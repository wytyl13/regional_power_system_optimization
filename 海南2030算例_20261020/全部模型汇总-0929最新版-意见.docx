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25CED" w14:textId="77777777" w:rsidR="00914B8A" w:rsidRPr="00E244B2" w:rsidRDefault="00000000">
      <w:pPr>
        <w:pStyle w:val="1"/>
        <w:rPr>
          <w:color w:val="000000" w:themeColor="text1"/>
        </w:rPr>
      </w:pPr>
      <w:r w:rsidRPr="00E244B2">
        <w:rPr>
          <w:color w:val="000000" w:themeColor="text1"/>
        </w:rPr>
        <w:t>目标函数</w:t>
      </w:r>
    </w:p>
    <w:p w14:paraId="4A94CFDE" w14:textId="65E311A2" w:rsidR="00513A92" w:rsidRPr="00E244B2" w:rsidRDefault="00513A92" w:rsidP="00513A92">
      <w:pPr>
        <w:ind w:firstLine="480"/>
        <w:rPr>
          <w:color w:val="000000" w:themeColor="text1"/>
        </w:rPr>
      </w:pPr>
      <w:r w:rsidRPr="00E244B2">
        <w:rPr>
          <w:rFonts w:hint="eastAsia"/>
          <w:color w:val="000000" w:themeColor="text1"/>
        </w:rPr>
        <w:t>以大区域电力系统为研究对象，将区域内电网划分为多个省级电力系统，各省进一步划分为多个供需平衡分区。在满足各类电源运行特性、储能运行特性、需求响应、省内分区间输电以及</w:t>
      </w:r>
      <w:r w:rsidR="00FB1205" w:rsidRPr="00E244B2">
        <w:rPr>
          <w:rFonts w:hint="eastAsia"/>
          <w:color w:val="000000" w:themeColor="text1"/>
        </w:rPr>
        <w:t>省间</w:t>
      </w:r>
      <w:r w:rsidRPr="00E244B2">
        <w:rPr>
          <w:rFonts w:hint="eastAsia"/>
          <w:color w:val="000000" w:themeColor="text1"/>
        </w:rPr>
        <w:t>电力交换等约束的基础上，对区域内各省、各分区的多类型调节资源进行统一优化调度。</w:t>
      </w:r>
    </w:p>
    <w:p w14:paraId="49F74EA4" w14:textId="7427E64B" w:rsidR="00513A92" w:rsidRPr="00E244B2" w:rsidRDefault="00513A92" w:rsidP="00513A92">
      <w:pPr>
        <w:ind w:firstLine="480"/>
        <w:rPr>
          <w:color w:val="000000" w:themeColor="text1"/>
        </w:rPr>
      </w:pPr>
      <w:r w:rsidRPr="00E244B2">
        <w:rPr>
          <w:rFonts w:hint="eastAsia"/>
          <w:color w:val="000000" w:themeColor="text1"/>
        </w:rPr>
        <w:t>以整个调度周期内大区域电力系统综合运行成本最小为优化目标，综合考虑发电侧运行成本、储能运行成本、需求响应调用成本、新能源</w:t>
      </w:r>
      <w:r w:rsidR="00803670" w:rsidRPr="00E244B2">
        <w:rPr>
          <w:rFonts w:hint="eastAsia"/>
          <w:color w:val="000000" w:themeColor="text1"/>
        </w:rPr>
        <w:t>和水电</w:t>
      </w:r>
      <w:r w:rsidRPr="00E244B2">
        <w:rPr>
          <w:rFonts w:hint="eastAsia"/>
          <w:color w:val="000000" w:themeColor="text1"/>
        </w:rPr>
        <w:t>弃电惩罚成本、失负荷惩罚成本以及</w:t>
      </w:r>
      <w:r w:rsidR="00FB1205" w:rsidRPr="00E244B2">
        <w:rPr>
          <w:rFonts w:hint="eastAsia"/>
          <w:color w:val="000000" w:themeColor="text1"/>
        </w:rPr>
        <w:t>省间</w:t>
      </w:r>
      <w:r w:rsidRPr="00E244B2">
        <w:rPr>
          <w:rFonts w:hint="eastAsia"/>
          <w:color w:val="000000" w:themeColor="text1"/>
        </w:rPr>
        <w:t>互济惩罚成本。省内各分区之间的功率交换作为省内网络功率转移过程，仅受相应输电通道容量约束，不计入运行成本。</w:t>
      </w:r>
    </w:p>
    <w:p w14:paraId="34A3F193" w14:textId="2F90BEFF" w:rsidR="00914B8A" w:rsidRPr="00E244B2" w:rsidRDefault="00513A92" w:rsidP="00513A92">
      <w:pPr>
        <w:ind w:firstLine="480"/>
        <w:rPr>
          <w:color w:val="000000" w:themeColor="text1"/>
        </w:rPr>
      </w:pPr>
      <w:r w:rsidRPr="00E244B2">
        <w:rPr>
          <w:rFonts w:hint="eastAsia"/>
          <w:color w:val="000000" w:themeColor="text1"/>
        </w:rPr>
        <w:t>目标函数表示为：</w:t>
      </w:r>
    </w:p>
    <w:p w14:paraId="10776973" w14:textId="02CB90D4" w:rsidR="00914B8A" w:rsidRPr="00E244B2" w:rsidRDefault="00513A92">
      <w:pPr>
        <w:ind w:firstLine="480"/>
        <w:jc w:val="center"/>
        <w:rPr>
          <w:color w:val="000000" w:themeColor="text1"/>
          <w:position w:val="-12"/>
        </w:rPr>
      </w:pPr>
      <w:r w:rsidRPr="00E244B2">
        <w:rPr>
          <w:color w:val="000000" w:themeColor="text1"/>
          <w:position w:val="-10"/>
        </w:rPr>
        <w:object w:dxaOrig="4140" w:dyaOrig="340" w14:anchorId="589643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7.45pt;height:15.85pt" o:ole="">
            <v:imagedata r:id="rId9" o:title=""/>
            <o:lock v:ext="edit" aspectratio="f"/>
          </v:shape>
          <o:OLEObject Type="Embed" ProgID="Equation.DSMT4" ShapeID="_x0000_i1025" DrawAspect="Content" ObjectID="_1852640922" r:id="rId10"/>
        </w:object>
      </w:r>
    </w:p>
    <w:p w14:paraId="15A4C86E" w14:textId="4E35AB49" w:rsidR="00513A92" w:rsidRPr="00E244B2" w:rsidRDefault="00513A92">
      <w:pPr>
        <w:ind w:firstLine="480"/>
        <w:rPr>
          <w:color w:val="000000" w:themeColor="text1"/>
        </w:rPr>
      </w:pPr>
      <w:r w:rsidRPr="00E244B2">
        <w:rPr>
          <w:rFonts w:hint="eastAsia"/>
          <w:bCs/>
          <w:color w:val="000000" w:themeColor="text1"/>
        </w:rPr>
        <w:t>式中，</w:t>
      </w:r>
      <w:r w:rsidRPr="00E244B2">
        <w:rPr>
          <w:bCs/>
          <w:color w:val="000000" w:themeColor="text1"/>
          <w:position w:val="-10"/>
        </w:rPr>
        <w:object w:dxaOrig="361" w:dyaOrig="340" w14:anchorId="3BF1256B">
          <v:shape id="_x0000_i1026" type="#_x0000_t75" alt="" style="width:19.55pt;height:15.85pt" o:ole="">
            <v:imagedata r:id="rId11" o:title=""/>
          </v:shape>
          <o:OLEObject Type="Embed" ProgID="Equation.DSMT4" ShapeID="_x0000_i1026" DrawAspect="Content" ObjectID="_1852640923" r:id="rId12"/>
        </w:object>
      </w:r>
      <w:r w:rsidRPr="00E244B2">
        <w:rPr>
          <w:color w:val="000000" w:themeColor="text1"/>
        </w:rPr>
        <w:t>为整个调度周期内大区域</w:t>
      </w:r>
      <w:r w:rsidRPr="00E244B2">
        <w:rPr>
          <w:bCs/>
          <w:color w:val="000000" w:themeColor="text1"/>
          <w:position w:val="-6"/>
        </w:rPr>
        <w:object w:dxaOrig="182" w:dyaOrig="200" w14:anchorId="2D355E80">
          <v:shape id="_x0000_i1027" type="#_x0000_t75" alt="" style="width:8.55pt;height:10.35pt" o:ole="">
            <v:imagedata r:id="rId13" o:title=""/>
          </v:shape>
          <o:OLEObject Type="Embed" ProgID="Equation.DSMT4" ShapeID="_x0000_i1027" DrawAspect="Content" ObjectID="_1852640924" r:id="rId14"/>
        </w:object>
      </w:r>
      <w:r w:rsidRPr="00E244B2">
        <w:rPr>
          <w:color w:val="000000" w:themeColor="text1"/>
        </w:rPr>
        <w:t>的综合运行成本；</w:t>
      </w:r>
      <w:r w:rsidRPr="00E244B2">
        <w:rPr>
          <w:bCs/>
          <w:color w:val="000000" w:themeColor="text1"/>
          <w:position w:val="-10"/>
        </w:rPr>
        <w:object w:dxaOrig="422" w:dyaOrig="340" w14:anchorId="73772C2A">
          <v:shape id="_x0000_i1028" type="#_x0000_t75" alt="" style="width:21.95pt;height:15.85pt" o:ole="">
            <v:imagedata r:id="rId15" o:title=""/>
          </v:shape>
          <o:OLEObject Type="Embed" ProgID="Equation.DSMT4" ShapeID="_x0000_i1028" DrawAspect="Content" ObjectID="_1852640925" r:id="rId16"/>
        </w:object>
      </w:r>
      <w:r w:rsidRPr="00E244B2">
        <w:rPr>
          <w:color w:val="000000" w:themeColor="text1"/>
        </w:rPr>
        <w:t>为区域内所有发电资源的总运行成本；</w:t>
      </w:r>
      <w:r w:rsidRPr="00E244B2">
        <w:rPr>
          <w:bCs/>
          <w:color w:val="000000" w:themeColor="text1"/>
          <w:position w:val="-10"/>
        </w:rPr>
        <w:object w:dxaOrig="382" w:dyaOrig="340" w14:anchorId="3DE63507">
          <v:shape id="_x0000_i1029" type="#_x0000_t75" alt="" style="width:20.15pt;height:15.85pt" o:ole="">
            <v:imagedata r:id="rId17" o:title=""/>
          </v:shape>
          <o:OLEObject Type="Embed" ProgID="Equation.DSMT4" ShapeID="_x0000_i1029" DrawAspect="Content" ObjectID="_1852640926" r:id="rId18"/>
        </w:object>
      </w:r>
      <w:r w:rsidRPr="00E244B2">
        <w:rPr>
          <w:color w:val="000000" w:themeColor="text1"/>
        </w:rPr>
        <w:t>为储能侧总运行成本；</w:t>
      </w:r>
      <w:r w:rsidRPr="00E244B2">
        <w:rPr>
          <w:bCs/>
          <w:color w:val="000000" w:themeColor="text1"/>
          <w:position w:val="-10"/>
        </w:rPr>
        <w:object w:dxaOrig="403" w:dyaOrig="340" w14:anchorId="438D2B6E">
          <v:shape id="_x0000_i1030" type="#_x0000_t75" alt="" style="width:20.15pt;height:15.85pt" o:ole="">
            <v:imagedata r:id="rId19" o:title=""/>
          </v:shape>
          <o:OLEObject Type="Embed" ProgID="Equation.DSMT4" ShapeID="_x0000_i1030" DrawAspect="Content" ObjectID="_1852640927" r:id="rId20"/>
        </w:object>
      </w:r>
      <w:r w:rsidRPr="00E244B2">
        <w:rPr>
          <w:color w:val="000000" w:themeColor="text1"/>
        </w:rPr>
        <w:t>为需求响应总调用成本；</w:t>
      </w:r>
      <w:r w:rsidRPr="00E244B2">
        <w:rPr>
          <w:bCs/>
          <w:color w:val="000000" w:themeColor="text1"/>
          <w:position w:val="-10"/>
        </w:rPr>
        <w:object w:dxaOrig="424" w:dyaOrig="340" w14:anchorId="19C7E54B">
          <v:shape id="_x0000_i1031" type="#_x0000_t75" alt="" style="width:21.95pt;height:15.85pt" o:ole="">
            <v:imagedata r:id="rId21" o:title=""/>
          </v:shape>
          <o:OLEObject Type="Embed" ProgID="Equation.DSMT4" ShapeID="_x0000_i1031" DrawAspect="Content" ObjectID="_1852640928" r:id="rId22"/>
        </w:object>
      </w:r>
      <w:r w:rsidRPr="00E244B2">
        <w:rPr>
          <w:color w:val="000000" w:themeColor="text1"/>
        </w:rPr>
        <w:t>为新能源及</w:t>
      </w:r>
      <w:r w:rsidR="000964EF" w:rsidRPr="00E244B2">
        <w:rPr>
          <w:rFonts w:hint="eastAsia"/>
          <w:color w:val="000000" w:themeColor="text1"/>
        </w:rPr>
        <w:t>水电</w:t>
      </w:r>
      <w:r w:rsidRPr="00E244B2">
        <w:rPr>
          <w:color w:val="000000" w:themeColor="text1"/>
        </w:rPr>
        <w:t>弃电总惩罚成本；</w:t>
      </w:r>
      <w:r w:rsidRPr="00E244B2">
        <w:rPr>
          <w:bCs/>
          <w:color w:val="000000" w:themeColor="text1"/>
          <w:position w:val="-10"/>
        </w:rPr>
        <w:object w:dxaOrig="465" w:dyaOrig="340" w14:anchorId="24B428EB">
          <v:shape id="_x0000_i1032" type="#_x0000_t75" alt="" style="width:21.95pt;height:15.85pt" o:ole="">
            <v:imagedata r:id="rId23" o:title=""/>
          </v:shape>
          <o:OLEObject Type="Embed" ProgID="Equation.DSMT4" ShapeID="_x0000_i1032" DrawAspect="Content" ObjectID="_1852640929" r:id="rId24"/>
        </w:object>
      </w:r>
      <w:r w:rsidRPr="00E244B2">
        <w:rPr>
          <w:color w:val="000000" w:themeColor="text1"/>
        </w:rPr>
        <w:t>为失负荷总惩罚成本；</w:t>
      </w:r>
      <w:r w:rsidRPr="00E244B2">
        <w:rPr>
          <w:bCs/>
          <w:color w:val="000000" w:themeColor="text1"/>
          <w:position w:val="-10"/>
        </w:rPr>
        <w:object w:dxaOrig="465" w:dyaOrig="340" w14:anchorId="2E927B77">
          <v:shape id="_x0000_i1033" type="#_x0000_t75" alt="" style="width:21.95pt;height:15.85pt" o:ole="">
            <v:imagedata r:id="rId25" o:title=""/>
          </v:shape>
          <o:OLEObject Type="Embed" ProgID="Equation.DSMT4" ShapeID="_x0000_i1033" DrawAspect="Content" ObjectID="_1852640930" r:id="rId26"/>
        </w:object>
      </w:r>
      <w:r w:rsidRPr="00E244B2">
        <w:rPr>
          <w:color w:val="000000" w:themeColor="text1"/>
        </w:rPr>
        <w:t>为</w:t>
      </w:r>
      <w:r w:rsidR="00803670" w:rsidRPr="00E244B2">
        <w:rPr>
          <w:rFonts w:hint="eastAsia"/>
          <w:color w:val="000000" w:themeColor="text1"/>
        </w:rPr>
        <w:t>区域内省间</w:t>
      </w:r>
      <w:r w:rsidRPr="00E244B2">
        <w:rPr>
          <w:color w:val="000000" w:themeColor="text1"/>
        </w:rPr>
        <w:t>互济产生的惩罚成本。</w:t>
      </w:r>
    </w:p>
    <w:p w14:paraId="5A449E64" w14:textId="77777777" w:rsidR="009C444F" w:rsidRPr="00E244B2" w:rsidRDefault="009C444F" w:rsidP="009C444F">
      <w:pPr>
        <w:ind w:firstLine="480"/>
        <w:rPr>
          <w:color w:val="000000" w:themeColor="text1"/>
        </w:rPr>
      </w:pPr>
      <w:r w:rsidRPr="00E244B2">
        <w:rPr>
          <w:color w:val="000000" w:themeColor="text1"/>
        </w:rPr>
        <w:t>其中，</w:t>
      </w:r>
      <w:r w:rsidRPr="00E244B2">
        <w:rPr>
          <w:bCs/>
          <w:color w:val="000000" w:themeColor="text1"/>
          <w:position w:val="-6"/>
        </w:rPr>
        <w:object w:dxaOrig="182" w:dyaOrig="200" w14:anchorId="60475C64">
          <v:shape id="_x0000_i1034" type="#_x0000_t75" alt="" style="width:8.55pt;height:10.35pt" o:ole="">
            <v:imagedata r:id="rId27" o:title=""/>
          </v:shape>
          <o:OLEObject Type="Embed" ProgID="Equation.DSMT4" ShapeID="_x0000_i1034" DrawAspect="Content" ObjectID="_1852640931" r:id="rId28"/>
        </w:object>
      </w:r>
      <w:r w:rsidRPr="00E244B2">
        <w:rPr>
          <w:color w:val="000000" w:themeColor="text1"/>
        </w:rPr>
        <w:t>表示研究的大区域；</w:t>
      </w:r>
      <w:r w:rsidRPr="00E244B2">
        <w:rPr>
          <w:bCs/>
          <w:color w:val="000000" w:themeColor="text1"/>
          <w:position w:val="-10"/>
        </w:rPr>
        <w:object w:dxaOrig="869" w:dyaOrig="340" w14:anchorId="2CB053DA">
          <v:shape id="_x0000_i1035" type="#_x0000_t75" alt="" style="width:45.15pt;height:15.85pt" o:ole="">
            <v:imagedata r:id="rId29" o:title=""/>
          </v:shape>
          <o:OLEObject Type="Embed" ProgID="Equation.DSMT4" ShapeID="_x0000_i1035" DrawAspect="Content" ObjectID="_1852640932" r:id="rId30"/>
        </w:object>
      </w:r>
      <w:r w:rsidRPr="00E244B2">
        <w:rPr>
          <w:color w:val="000000" w:themeColor="text1"/>
        </w:rPr>
        <w:t>表示大区域</w:t>
      </w:r>
      <w:r w:rsidRPr="00E244B2">
        <w:rPr>
          <w:bCs/>
          <w:color w:val="000000" w:themeColor="text1"/>
          <w:position w:val="-6"/>
        </w:rPr>
        <w:object w:dxaOrig="203" w:dyaOrig="200" w14:anchorId="038D9EC7">
          <v:shape id="_x0000_i1036" type="#_x0000_t75" alt="" style="width:10.35pt;height:10.35pt" o:ole="">
            <v:imagedata r:id="rId31" o:title=""/>
          </v:shape>
          <o:OLEObject Type="Embed" ProgID="Equation.DSMT4" ShapeID="_x0000_i1036" DrawAspect="Content" ObjectID="_1852640933" r:id="rId32"/>
        </w:object>
      </w:r>
      <w:r w:rsidRPr="00E244B2">
        <w:rPr>
          <w:color w:val="000000" w:themeColor="text1"/>
        </w:rPr>
        <w:t>内的省份；</w:t>
      </w:r>
      <w:r w:rsidRPr="00E244B2">
        <w:rPr>
          <w:bCs/>
          <w:color w:val="000000" w:themeColor="text1"/>
          <w:position w:val="-14"/>
        </w:rPr>
        <w:object w:dxaOrig="792" w:dyaOrig="380" w14:anchorId="6B10DDD4">
          <v:shape id="_x0000_i1037" type="#_x0000_t75" alt="" style="width:40.9pt;height:20.15pt" o:ole="">
            <v:imagedata r:id="rId33" o:title=""/>
          </v:shape>
          <o:OLEObject Type="Embed" ProgID="Equation.DSMT4" ShapeID="_x0000_i1037" DrawAspect="Content" ObjectID="_1852640934" r:id="rId34"/>
        </w:object>
      </w:r>
      <w:r w:rsidRPr="00E244B2">
        <w:rPr>
          <w:color w:val="000000" w:themeColor="text1"/>
        </w:rPr>
        <w:t>表示省份</w:t>
      </w:r>
      <w:r w:rsidRPr="00E244B2">
        <w:rPr>
          <w:bCs/>
          <w:color w:val="000000" w:themeColor="text1"/>
          <w:position w:val="-10"/>
        </w:rPr>
        <w:object w:dxaOrig="224" w:dyaOrig="240" w14:anchorId="011B0E4C">
          <v:shape id="_x0000_i1038" type="#_x0000_t75" alt="" style="width:10.35pt;height:10.35pt" o:ole="">
            <v:imagedata r:id="rId35" o:title=""/>
          </v:shape>
          <o:OLEObject Type="Embed" ProgID="Equation.DSMT4" ShapeID="_x0000_i1038" DrawAspect="Content" ObjectID="_1852640935" r:id="rId36"/>
        </w:object>
      </w:r>
      <w:r w:rsidRPr="00E244B2">
        <w:rPr>
          <w:color w:val="000000" w:themeColor="text1"/>
        </w:rPr>
        <w:t>内的供需平衡分区；</w:t>
      </w:r>
      <w:r w:rsidRPr="00E244B2">
        <w:rPr>
          <w:bCs/>
          <w:color w:val="000000" w:themeColor="text1"/>
          <w:position w:val="-6"/>
        </w:rPr>
        <w:object w:dxaOrig="142" w:dyaOrig="240" w14:anchorId="06002BE4">
          <v:shape id="_x0000_i1039" type="#_x0000_t75" alt="" style="width:6.7pt;height:10.35pt" o:ole="">
            <v:imagedata r:id="rId37" o:title=""/>
          </v:shape>
          <o:OLEObject Type="Embed" ProgID="Equation.DSMT4" ShapeID="_x0000_i1039" DrawAspect="Content" ObjectID="_1852640936" r:id="rId38"/>
        </w:object>
      </w:r>
      <w:r w:rsidRPr="00E244B2">
        <w:rPr>
          <w:color w:val="000000" w:themeColor="text1"/>
        </w:rPr>
        <w:t>表示具体机组或设备；</w:t>
      </w:r>
      <w:r w:rsidRPr="00E244B2">
        <w:rPr>
          <w:bCs/>
          <w:color w:val="000000" w:themeColor="text1"/>
          <w:position w:val="-6"/>
        </w:rPr>
        <w:object w:dxaOrig="491" w:dyaOrig="260" w14:anchorId="4FA078BC">
          <v:shape id="_x0000_i1040" type="#_x0000_t75" alt="" style="width:22.6pt;height:13.4pt" o:ole="">
            <v:imagedata r:id="rId39" o:title=""/>
          </v:shape>
          <o:OLEObject Type="Embed" ProgID="Equation.DSMT4" ShapeID="_x0000_i1040" DrawAspect="Content" ObjectID="_1852640937" r:id="rId40"/>
        </w:object>
      </w:r>
      <w:r w:rsidRPr="00E244B2">
        <w:rPr>
          <w:color w:val="000000" w:themeColor="text1"/>
        </w:rPr>
        <w:t>表示调度时段。</w:t>
      </w:r>
    </w:p>
    <w:p w14:paraId="54F7734A" w14:textId="38D4D5BB" w:rsidR="00C9000C" w:rsidRPr="00E244B2" w:rsidRDefault="00C9000C" w:rsidP="000C5F4D">
      <w:pPr>
        <w:pStyle w:val="20"/>
        <w:rPr>
          <w:color w:val="000000" w:themeColor="text1"/>
        </w:rPr>
      </w:pPr>
      <w:r w:rsidRPr="00E244B2">
        <w:rPr>
          <w:color w:val="000000" w:themeColor="text1"/>
        </w:rPr>
        <w:t>发电侧运行成本</w:t>
      </w:r>
    </w:p>
    <w:p w14:paraId="340ECD9A" w14:textId="77777777" w:rsidR="00C9000C" w:rsidRPr="00E244B2" w:rsidRDefault="00C9000C" w:rsidP="00C9000C">
      <w:pPr>
        <w:ind w:firstLine="480"/>
        <w:rPr>
          <w:color w:val="000000" w:themeColor="text1"/>
        </w:rPr>
      </w:pPr>
      <w:r w:rsidRPr="00E244B2">
        <w:rPr>
          <w:color w:val="000000" w:themeColor="text1"/>
        </w:rPr>
        <w:t>区域内发电侧总运行成本由各省、各分区内不同类型发电资源的运行成本汇总得到：</w:t>
      </w:r>
    </w:p>
    <w:p w14:paraId="3685D56C" w14:textId="32599565" w:rsidR="00C9000C" w:rsidRPr="00E244B2" w:rsidRDefault="00384549" w:rsidP="00C9000C">
      <w:pPr>
        <w:ind w:firstLine="480"/>
        <w:jc w:val="center"/>
        <w:rPr>
          <w:color w:val="000000" w:themeColor="text1"/>
        </w:rPr>
      </w:pPr>
      <w:r w:rsidRPr="00E244B2">
        <w:rPr>
          <w:bCs/>
          <w:color w:val="000000" w:themeColor="text1"/>
          <w:position w:val="-10"/>
        </w:rPr>
        <w:object w:dxaOrig="6160" w:dyaOrig="340" w14:anchorId="38159A05">
          <v:shape id="_x0000_i1041" type="#_x0000_t75" alt="" style="width:308.15pt;height:16.45pt" o:ole="">
            <v:imagedata r:id="rId41" o:title=""/>
          </v:shape>
          <o:OLEObject Type="Embed" ProgID="Equation.DSMT4" ShapeID="_x0000_i1041" DrawAspect="Content" ObjectID="_1852640938" r:id="rId42"/>
        </w:object>
      </w:r>
    </w:p>
    <w:p w14:paraId="299D9FA2" w14:textId="622C1DFE" w:rsidR="00513A92" w:rsidRPr="00E244B2" w:rsidRDefault="00C9000C" w:rsidP="00C9000C">
      <w:pPr>
        <w:ind w:firstLine="480"/>
        <w:textAlignment w:val="center"/>
        <w:rPr>
          <w:color w:val="000000" w:themeColor="text1"/>
        </w:rPr>
      </w:pPr>
      <w:r w:rsidRPr="00E244B2">
        <w:rPr>
          <w:color w:val="000000" w:themeColor="text1"/>
        </w:rPr>
        <w:t>式中，</w:t>
      </w:r>
      <w:r w:rsidR="00920C67" w:rsidRPr="00E244B2">
        <w:rPr>
          <w:color w:val="000000" w:themeColor="text1"/>
        </w:rPr>
        <w:object w:dxaOrig="5060" w:dyaOrig="340" w14:anchorId="6DD59505">
          <v:shape id="_x0000_i1042" type="#_x0000_t75" style="width:250.8pt;height:16.45pt" o:ole="">
            <v:imagedata r:id="rId43" o:title=""/>
          </v:shape>
          <o:OLEObject Type="Embed" ProgID="Equation.DSMT4" ShapeID="_x0000_i1042" DrawAspect="Content" ObjectID="_1852640939" r:id="rId44"/>
        </w:object>
      </w:r>
      <w:r w:rsidRPr="00E244B2">
        <w:rPr>
          <w:rFonts w:hint="eastAsia"/>
          <w:color w:val="000000" w:themeColor="text1"/>
        </w:rPr>
        <w:t>和</w:t>
      </w:r>
      <w:r w:rsidR="00A76651" w:rsidRPr="00E244B2">
        <w:rPr>
          <w:color w:val="000000" w:themeColor="text1"/>
        </w:rPr>
        <w:object w:dxaOrig="320" w:dyaOrig="340" w14:anchorId="46B24E8F">
          <v:shape id="_x0000_i1043" type="#_x0000_t75" style="width:16.45pt;height:16.45pt" o:ole="">
            <v:imagedata r:id="rId45" o:title=""/>
          </v:shape>
          <o:OLEObject Type="Embed" ProgID="Equation.DSMT4" ShapeID="_x0000_i1043" DrawAspect="Content" ObjectID="_1852640940" r:id="rId46"/>
        </w:object>
      </w:r>
      <w:r w:rsidRPr="00E244B2">
        <w:rPr>
          <w:color w:val="000000" w:themeColor="text1"/>
        </w:rPr>
        <w:t>分别为</w:t>
      </w:r>
      <w:r w:rsidRPr="00E244B2">
        <w:rPr>
          <w:rFonts w:hint="eastAsia"/>
          <w:color w:val="000000" w:themeColor="text1"/>
        </w:rPr>
        <w:t>煤电</w:t>
      </w:r>
      <w:r w:rsidRPr="00E244B2">
        <w:rPr>
          <w:color w:val="000000" w:themeColor="text1"/>
        </w:rPr>
        <w:t>、燃气、生物质、径流式水电、库容式水电、核电、风电、光伏</w:t>
      </w:r>
      <w:r w:rsidRPr="00E244B2">
        <w:rPr>
          <w:rFonts w:hint="eastAsia"/>
          <w:color w:val="000000" w:themeColor="text1"/>
        </w:rPr>
        <w:t>、</w:t>
      </w:r>
      <w:r w:rsidRPr="00E244B2">
        <w:rPr>
          <w:color w:val="000000" w:themeColor="text1"/>
        </w:rPr>
        <w:t>光热</w:t>
      </w:r>
      <w:r w:rsidRPr="00E244B2">
        <w:rPr>
          <w:rFonts w:hint="eastAsia"/>
          <w:color w:val="000000" w:themeColor="text1"/>
        </w:rPr>
        <w:t>和新能源友好电站</w:t>
      </w:r>
      <w:r w:rsidRPr="00E244B2">
        <w:rPr>
          <w:color w:val="000000" w:themeColor="text1"/>
        </w:rPr>
        <w:t>的总运行成本。</w:t>
      </w:r>
    </w:p>
    <w:p w14:paraId="1B0FB86E" w14:textId="5668925C" w:rsidR="00C9000C" w:rsidRPr="00E244B2" w:rsidRDefault="00C9000C" w:rsidP="000C5F4D">
      <w:pPr>
        <w:pStyle w:val="20"/>
        <w:rPr>
          <w:color w:val="000000" w:themeColor="text1"/>
        </w:rPr>
      </w:pPr>
      <w:r w:rsidRPr="00E244B2">
        <w:rPr>
          <w:color w:val="000000" w:themeColor="text1"/>
        </w:rPr>
        <w:t>储能侧运行成本</w:t>
      </w:r>
    </w:p>
    <w:p w14:paraId="45230E8E" w14:textId="77777777" w:rsidR="00C9000C" w:rsidRPr="00E244B2" w:rsidRDefault="00C9000C" w:rsidP="00C9000C">
      <w:pPr>
        <w:ind w:firstLine="480"/>
        <w:rPr>
          <w:color w:val="000000" w:themeColor="text1"/>
        </w:rPr>
      </w:pPr>
      <w:r w:rsidRPr="00E244B2">
        <w:rPr>
          <w:color w:val="000000" w:themeColor="text1"/>
        </w:rPr>
        <w:t>区域内储能侧总运行成本为：</w:t>
      </w:r>
    </w:p>
    <w:p w14:paraId="6CF23912" w14:textId="77777777" w:rsidR="00C9000C" w:rsidRPr="00E244B2" w:rsidRDefault="00C9000C" w:rsidP="00C9000C">
      <w:pPr>
        <w:ind w:firstLine="480"/>
        <w:jc w:val="center"/>
        <w:rPr>
          <w:color w:val="000000" w:themeColor="text1"/>
        </w:rPr>
      </w:pPr>
      <w:r w:rsidRPr="00E244B2">
        <w:rPr>
          <w:bCs/>
          <w:color w:val="000000" w:themeColor="text1"/>
          <w:position w:val="-10"/>
        </w:rPr>
        <w:object w:dxaOrig="1361" w:dyaOrig="340" w14:anchorId="479CCC69">
          <v:shape id="_x0000_i1044" type="#_x0000_t75" style="width:67.75pt;height:15.85pt" o:ole="">
            <v:imagedata r:id="rId47" o:title=""/>
          </v:shape>
          <o:OLEObject Type="Embed" ProgID="Equation.DSMT4" ShapeID="_x0000_i1044" DrawAspect="Content" ObjectID="_1852640941" r:id="rId48"/>
        </w:object>
      </w:r>
    </w:p>
    <w:p w14:paraId="2C2D10DC" w14:textId="1F821C81" w:rsidR="00C9000C" w:rsidRPr="00E244B2" w:rsidRDefault="00C9000C" w:rsidP="00C9000C">
      <w:pPr>
        <w:ind w:firstLine="480"/>
        <w:rPr>
          <w:color w:val="000000" w:themeColor="text1"/>
        </w:rPr>
      </w:pPr>
      <w:r w:rsidRPr="00E244B2">
        <w:rPr>
          <w:color w:val="000000" w:themeColor="text1"/>
        </w:rPr>
        <w:t>式中，</w:t>
      </w:r>
      <w:r w:rsidR="00F2245F" w:rsidRPr="00E244B2">
        <w:rPr>
          <w:bCs/>
          <w:color w:val="000000" w:themeColor="text1"/>
          <w:position w:val="-10"/>
        </w:rPr>
        <w:object w:dxaOrig="340" w:dyaOrig="340" w14:anchorId="14EBCAFE">
          <v:shape id="_x0000_i1045" type="#_x0000_t75" style="width:16.45pt;height:16.45pt" o:ole="">
            <v:imagedata r:id="rId49" o:title=""/>
          </v:shape>
          <o:OLEObject Type="Embed" ProgID="Equation.DSMT4" ShapeID="_x0000_i1045" DrawAspect="Content" ObjectID="_1852640942" r:id="rId50"/>
        </w:object>
      </w:r>
      <w:r w:rsidRPr="00E244B2">
        <w:rPr>
          <w:color w:val="000000" w:themeColor="text1"/>
        </w:rPr>
        <w:t>为电化学储能</w:t>
      </w:r>
      <w:r w:rsidR="00F2245F" w:rsidRPr="00E244B2">
        <w:rPr>
          <w:rFonts w:hint="eastAsia"/>
          <w:color w:val="000000" w:themeColor="text1"/>
        </w:rPr>
        <w:t>成本</w:t>
      </w:r>
      <w:r w:rsidRPr="00E244B2">
        <w:rPr>
          <w:color w:val="000000" w:themeColor="text1"/>
        </w:rPr>
        <w:t>；</w:t>
      </w:r>
      <w:r w:rsidR="00526203" w:rsidRPr="00E244B2">
        <w:rPr>
          <w:bCs/>
          <w:color w:val="000000" w:themeColor="text1"/>
          <w:position w:val="-10"/>
        </w:rPr>
        <w:object w:dxaOrig="340" w:dyaOrig="340" w14:anchorId="6E096BE9">
          <v:shape id="_x0000_i1046" type="#_x0000_t75" alt="" style="width:16.45pt;height:16.45pt" o:ole="">
            <v:imagedata r:id="rId51" o:title=""/>
          </v:shape>
          <o:OLEObject Type="Embed" ProgID="Equation.DSMT4" ShapeID="_x0000_i1046" DrawAspect="Content" ObjectID="_1852640943" r:id="rId52"/>
        </w:object>
      </w:r>
      <w:r w:rsidRPr="00E244B2">
        <w:rPr>
          <w:color w:val="000000" w:themeColor="text1"/>
        </w:rPr>
        <w:t>为抽水蓄能机组</w:t>
      </w:r>
      <w:r w:rsidR="00231D07" w:rsidRPr="00E244B2">
        <w:rPr>
          <w:rFonts w:hint="eastAsia"/>
          <w:color w:val="000000" w:themeColor="text1"/>
        </w:rPr>
        <w:t>成本</w:t>
      </w:r>
      <w:r w:rsidRPr="00E244B2">
        <w:rPr>
          <w:color w:val="000000" w:themeColor="text1"/>
        </w:rPr>
        <w:t>。</w:t>
      </w:r>
    </w:p>
    <w:p w14:paraId="6F66EFB5" w14:textId="063EBF7A" w:rsidR="00D05DF2" w:rsidRPr="00E244B2" w:rsidRDefault="00D05DF2" w:rsidP="000C5F4D">
      <w:pPr>
        <w:pStyle w:val="20"/>
        <w:rPr>
          <w:color w:val="000000" w:themeColor="text1"/>
        </w:rPr>
      </w:pPr>
      <w:r w:rsidRPr="00E244B2">
        <w:rPr>
          <w:color w:val="000000" w:themeColor="text1"/>
        </w:rPr>
        <w:t>需求响应调用成本</w:t>
      </w:r>
    </w:p>
    <w:p w14:paraId="5B06E52B" w14:textId="77777777" w:rsidR="00D05DF2" w:rsidRPr="00E244B2" w:rsidRDefault="00D05DF2" w:rsidP="00D05DF2">
      <w:pPr>
        <w:ind w:firstLine="480"/>
        <w:rPr>
          <w:color w:val="000000" w:themeColor="text1"/>
        </w:rPr>
      </w:pPr>
      <w:r w:rsidRPr="00E244B2">
        <w:rPr>
          <w:color w:val="000000" w:themeColor="text1"/>
        </w:rPr>
        <w:t>区域内需求响应总调用成本表示为：</w:t>
      </w:r>
    </w:p>
    <w:p w14:paraId="32928A8C" w14:textId="77777777" w:rsidR="00D05DF2" w:rsidRPr="00E244B2" w:rsidRDefault="00D05DF2" w:rsidP="00D05DF2">
      <w:pPr>
        <w:ind w:firstLine="480"/>
        <w:jc w:val="center"/>
        <w:rPr>
          <w:color w:val="000000" w:themeColor="text1"/>
        </w:rPr>
      </w:pPr>
      <w:r w:rsidRPr="00E244B2">
        <w:rPr>
          <w:bCs/>
          <w:color w:val="000000" w:themeColor="text1"/>
          <w:position w:val="-32"/>
        </w:rPr>
        <w:object w:dxaOrig="3166" w:dyaOrig="580" w14:anchorId="5FE11C6C">
          <v:shape id="_x0000_i1047" type="#_x0000_t75" alt="" style="width:158.65pt;height:28.7pt" o:ole="">
            <v:imagedata r:id="rId53" o:title=""/>
          </v:shape>
          <o:OLEObject Type="Embed" ProgID="Equation.DSMT4" ShapeID="_x0000_i1047" DrawAspect="Content" ObjectID="_1852640944" r:id="rId54"/>
        </w:object>
      </w:r>
    </w:p>
    <w:p w14:paraId="4D740A75" w14:textId="497C60CF" w:rsidR="00D05DF2" w:rsidRPr="00E244B2" w:rsidRDefault="00D05DF2" w:rsidP="00561A82">
      <w:pPr>
        <w:ind w:firstLine="480"/>
        <w:rPr>
          <w:color w:val="000000" w:themeColor="text1"/>
        </w:rPr>
      </w:pPr>
      <w:r w:rsidRPr="00E244B2">
        <w:rPr>
          <w:rFonts w:hint="eastAsia"/>
          <w:color w:val="000000" w:themeColor="text1"/>
        </w:rPr>
        <w:t>式中</w:t>
      </w:r>
      <w:r w:rsidR="00561A82" w:rsidRPr="00E244B2">
        <w:rPr>
          <w:rFonts w:hint="eastAsia"/>
          <w:color w:val="000000" w:themeColor="text1"/>
        </w:rPr>
        <w:t>，</w:t>
      </w:r>
      <w:r w:rsidR="00561A82" w:rsidRPr="00E244B2">
        <w:rPr>
          <w:color w:val="000000" w:themeColor="text1"/>
          <w:position w:val="-14"/>
        </w:rPr>
        <w:object w:dxaOrig="440" w:dyaOrig="380" w14:anchorId="5895348F">
          <v:shape id="_x0000_i1048" type="#_x0000_t75" style="width:21.95pt;height:20.15pt" o:ole="">
            <v:imagedata r:id="rId55" o:title=""/>
          </v:shape>
          <o:OLEObject Type="Embed" ProgID="Equation.DSMT4" ShapeID="_x0000_i1048" DrawAspect="Content" ObjectID="_1852640945" r:id="rId56"/>
        </w:object>
      </w:r>
      <w:r w:rsidRPr="00E244B2">
        <w:rPr>
          <w:color w:val="000000" w:themeColor="text1"/>
        </w:rPr>
        <w:t>为整个调度周期内可转移负荷调用成本；</w:t>
      </w:r>
      <w:r w:rsidR="00561A82" w:rsidRPr="00E244B2">
        <w:rPr>
          <w:color w:val="000000" w:themeColor="text1"/>
          <w:position w:val="-14"/>
        </w:rPr>
        <w:object w:dxaOrig="400" w:dyaOrig="380" w14:anchorId="07D0FCB7">
          <v:shape id="_x0000_i1049" type="#_x0000_t75" style="width:20.15pt;height:20.15pt" o:ole="">
            <v:imagedata r:id="rId57" o:title=""/>
          </v:shape>
          <o:OLEObject Type="Embed" ProgID="Equation.DSMT4" ShapeID="_x0000_i1049" DrawAspect="Content" ObjectID="_1852640946" r:id="rId58"/>
        </w:object>
      </w:r>
      <w:r w:rsidRPr="00E244B2">
        <w:rPr>
          <w:color w:val="000000" w:themeColor="text1"/>
        </w:rPr>
        <w:t>为整个调度周期内可削减负荷调用成本</w:t>
      </w:r>
      <w:r w:rsidR="00561A82" w:rsidRPr="00E244B2">
        <w:rPr>
          <w:rFonts w:hint="eastAsia"/>
          <w:color w:val="000000" w:themeColor="text1"/>
        </w:rPr>
        <w:t>；</w:t>
      </w:r>
      <w:r w:rsidR="00561A82" w:rsidRPr="00E244B2">
        <w:rPr>
          <w:color w:val="000000" w:themeColor="text1"/>
          <w:position w:val="-14"/>
        </w:rPr>
        <w:object w:dxaOrig="580" w:dyaOrig="380" w14:anchorId="670E9FA1">
          <v:shape id="_x0000_i1050" type="#_x0000_t75" style="width:29.3pt;height:20.15pt" o:ole="">
            <v:imagedata r:id="rId59" o:title=""/>
          </v:shape>
          <o:OLEObject Type="Embed" ProgID="Equation.DSMT4" ShapeID="_x0000_i1050" DrawAspect="Content" ObjectID="_1852640947" r:id="rId60"/>
        </w:object>
      </w:r>
      <w:r w:rsidR="00561A82" w:rsidRPr="00E244B2">
        <w:rPr>
          <w:rFonts w:hint="eastAsia"/>
          <w:color w:val="000000" w:themeColor="text1"/>
        </w:rPr>
        <w:t>为需求响应固定运维成本。</w:t>
      </w:r>
    </w:p>
    <w:p w14:paraId="3AD9F43A" w14:textId="2A63B06D" w:rsidR="00D05DF2" w:rsidRPr="00E244B2" w:rsidRDefault="00D05DF2" w:rsidP="00D05DF2">
      <w:pPr>
        <w:ind w:firstLine="480"/>
        <w:rPr>
          <w:color w:val="000000" w:themeColor="text1"/>
        </w:rPr>
      </w:pPr>
      <w:r w:rsidRPr="00E244B2">
        <w:rPr>
          <w:color w:val="000000" w:themeColor="text1"/>
        </w:rPr>
        <w:t>可转移负荷调用成本为：</w:t>
      </w:r>
    </w:p>
    <w:p w14:paraId="567B26F7" w14:textId="77777777" w:rsidR="00D05DF2" w:rsidRPr="00E244B2" w:rsidRDefault="00D05DF2" w:rsidP="00D05DF2">
      <w:pPr>
        <w:ind w:firstLine="480"/>
        <w:jc w:val="center"/>
        <w:rPr>
          <w:color w:val="000000" w:themeColor="text1"/>
        </w:rPr>
      </w:pPr>
      <w:r w:rsidRPr="00E244B2">
        <w:rPr>
          <w:bCs/>
          <w:color w:val="000000" w:themeColor="text1"/>
          <w:position w:val="-32"/>
        </w:rPr>
        <w:object w:dxaOrig="2406" w:dyaOrig="560" w14:anchorId="5A0C463B">
          <v:shape id="_x0000_i1051" type="#_x0000_t75" alt="" style="width:121.4pt;height:26.25pt" o:ole="">
            <v:imagedata r:id="rId61" o:title=""/>
          </v:shape>
          <o:OLEObject Type="Embed" ProgID="Equation.DSMT4" ShapeID="_x0000_i1051" DrawAspect="Content" ObjectID="_1852640948" r:id="rId62"/>
        </w:object>
      </w:r>
    </w:p>
    <w:p w14:paraId="4D92C006" w14:textId="77777777" w:rsidR="00D05DF2" w:rsidRPr="00E244B2" w:rsidRDefault="00D05DF2" w:rsidP="00D05DF2">
      <w:pPr>
        <w:ind w:firstLine="480"/>
        <w:rPr>
          <w:color w:val="000000" w:themeColor="text1"/>
        </w:rPr>
      </w:pPr>
      <w:r w:rsidRPr="00E244B2">
        <w:rPr>
          <w:color w:val="000000" w:themeColor="text1"/>
        </w:rPr>
        <w:t>可削减负荷调用成本为：</w:t>
      </w:r>
    </w:p>
    <w:p w14:paraId="11DD8E68" w14:textId="77777777" w:rsidR="00D05DF2" w:rsidRPr="00E244B2" w:rsidRDefault="00D05DF2" w:rsidP="00D05DF2">
      <w:pPr>
        <w:ind w:firstLine="480"/>
        <w:jc w:val="center"/>
        <w:rPr>
          <w:color w:val="000000" w:themeColor="text1"/>
        </w:rPr>
      </w:pPr>
      <w:r w:rsidRPr="00E244B2">
        <w:rPr>
          <w:bCs/>
          <w:color w:val="000000" w:themeColor="text1"/>
          <w:position w:val="-32"/>
        </w:rPr>
        <w:object w:dxaOrig="2266" w:dyaOrig="560" w14:anchorId="23EF2DF6">
          <v:shape id="_x0000_i1052" type="#_x0000_t75" alt="" style="width:112.25pt;height:26.25pt" o:ole="">
            <v:imagedata r:id="rId63" o:title=""/>
          </v:shape>
          <o:OLEObject Type="Embed" ProgID="Equation.DSMT4" ShapeID="_x0000_i1052" DrawAspect="Content" ObjectID="_1852640949" r:id="rId64"/>
        </w:object>
      </w:r>
    </w:p>
    <w:p w14:paraId="716AF693" w14:textId="58928B9E" w:rsidR="00F536EE" w:rsidRPr="00E244B2" w:rsidRDefault="00F536EE" w:rsidP="00D05DF2">
      <w:pPr>
        <w:ind w:firstLine="480"/>
        <w:rPr>
          <w:color w:val="000000" w:themeColor="text1"/>
        </w:rPr>
      </w:pPr>
      <w:r w:rsidRPr="00E244B2">
        <w:rPr>
          <w:rFonts w:hint="eastAsia"/>
          <w:color w:val="000000" w:themeColor="text1"/>
        </w:rPr>
        <w:t>固定维护成本为：</w:t>
      </w:r>
    </w:p>
    <w:p w14:paraId="18A5DF8C" w14:textId="104999B4" w:rsidR="00F536EE" w:rsidRPr="00E244B2" w:rsidRDefault="00F536EE" w:rsidP="00F536EE">
      <w:pPr>
        <w:ind w:firstLine="480"/>
        <w:jc w:val="center"/>
        <w:rPr>
          <w:color w:val="000000" w:themeColor="text1"/>
        </w:rPr>
      </w:pPr>
      <w:r w:rsidRPr="00E244B2">
        <w:rPr>
          <w:rFonts w:hint="eastAsia"/>
          <w:color w:val="000000" w:themeColor="text1"/>
          <w:position w:val="-36"/>
        </w:rPr>
        <w:object w:dxaOrig="3340" w:dyaOrig="620" w14:anchorId="2E7DBEC0">
          <v:shape id="_x0000_i1053" type="#_x0000_t75" style="width:165.95pt;height:31.1pt" o:ole="">
            <v:imagedata r:id="rId65" o:title=""/>
            <o:lock v:ext="edit" aspectratio="f"/>
          </v:shape>
          <o:OLEObject Type="Embed" ProgID="Equation.DSMT4" ShapeID="_x0000_i1053" DrawAspect="Content" ObjectID="_1852640950" r:id="rId66"/>
        </w:object>
      </w:r>
    </w:p>
    <w:p w14:paraId="7BACF8A8" w14:textId="0CD06340" w:rsidR="00D05DF2" w:rsidRPr="00E244B2" w:rsidRDefault="00D05DF2" w:rsidP="002068A3">
      <w:pPr>
        <w:ind w:firstLine="480"/>
        <w:rPr>
          <w:color w:val="000000" w:themeColor="text1"/>
        </w:rPr>
      </w:pPr>
      <w:r w:rsidRPr="00E244B2">
        <w:rPr>
          <w:color w:val="000000" w:themeColor="text1"/>
        </w:rPr>
        <w:t>式中，</w:t>
      </w:r>
      <w:r w:rsidR="00CF391A" w:rsidRPr="00E244B2">
        <w:rPr>
          <w:color w:val="000000" w:themeColor="text1"/>
          <w:position w:val="-14"/>
        </w:rPr>
        <w:object w:dxaOrig="520" w:dyaOrig="400" w14:anchorId="2E197278">
          <v:shape id="_x0000_i1054" type="#_x0000_t75" style="width:26.25pt;height:20.15pt" o:ole="">
            <v:imagedata r:id="rId67" o:title=""/>
          </v:shape>
          <o:OLEObject Type="Embed" ProgID="Equation.DSMT4" ShapeID="_x0000_i1054" DrawAspect="Content" ObjectID="_1852640951" r:id="rId68"/>
        </w:object>
      </w:r>
      <w:r w:rsidR="00A83965" w:rsidRPr="00E244B2">
        <w:rPr>
          <w:color w:val="000000" w:themeColor="text1"/>
        </w:rPr>
        <w:t>为省份</w:t>
      </w:r>
      <w:r w:rsidR="00A83965" w:rsidRPr="00E244B2">
        <w:rPr>
          <w:i/>
          <w:iCs/>
          <w:color w:val="000000" w:themeColor="text1"/>
        </w:rPr>
        <w:t>p</w:t>
      </w:r>
      <w:r w:rsidR="00A83965" w:rsidRPr="00E244B2">
        <w:rPr>
          <w:color w:val="000000" w:themeColor="text1"/>
        </w:rPr>
        <w:t>的分区</w:t>
      </w:r>
      <w:r w:rsidR="00A83965" w:rsidRPr="00E244B2">
        <w:rPr>
          <w:i/>
          <w:iCs/>
          <w:color w:val="000000" w:themeColor="text1"/>
        </w:rPr>
        <w:t>r</w:t>
      </w:r>
      <w:r w:rsidR="00A83965" w:rsidRPr="00E244B2">
        <w:rPr>
          <w:color w:val="000000" w:themeColor="text1"/>
        </w:rPr>
        <w:t>内可转移负荷资源集合；</w:t>
      </w:r>
      <w:r w:rsidR="00CF391A" w:rsidRPr="00E244B2">
        <w:rPr>
          <w:color w:val="000000" w:themeColor="text1"/>
          <w:position w:val="-14"/>
        </w:rPr>
        <w:object w:dxaOrig="480" w:dyaOrig="400" w14:anchorId="33BAA4CE">
          <v:shape id="_x0000_i1055" type="#_x0000_t75" style="width:24.4pt;height:20.15pt" o:ole="">
            <v:imagedata r:id="rId69" o:title=""/>
          </v:shape>
          <o:OLEObject Type="Embed" ProgID="Equation.DSMT4" ShapeID="_x0000_i1055" DrawAspect="Content" ObjectID="_1852640952" r:id="rId70"/>
        </w:object>
      </w:r>
      <w:r w:rsidR="00CF391A" w:rsidRPr="00E244B2">
        <w:rPr>
          <w:rFonts w:hint="eastAsia"/>
          <w:color w:val="000000" w:themeColor="text1"/>
        </w:rPr>
        <w:t>；</w:t>
      </w:r>
      <w:r w:rsidR="00CF391A" w:rsidRPr="00E244B2">
        <w:rPr>
          <w:color w:val="000000" w:themeColor="text1"/>
        </w:rPr>
        <w:t>为省份</w:t>
      </w:r>
      <w:r w:rsidR="00CF391A" w:rsidRPr="00E244B2">
        <w:rPr>
          <w:i/>
          <w:iCs/>
          <w:color w:val="000000" w:themeColor="text1"/>
        </w:rPr>
        <w:t>p</w:t>
      </w:r>
      <w:r w:rsidR="00CF391A" w:rsidRPr="00E244B2">
        <w:rPr>
          <w:color w:val="000000" w:themeColor="text1"/>
        </w:rPr>
        <w:t>的分区</w:t>
      </w:r>
      <w:r w:rsidR="00CF391A" w:rsidRPr="00E244B2">
        <w:rPr>
          <w:i/>
          <w:iCs/>
          <w:color w:val="000000" w:themeColor="text1"/>
        </w:rPr>
        <w:t>r</w:t>
      </w:r>
      <w:r w:rsidR="00CF391A" w:rsidRPr="00E244B2">
        <w:rPr>
          <w:color w:val="000000" w:themeColor="text1"/>
        </w:rPr>
        <w:t>内可削减负荷资源集合；</w:t>
      </w:r>
      <w:r w:rsidR="002068A3" w:rsidRPr="00E244B2">
        <w:rPr>
          <w:color w:val="000000" w:themeColor="text1"/>
          <w:position w:val="-14"/>
        </w:rPr>
        <w:object w:dxaOrig="460" w:dyaOrig="400" w14:anchorId="4A702570">
          <v:shape id="_x0000_i1056" type="#_x0000_t75" style="width:21.95pt;height:20.15pt" o:ole="">
            <v:imagedata r:id="rId71" o:title=""/>
          </v:shape>
          <o:OLEObject Type="Embed" ProgID="Equation.DSMT4" ShapeID="_x0000_i1056" DrawAspect="Content" ObjectID="_1852640953" r:id="rId72"/>
        </w:object>
      </w:r>
      <w:r w:rsidRPr="00E244B2">
        <w:rPr>
          <w:color w:val="000000" w:themeColor="text1"/>
        </w:rPr>
        <w:t>和</w:t>
      </w:r>
      <w:r w:rsidR="002068A3" w:rsidRPr="00E244B2">
        <w:rPr>
          <w:color w:val="000000" w:themeColor="text1"/>
          <w:position w:val="-14"/>
        </w:rPr>
        <w:object w:dxaOrig="460" w:dyaOrig="400" w14:anchorId="72D39FC2">
          <v:shape id="_x0000_i1057" type="#_x0000_t75" style="width:21.95pt;height:20.15pt" o:ole="">
            <v:imagedata r:id="rId73" o:title=""/>
          </v:shape>
          <o:OLEObject Type="Embed" ProgID="Equation.DSMT4" ShapeID="_x0000_i1057" DrawAspect="Content" ObjectID="_1852640954" r:id="rId74"/>
        </w:object>
      </w:r>
      <w:r w:rsidRPr="00E244B2">
        <w:rPr>
          <w:color w:val="000000" w:themeColor="text1"/>
        </w:rPr>
        <w:t>分别为可转移负荷和可削减负荷的单位调用成本</w:t>
      </w:r>
      <w:r w:rsidR="00F536EE" w:rsidRPr="00E244B2">
        <w:rPr>
          <w:rFonts w:hint="eastAsia"/>
          <w:color w:val="000000" w:themeColor="text1"/>
        </w:rPr>
        <w:t>；</w:t>
      </w:r>
      <w:r w:rsidR="002068A3" w:rsidRPr="00E244B2">
        <w:rPr>
          <w:color w:val="000000" w:themeColor="text1"/>
          <w:position w:val="-12"/>
        </w:rPr>
        <w:object w:dxaOrig="700" w:dyaOrig="380" w14:anchorId="376EF6AC">
          <v:shape id="_x0000_i1058" type="#_x0000_t75" style="width:36.6pt;height:20.15pt" o:ole="">
            <v:imagedata r:id="rId75" o:title=""/>
          </v:shape>
          <o:OLEObject Type="Embed" ProgID="Equation.DSMT4" ShapeID="_x0000_i1058" DrawAspect="Content" ObjectID="_1852640955" r:id="rId76"/>
        </w:object>
      </w:r>
      <w:r w:rsidR="00F536EE" w:rsidRPr="00E244B2">
        <w:rPr>
          <w:rFonts w:hint="eastAsia"/>
          <w:color w:val="000000" w:themeColor="text1"/>
        </w:rPr>
        <w:t>为第</w:t>
      </w:r>
      <w:r w:rsidR="00F536EE" w:rsidRPr="00E244B2">
        <w:rPr>
          <w:rFonts w:hint="eastAsia"/>
          <w:i/>
          <w:iCs/>
          <w:color w:val="000000" w:themeColor="text1"/>
        </w:rPr>
        <w:t>i</w:t>
      </w:r>
      <w:r w:rsidR="00F536EE" w:rsidRPr="00E244B2">
        <w:rPr>
          <w:rFonts w:hint="eastAsia"/>
          <w:color w:val="000000" w:themeColor="text1"/>
        </w:rPr>
        <w:t>个可转移负荷资源的固定成本、</w:t>
      </w:r>
      <w:r w:rsidR="002068A3" w:rsidRPr="00E244B2">
        <w:rPr>
          <w:color w:val="000000" w:themeColor="text1"/>
          <w:position w:val="-12"/>
        </w:rPr>
        <w:object w:dxaOrig="700" w:dyaOrig="380" w14:anchorId="4AC5C17E">
          <v:shape id="_x0000_i1059" type="#_x0000_t75" style="width:36.6pt;height:20.15pt" o:ole="">
            <v:imagedata r:id="rId77" o:title=""/>
          </v:shape>
          <o:OLEObject Type="Embed" ProgID="Equation.DSMT4" ShapeID="_x0000_i1059" DrawAspect="Content" ObjectID="_1852640956" r:id="rId78"/>
        </w:object>
      </w:r>
      <w:r w:rsidR="00F536EE" w:rsidRPr="00E244B2">
        <w:rPr>
          <w:rFonts w:hint="eastAsia"/>
          <w:color w:val="000000" w:themeColor="text1"/>
        </w:rPr>
        <w:t>为第</w:t>
      </w:r>
      <w:r w:rsidR="00F536EE" w:rsidRPr="00E244B2">
        <w:rPr>
          <w:rFonts w:hint="eastAsia"/>
          <w:i/>
          <w:iCs/>
          <w:color w:val="000000" w:themeColor="text1"/>
        </w:rPr>
        <w:t>i</w:t>
      </w:r>
      <w:r w:rsidR="00F536EE" w:rsidRPr="00E244B2">
        <w:rPr>
          <w:rFonts w:hint="eastAsia"/>
          <w:color w:val="000000" w:themeColor="text1"/>
        </w:rPr>
        <w:t>个可削减负荷资源的固定</w:t>
      </w:r>
      <w:r w:rsidR="00B45E68" w:rsidRPr="00E244B2">
        <w:rPr>
          <w:rFonts w:hint="eastAsia"/>
          <w:color w:val="000000" w:themeColor="text1"/>
        </w:rPr>
        <w:t>维护</w:t>
      </w:r>
      <w:r w:rsidR="00F536EE" w:rsidRPr="00E244B2">
        <w:rPr>
          <w:rFonts w:hint="eastAsia"/>
          <w:color w:val="000000" w:themeColor="text1"/>
        </w:rPr>
        <w:t>成本</w:t>
      </w:r>
      <w:r w:rsidR="00B45E68" w:rsidRPr="00E244B2">
        <w:rPr>
          <w:rFonts w:hint="eastAsia"/>
          <w:color w:val="000000" w:themeColor="text1"/>
        </w:rPr>
        <w:t>，为</w:t>
      </w:r>
      <w:r w:rsidR="00B45E68" w:rsidRPr="00E244B2">
        <w:rPr>
          <w:color w:val="000000" w:themeColor="text1"/>
        </w:rPr>
        <w:t>平台、负荷聚合系统以及配套通信、计量和信息管理系统等的运行维护费用</w:t>
      </w:r>
      <w:r w:rsidR="00F536EE" w:rsidRPr="00E244B2">
        <w:rPr>
          <w:rFonts w:hint="eastAsia"/>
          <w:color w:val="000000" w:themeColor="text1"/>
        </w:rPr>
        <w:t>。</w:t>
      </w:r>
    </w:p>
    <w:p w14:paraId="331FA48E" w14:textId="0CD70ECC" w:rsidR="00B804D9" w:rsidRPr="00E244B2" w:rsidRDefault="00B804D9" w:rsidP="00B804D9">
      <w:pPr>
        <w:pStyle w:val="20"/>
        <w:rPr>
          <w:color w:val="000000" w:themeColor="text1"/>
        </w:rPr>
      </w:pPr>
      <w:r w:rsidRPr="00E244B2">
        <w:rPr>
          <w:rFonts w:hint="eastAsia"/>
          <w:color w:val="000000" w:themeColor="text1"/>
        </w:rPr>
        <w:t>弃电惩罚成本</w:t>
      </w:r>
    </w:p>
    <w:p w14:paraId="5FFC4ECF" w14:textId="2C20863E" w:rsidR="00B804D9" w:rsidRPr="00E244B2" w:rsidRDefault="00A97540" w:rsidP="002068A3">
      <w:pPr>
        <w:ind w:firstLine="480"/>
        <w:rPr>
          <w:color w:val="000000" w:themeColor="text1"/>
        </w:rPr>
      </w:pPr>
      <w:r w:rsidRPr="00E244B2">
        <w:rPr>
          <w:color w:val="000000" w:themeColor="text1"/>
        </w:rPr>
        <w:t>为避免优化模型在经济调度过程中无成本地弃用可再生能源，并量化新能源未消纳造成的经济损失，对风电、光伏以及库容式水电弃水设置相应的弃电惩罚成本。大区域</w:t>
      </w:r>
      <w:r w:rsidRPr="00E244B2">
        <w:rPr>
          <w:i/>
          <w:iCs/>
          <w:color w:val="000000" w:themeColor="text1"/>
        </w:rPr>
        <w:t>a</w:t>
      </w:r>
      <w:r w:rsidRPr="00E244B2">
        <w:rPr>
          <w:color w:val="000000" w:themeColor="text1"/>
        </w:rPr>
        <w:t>内</w:t>
      </w:r>
      <w:r w:rsidR="00526203" w:rsidRPr="00E244B2">
        <w:rPr>
          <w:rFonts w:hint="eastAsia"/>
          <w:color w:val="000000" w:themeColor="text1"/>
        </w:rPr>
        <w:t>新能源及水电</w:t>
      </w:r>
      <w:r w:rsidRPr="00E244B2">
        <w:rPr>
          <w:color w:val="000000" w:themeColor="text1"/>
        </w:rPr>
        <w:t>弃电总惩罚成本表示为：</w:t>
      </w:r>
    </w:p>
    <w:p w14:paraId="7F60E125" w14:textId="75C7676B" w:rsidR="00462B3C" w:rsidRPr="00E244B2" w:rsidRDefault="00296E9E" w:rsidP="00296E9E">
      <w:pPr>
        <w:ind w:firstLine="480"/>
        <w:jc w:val="center"/>
        <w:rPr>
          <w:color w:val="000000" w:themeColor="text1"/>
        </w:rPr>
      </w:pPr>
      <w:r w:rsidRPr="00E244B2">
        <w:rPr>
          <w:color w:val="000000" w:themeColor="text1"/>
          <w:position w:val="-12"/>
        </w:rPr>
        <w:object w:dxaOrig="3960" w:dyaOrig="380" w14:anchorId="4A6E2956">
          <v:shape id="_x0000_i1060" type="#_x0000_t75" style="width:199.55pt;height:20.15pt" o:ole="">
            <v:imagedata r:id="rId79" o:title=""/>
          </v:shape>
          <o:OLEObject Type="Embed" ProgID="Equation.DSMT4" ShapeID="_x0000_i1060" DrawAspect="Content" ObjectID="_1852640957" r:id="rId80"/>
        </w:object>
      </w:r>
    </w:p>
    <w:p w14:paraId="2834F308" w14:textId="3A917AD1" w:rsidR="003E6C4C" w:rsidRPr="00E244B2" w:rsidRDefault="00296E9E" w:rsidP="002068A3">
      <w:pPr>
        <w:ind w:firstLine="480"/>
        <w:rPr>
          <w:color w:val="000000" w:themeColor="text1"/>
        </w:rPr>
      </w:pPr>
      <w:r w:rsidRPr="00E244B2">
        <w:rPr>
          <w:color w:val="000000" w:themeColor="text1"/>
        </w:rPr>
        <w:t>式中，</w:t>
      </w:r>
      <w:r w:rsidR="000B6555" w:rsidRPr="00E244B2">
        <w:rPr>
          <w:color w:val="000000" w:themeColor="text1"/>
          <w:position w:val="-12"/>
        </w:rPr>
        <w:object w:dxaOrig="800" w:dyaOrig="380" w14:anchorId="748FA0D3">
          <v:shape id="_x0000_i1061" type="#_x0000_t75" style="width:40.9pt;height:20.15pt" o:ole="">
            <v:imagedata r:id="rId81" o:title=""/>
          </v:shape>
          <o:OLEObject Type="Embed" ProgID="Equation.DSMT4" ShapeID="_x0000_i1061" DrawAspect="Content" ObjectID="_1852640958" r:id="rId82"/>
        </w:object>
      </w:r>
      <w:r w:rsidRPr="00E244B2">
        <w:rPr>
          <w:color w:val="000000" w:themeColor="text1"/>
        </w:rPr>
        <w:t>为独立风电弃风惩罚成本；</w:t>
      </w:r>
      <w:r w:rsidR="000B6555" w:rsidRPr="00E244B2">
        <w:rPr>
          <w:color w:val="000000" w:themeColor="text1"/>
          <w:position w:val="-12"/>
        </w:rPr>
        <w:object w:dxaOrig="660" w:dyaOrig="380" w14:anchorId="51E5CDE3">
          <v:shape id="_x0000_i1062" type="#_x0000_t75" style="width:33.55pt;height:20.15pt" o:ole="">
            <v:imagedata r:id="rId83" o:title=""/>
          </v:shape>
          <o:OLEObject Type="Embed" ProgID="Equation.DSMT4" ShapeID="_x0000_i1062" DrawAspect="Content" ObjectID="_1852640959" r:id="rId84"/>
        </w:object>
      </w:r>
      <w:r w:rsidRPr="00E244B2">
        <w:rPr>
          <w:color w:val="000000" w:themeColor="text1"/>
        </w:rPr>
        <w:t>为独立光伏弃光惩罚成本；</w:t>
      </w:r>
      <w:r w:rsidR="000B6555" w:rsidRPr="00E244B2">
        <w:rPr>
          <w:color w:val="000000" w:themeColor="text1"/>
          <w:position w:val="-12"/>
        </w:rPr>
        <w:object w:dxaOrig="620" w:dyaOrig="380" w14:anchorId="111A5B94">
          <v:shape id="_x0000_i1063" type="#_x0000_t75" style="width:31.1pt;height:20.15pt" o:ole="">
            <v:imagedata r:id="rId85" o:title=""/>
          </v:shape>
          <o:OLEObject Type="Embed" ProgID="Equation.DSMT4" ShapeID="_x0000_i1063" DrawAspect="Content" ObjectID="_1852640960" r:id="rId86"/>
        </w:object>
      </w:r>
      <w:r w:rsidRPr="00E244B2">
        <w:rPr>
          <w:color w:val="000000" w:themeColor="text1"/>
        </w:rPr>
        <w:t>为新能源友好电站内部弃风、弃光惩罚成本；</w:t>
      </w:r>
      <w:r w:rsidR="000B6555" w:rsidRPr="00E244B2">
        <w:rPr>
          <w:color w:val="000000" w:themeColor="text1"/>
          <w:position w:val="-12"/>
        </w:rPr>
        <w:object w:dxaOrig="740" w:dyaOrig="380" w14:anchorId="47A5EE5E">
          <v:shape id="_x0000_i1064" type="#_x0000_t75" style="width:36.6pt;height:20.15pt" o:ole="">
            <v:imagedata r:id="rId87" o:title=""/>
          </v:shape>
          <o:OLEObject Type="Embed" ProgID="Equation.DSMT4" ShapeID="_x0000_i1064" DrawAspect="Content" ObjectID="_1852640961" r:id="rId88"/>
        </w:object>
      </w:r>
      <w:r w:rsidRPr="00E244B2">
        <w:rPr>
          <w:color w:val="000000" w:themeColor="text1"/>
        </w:rPr>
        <w:t>为库容式水电弃水惩罚成本。</w:t>
      </w:r>
      <w:r w:rsidR="00803670" w:rsidRPr="00E244B2">
        <w:rPr>
          <w:rFonts w:hint="eastAsia"/>
          <w:color w:val="000000" w:themeColor="text1"/>
        </w:rPr>
        <w:t>需要说明是，本模型</w:t>
      </w:r>
      <w:r w:rsidR="00945747" w:rsidRPr="00E244B2">
        <w:rPr>
          <w:rFonts w:hint="eastAsia"/>
          <w:color w:val="000000" w:themeColor="text1"/>
        </w:rPr>
        <w:t>同时</w:t>
      </w:r>
      <w:r w:rsidR="00803670" w:rsidRPr="00E244B2">
        <w:rPr>
          <w:rFonts w:hint="eastAsia"/>
          <w:color w:val="000000" w:themeColor="text1"/>
        </w:rPr>
        <w:t>立了新能源利用率约束，该约束与新能源</w:t>
      </w:r>
      <w:r w:rsidR="00945747" w:rsidRPr="00E244B2">
        <w:rPr>
          <w:rFonts w:hint="eastAsia"/>
          <w:color w:val="000000" w:themeColor="text1"/>
        </w:rPr>
        <w:t>弃</w:t>
      </w:r>
      <w:r w:rsidR="00803670" w:rsidRPr="00E244B2">
        <w:rPr>
          <w:rFonts w:hint="eastAsia"/>
          <w:color w:val="000000" w:themeColor="text1"/>
        </w:rPr>
        <w:t>电惩罚可根据需要</w:t>
      </w:r>
      <w:r w:rsidR="00917056" w:rsidRPr="00E244B2">
        <w:rPr>
          <w:rFonts w:hint="eastAsia"/>
          <w:color w:val="000000" w:themeColor="text1"/>
        </w:rPr>
        <w:t>选择一种</w:t>
      </w:r>
      <w:r w:rsidR="00C070DB" w:rsidRPr="00E244B2">
        <w:rPr>
          <w:rFonts w:hint="eastAsia"/>
          <w:color w:val="000000" w:themeColor="text1"/>
        </w:rPr>
        <w:t>方式</w:t>
      </w:r>
      <w:r w:rsidR="00803670" w:rsidRPr="00E244B2">
        <w:rPr>
          <w:rFonts w:hint="eastAsia"/>
          <w:color w:val="000000" w:themeColor="text1"/>
        </w:rPr>
        <w:t>纳入最终考虑。</w:t>
      </w:r>
    </w:p>
    <w:p w14:paraId="7AB81F30" w14:textId="4DB1204B" w:rsidR="003D200F" w:rsidRPr="00E244B2" w:rsidRDefault="003D200F" w:rsidP="000C5F4D">
      <w:pPr>
        <w:pStyle w:val="20"/>
        <w:rPr>
          <w:color w:val="000000" w:themeColor="text1"/>
        </w:rPr>
      </w:pPr>
      <w:r w:rsidRPr="00E244B2">
        <w:rPr>
          <w:color w:val="000000" w:themeColor="text1"/>
        </w:rPr>
        <w:t>失负荷惩罚成本</w:t>
      </w:r>
    </w:p>
    <w:p w14:paraId="0491764B" w14:textId="7BF8EA2E" w:rsidR="003D200F" w:rsidRPr="00E244B2" w:rsidRDefault="003D200F" w:rsidP="003D200F">
      <w:pPr>
        <w:ind w:firstLine="480"/>
        <w:rPr>
          <w:color w:val="000000" w:themeColor="text1"/>
        </w:rPr>
      </w:pPr>
      <w:r w:rsidRPr="00E244B2">
        <w:rPr>
          <w:color w:val="000000" w:themeColor="text1"/>
        </w:rPr>
        <w:t>当区域内某些分区无法通过本地发电、储能、需求响应、省内互济以及</w:t>
      </w:r>
      <w:r w:rsidR="00FB1205" w:rsidRPr="00E244B2">
        <w:rPr>
          <w:color w:val="000000" w:themeColor="text1"/>
        </w:rPr>
        <w:t>省间</w:t>
      </w:r>
      <w:r w:rsidRPr="00E244B2">
        <w:rPr>
          <w:color w:val="000000" w:themeColor="text1"/>
        </w:rPr>
        <w:t>互济满足负荷需求时，允许通过失负荷变量保证模型可行，但设置较高惩罚成本，以避免在非必要情况下主动切负荷。</w:t>
      </w:r>
    </w:p>
    <w:p w14:paraId="5B73C67A" w14:textId="77777777" w:rsidR="003D200F" w:rsidRPr="00E244B2" w:rsidRDefault="003D200F" w:rsidP="003D200F">
      <w:pPr>
        <w:ind w:firstLine="480"/>
        <w:rPr>
          <w:color w:val="000000" w:themeColor="text1"/>
        </w:rPr>
      </w:pPr>
      <w:r w:rsidRPr="00E244B2">
        <w:rPr>
          <w:color w:val="000000" w:themeColor="text1"/>
        </w:rPr>
        <w:t>区域内失负荷总惩罚成本为：</w:t>
      </w:r>
    </w:p>
    <w:p w14:paraId="03922F1C" w14:textId="77777777" w:rsidR="003D200F" w:rsidRPr="00E244B2" w:rsidRDefault="003D200F" w:rsidP="003D200F">
      <w:pPr>
        <w:ind w:firstLine="480"/>
        <w:jc w:val="center"/>
        <w:rPr>
          <w:color w:val="000000" w:themeColor="text1"/>
        </w:rPr>
      </w:pPr>
      <w:r w:rsidRPr="00E244B2">
        <w:rPr>
          <w:bCs/>
          <w:color w:val="000000" w:themeColor="text1"/>
          <w:position w:val="-32"/>
        </w:rPr>
        <w:object w:dxaOrig="2548" w:dyaOrig="560" w14:anchorId="1B753AC2">
          <v:shape id="_x0000_i1065" type="#_x0000_t75" style="width:128.15pt;height:26.25pt" o:ole="">
            <v:imagedata r:id="rId89" o:title=""/>
          </v:shape>
          <o:OLEObject Type="Embed" ProgID="Equation.DSMT4" ShapeID="_x0000_i1065" DrawAspect="Content" ObjectID="_1852640962" r:id="rId90"/>
        </w:object>
      </w:r>
    </w:p>
    <w:p w14:paraId="1A25F128" w14:textId="77777777" w:rsidR="003D200F" w:rsidRPr="00E244B2" w:rsidRDefault="003D200F" w:rsidP="003D200F">
      <w:pPr>
        <w:ind w:firstLine="480"/>
        <w:rPr>
          <w:color w:val="000000" w:themeColor="text1"/>
        </w:rPr>
      </w:pPr>
      <w:r w:rsidRPr="00E244B2">
        <w:rPr>
          <w:color w:val="000000" w:themeColor="text1"/>
        </w:rPr>
        <w:t>式中，</w:t>
      </w:r>
      <w:r w:rsidRPr="00E244B2">
        <w:rPr>
          <w:bCs/>
          <w:color w:val="000000" w:themeColor="text1"/>
          <w:position w:val="-14"/>
        </w:rPr>
        <w:object w:dxaOrig="412" w:dyaOrig="380" w14:anchorId="7B5BD7E0">
          <v:shape id="_x0000_i1066" type="#_x0000_t75" alt="" style="width:21.95pt;height:20.15pt" o:ole="">
            <v:imagedata r:id="rId91" o:title=""/>
          </v:shape>
          <o:OLEObject Type="Embed" ProgID="Equation.DSMT4" ShapeID="_x0000_i1066" DrawAspect="Content" ObjectID="_1852640963" r:id="rId92"/>
        </w:object>
      </w:r>
      <w:r w:rsidRPr="00E244B2">
        <w:rPr>
          <w:color w:val="000000" w:themeColor="text1"/>
        </w:rPr>
        <w:t>为省份</w:t>
      </w:r>
      <w:r w:rsidRPr="00E244B2">
        <w:rPr>
          <w:bCs/>
          <w:color w:val="000000" w:themeColor="text1"/>
          <w:position w:val="-10"/>
        </w:rPr>
        <w:object w:dxaOrig="227" w:dyaOrig="240" w14:anchorId="0D759D72">
          <v:shape id="_x0000_i1067" type="#_x0000_t75" alt="" style="width:11pt;height:11pt" o:ole="">
            <v:imagedata r:id="rId93" o:title=""/>
          </v:shape>
          <o:OLEObject Type="Embed" ProgID="Equation.DSMT4" ShapeID="_x0000_i1067" DrawAspect="Content" ObjectID="_1852640964" r:id="rId94"/>
        </w:object>
      </w:r>
      <w:r w:rsidRPr="00E244B2">
        <w:rPr>
          <w:color w:val="000000" w:themeColor="text1"/>
        </w:rPr>
        <w:t>的分区</w:t>
      </w:r>
      <w:r w:rsidRPr="00E244B2">
        <w:rPr>
          <w:bCs/>
          <w:color w:val="000000" w:themeColor="text1"/>
          <w:position w:val="-4"/>
        </w:rPr>
        <w:object w:dxaOrig="187" w:dyaOrig="180" w14:anchorId="7425D5A2">
          <v:shape id="_x0000_i1068" type="#_x0000_t75" alt="" style="width:9.15pt;height:9.15pt" o:ole="">
            <v:imagedata r:id="rId95" o:title=""/>
          </v:shape>
          <o:OLEObject Type="Embed" ProgID="Equation.DSMT4" ShapeID="_x0000_i1068" DrawAspect="Content" ObjectID="_1852640965" r:id="rId96"/>
        </w:object>
      </w:r>
      <w:r w:rsidRPr="00E244B2">
        <w:rPr>
          <w:color w:val="000000" w:themeColor="text1"/>
        </w:rPr>
        <w:t>的单位失负荷惩罚成本；</w:t>
      </w:r>
      <w:r w:rsidRPr="00E244B2">
        <w:rPr>
          <w:bCs/>
          <w:color w:val="000000" w:themeColor="text1"/>
          <w:position w:val="-14"/>
        </w:rPr>
        <w:object w:dxaOrig="460" w:dyaOrig="380" w14:anchorId="6A81A308">
          <v:shape id="_x0000_i1069" type="#_x0000_t75" alt="" style="width:21.95pt;height:20.15pt" o:ole="">
            <v:imagedata r:id="rId97" o:title=""/>
          </v:shape>
          <o:OLEObject Type="Embed" ProgID="Equation.DSMT4" ShapeID="_x0000_i1069" DrawAspect="Content" ObjectID="_1852640966" r:id="rId98"/>
        </w:object>
      </w:r>
      <w:r w:rsidRPr="00E244B2">
        <w:rPr>
          <w:color w:val="000000" w:themeColor="text1"/>
        </w:rPr>
        <w:t>为该分区在时段</w:t>
      </w:r>
      <w:r w:rsidRPr="00E244B2">
        <w:rPr>
          <w:bCs/>
          <w:color w:val="000000" w:themeColor="text1"/>
          <w:position w:val="-6"/>
        </w:rPr>
        <w:object w:dxaOrig="146" w:dyaOrig="220" w14:anchorId="0A585B6D">
          <v:shape id="_x0000_i1070" type="#_x0000_t75" alt="" style="width:6.7pt;height:11pt" o:ole="">
            <v:imagedata r:id="rId99" o:title=""/>
          </v:shape>
          <o:OLEObject Type="Embed" ProgID="Equation.DSMT4" ShapeID="_x0000_i1070" DrawAspect="Content" ObjectID="_1852640967" r:id="rId100"/>
        </w:object>
      </w:r>
      <w:r w:rsidRPr="00E244B2">
        <w:rPr>
          <w:color w:val="000000" w:themeColor="text1"/>
        </w:rPr>
        <w:t>的失负荷功率。</w:t>
      </w:r>
    </w:p>
    <w:p w14:paraId="24B7A13C" w14:textId="7E8DADF6" w:rsidR="00D20EDB" w:rsidRPr="00E244B2" w:rsidRDefault="00FB1205" w:rsidP="000C5F4D">
      <w:pPr>
        <w:pStyle w:val="20"/>
        <w:rPr>
          <w:color w:val="000000" w:themeColor="text1"/>
        </w:rPr>
      </w:pPr>
      <w:r w:rsidRPr="00E244B2">
        <w:rPr>
          <w:rFonts w:hint="eastAsia"/>
          <w:color w:val="000000" w:themeColor="text1"/>
        </w:rPr>
        <w:t>省间</w:t>
      </w:r>
      <w:r w:rsidR="00D20EDB" w:rsidRPr="00E244B2">
        <w:rPr>
          <w:rFonts w:hint="eastAsia"/>
          <w:color w:val="000000" w:themeColor="text1"/>
        </w:rPr>
        <w:t>电力互济惩罚成本</w:t>
      </w:r>
    </w:p>
    <w:p w14:paraId="7B0D7874" w14:textId="15373EFC" w:rsidR="00FB1205" w:rsidRPr="00E244B2" w:rsidRDefault="00DA44D8" w:rsidP="00FB1205">
      <w:pPr>
        <w:ind w:firstLine="480"/>
        <w:rPr>
          <w:color w:val="000000" w:themeColor="text1"/>
        </w:rPr>
      </w:pPr>
      <w:r w:rsidRPr="00E244B2">
        <w:rPr>
          <w:rFonts w:hint="eastAsia"/>
          <w:color w:val="000000" w:themeColor="text1"/>
        </w:rPr>
        <w:t>本模型目前主要</w:t>
      </w:r>
      <w:r w:rsidR="00FB1205" w:rsidRPr="00E244B2">
        <w:rPr>
          <w:color w:val="000000" w:themeColor="text1"/>
        </w:rPr>
        <w:t>考虑省间互济用于不同省份之间的电力余缺</w:t>
      </w:r>
      <w:r w:rsidRPr="00E244B2">
        <w:rPr>
          <w:rFonts w:hint="eastAsia"/>
          <w:color w:val="000000" w:themeColor="text1"/>
        </w:rPr>
        <w:t>互济</w:t>
      </w:r>
      <w:r w:rsidR="00FB1205" w:rsidRPr="00E244B2">
        <w:rPr>
          <w:color w:val="000000" w:themeColor="text1"/>
        </w:rPr>
        <w:t>，为避免区域优化过程中长期或大规模依赖外省电力，对实际省间互济电量设置惩罚成本。</w:t>
      </w:r>
    </w:p>
    <w:p w14:paraId="4ED3043C" w14:textId="77777777" w:rsidR="00FB1205" w:rsidRPr="00E244B2" w:rsidRDefault="00FB1205" w:rsidP="00FB1205">
      <w:pPr>
        <w:ind w:firstLine="480"/>
        <w:rPr>
          <w:color w:val="000000" w:themeColor="text1"/>
        </w:rPr>
      </w:pPr>
      <w:r w:rsidRPr="00E244B2">
        <w:rPr>
          <w:color w:val="000000" w:themeColor="text1"/>
        </w:rPr>
        <w:t>省间互济惩罚成本为</w:t>
      </w:r>
    </w:p>
    <w:p w14:paraId="105642A6" w14:textId="22CDA2D5" w:rsidR="00FB1205" w:rsidRPr="00E244B2" w:rsidRDefault="006137D0" w:rsidP="00FB1205">
      <w:pPr>
        <w:ind w:firstLine="480"/>
        <w:jc w:val="center"/>
        <w:rPr>
          <w:color w:val="000000" w:themeColor="text1"/>
        </w:rPr>
      </w:pPr>
      <w:r w:rsidRPr="00E244B2">
        <w:rPr>
          <w:color w:val="000000" w:themeColor="text1"/>
          <w:position w:val="-32"/>
        </w:rPr>
        <w:object w:dxaOrig="2860" w:dyaOrig="580" w14:anchorId="476C825F">
          <v:shape id="_x0000_i1071" type="#_x0000_t75" style="width:142.15pt;height:29.3pt" o:ole="">
            <v:imagedata r:id="rId101" o:title=""/>
          </v:shape>
          <o:OLEObject Type="Embed" ProgID="Equation.DSMT4" ShapeID="_x0000_i1071" DrawAspect="Content" ObjectID="_1852640968" r:id="rId102"/>
        </w:object>
      </w:r>
    </w:p>
    <w:p w14:paraId="24BBE014" w14:textId="619B02BB" w:rsidR="00D20EDB" w:rsidRPr="00E244B2" w:rsidRDefault="00FB1205" w:rsidP="00FB1205">
      <w:pPr>
        <w:ind w:firstLine="480"/>
        <w:rPr>
          <w:color w:val="000000" w:themeColor="text1"/>
        </w:rPr>
      </w:pPr>
      <w:r w:rsidRPr="00E244B2">
        <w:rPr>
          <w:color w:val="000000" w:themeColor="text1"/>
        </w:rPr>
        <w:t>式中，</w:t>
      </w:r>
      <w:r w:rsidRPr="00E244B2">
        <w:rPr>
          <w:color w:val="000000" w:themeColor="text1"/>
          <w:position w:val="-12"/>
        </w:rPr>
        <w:object w:dxaOrig="499" w:dyaOrig="380" w14:anchorId="28D24CFB">
          <v:shape id="_x0000_i1072" type="#_x0000_t75" style="width:24.4pt;height:18.9pt" o:ole="">
            <v:imagedata r:id="rId103" o:title=""/>
          </v:shape>
          <o:OLEObject Type="Embed" ProgID="Equation.DSMT4" ShapeID="_x0000_i1072" DrawAspect="Content" ObjectID="_1852640969" r:id="rId104"/>
        </w:object>
      </w:r>
      <w:r w:rsidRPr="00E244B2">
        <w:rPr>
          <w:color w:val="000000" w:themeColor="text1"/>
        </w:rPr>
        <w:t>为大区域</w:t>
      </w:r>
      <w:r w:rsidRPr="00E244B2">
        <w:rPr>
          <w:i/>
          <w:iCs/>
          <w:color w:val="000000" w:themeColor="text1"/>
        </w:rPr>
        <w:t>a</w:t>
      </w:r>
      <w:r w:rsidRPr="00E244B2">
        <w:rPr>
          <w:color w:val="000000" w:themeColor="text1"/>
        </w:rPr>
        <w:t>内省间互济惩罚成本；</w:t>
      </w:r>
      <w:r w:rsidR="006137D0" w:rsidRPr="00E244B2">
        <w:rPr>
          <w:color w:val="000000" w:themeColor="text1"/>
        </w:rPr>
        <w:t>其中，</w:t>
      </w:r>
      <w:r w:rsidR="006137D0" w:rsidRPr="00E244B2">
        <w:rPr>
          <w:color w:val="000000" w:themeColor="text1"/>
          <w:position w:val="-14"/>
        </w:rPr>
        <w:object w:dxaOrig="440" w:dyaOrig="400" w14:anchorId="39261431">
          <v:shape id="_x0000_i1073" type="#_x0000_t75" style="width:21.95pt;height:20.15pt" o:ole="">
            <v:imagedata r:id="rId105" o:title=""/>
          </v:shape>
          <o:OLEObject Type="Embed" ProgID="Equation.DSMT4" ShapeID="_x0000_i1073" DrawAspect="Content" ObjectID="_1852640970" r:id="rId106"/>
        </w:object>
      </w:r>
      <w:r w:rsidR="006137D0" w:rsidRPr="00E244B2">
        <w:rPr>
          <w:color w:val="000000" w:themeColor="text1"/>
        </w:rPr>
        <w:t>为省间输电通道</w:t>
      </w:r>
      <w:r w:rsidR="006137D0" w:rsidRPr="00E244B2">
        <w:rPr>
          <w:i/>
          <w:iCs/>
          <w:color w:val="000000" w:themeColor="text1"/>
        </w:rPr>
        <w:t>h</w:t>
      </w:r>
      <w:r w:rsidR="006137D0" w:rsidRPr="00E244B2">
        <w:rPr>
          <w:color w:val="000000" w:themeColor="text1"/>
        </w:rPr>
        <w:t>的单位互济电量惩罚成本，</w:t>
      </w:r>
      <w:r w:rsidR="00D25225" w:rsidRPr="00E244B2">
        <w:rPr>
          <w:color w:val="000000" w:themeColor="text1"/>
          <w:position w:val="-14"/>
        </w:rPr>
        <w:object w:dxaOrig="760" w:dyaOrig="400" w14:anchorId="2E94582C">
          <v:shape id="_x0000_i1074" type="#_x0000_t75" style="width:38.45pt;height:20.15pt" o:ole="">
            <v:imagedata r:id="rId107" o:title=""/>
          </v:shape>
          <o:OLEObject Type="Embed" ProgID="Equation.DSMT4" ShapeID="_x0000_i1074" DrawAspect="Content" ObjectID="_1852640971" r:id="rId108"/>
        </w:object>
      </w:r>
      <w:r w:rsidR="006137D0" w:rsidRPr="00E244B2">
        <w:rPr>
          <w:color w:val="000000" w:themeColor="text1"/>
        </w:rPr>
        <w:t>为通道实际互济功率的绝对值。</w:t>
      </w:r>
    </w:p>
    <w:p w14:paraId="37716CA2" w14:textId="77777777" w:rsidR="00914B8A" w:rsidRPr="00E244B2" w:rsidRDefault="00000000">
      <w:pPr>
        <w:pStyle w:val="1"/>
        <w:rPr>
          <w:color w:val="000000" w:themeColor="text1"/>
        </w:rPr>
      </w:pPr>
      <w:r w:rsidRPr="00E244B2">
        <w:rPr>
          <w:color w:val="000000" w:themeColor="text1"/>
        </w:rPr>
        <w:t>约束条件</w:t>
      </w:r>
    </w:p>
    <w:p w14:paraId="766E7883" w14:textId="77777777" w:rsidR="00914B8A" w:rsidRPr="00E244B2" w:rsidRDefault="00000000">
      <w:pPr>
        <w:pStyle w:val="20"/>
        <w:rPr>
          <w:color w:val="000000" w:themeColor="text1"/>
        </w:rPr>
      </w:pPr>
      <w:r w:rsidRPr="00E244B2">
        <w:rPr>
          <w:color w:val="000000" w:themeColor="text1"/>
        </w:rPr>
        <w:t>常规电源经济运行模型</w:t>
      </w:r>
    </w:p>
    <w:p w14:paraId="07124051" w14:textId="77777777" w:rsidR="00914B8A" w:rsidRPr="00E244B2" w:rsidRDefault="00000000">
      <w:pPr>
        <w:pStyle w:val="3"/>
        <w:rPr>
          <w:rFonts w:hint="default"/>
          <w:color w:val="000000" w:themeColor="text1"/>
        </w:rPr>
      </w:pPr>
      <w:r w:rsidRPr="00E244B2">
        <w:rPr>
          <w:rFonts w:hint="default"/>
          <w:color w:val="000000" w:themeColor="text1"/>
        </w:rPr>
        <w:t>煤电运行模型</w:t>
      </w:r>
    </w:p>
    <w:p w14:paraId="623A0751" w14:textId="77777777" w:rsidR="00914B8A" w:rsidRPr="00E244B2" w:rsidRDefault="00000000">
      <w:pPr>
        <w:numPr>
          <w:ilvl w:val="0"/>
          <w:numId w:val="3"/>
        </w:numPr>
        <w:ind w:firstLine="482"/>
        <w:rPr>
          <w:b/>
          <w:bCs/>
          <w:color w:val="000000" w:themeColor="text1"/>
        </w:rPr>
      </w:pPr>
      <w:r w:rsidRPr="00E244B2">
        <w:rPr>
          <w:b/>
          <w:bCs/>
          <w:color w:val="000000" w:themeColor="text1"/>
        </w:rPr>
        <w:t>物理模型：</w:t>
      </w:r>
    </w:p>
    <w:p w14:paraId="6737887D" w14:textId="7BC254F0" w:rsidR="00914B8A" w:rsidRPr="00E244B2" w:rsidRDefault="00BB6B1C" w:rsidP="00BB6B1C">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1</w:t>
      </w:r>
      <w:r w:rsidRPr="00E244B2">
        <w:rPr>
          <w:rFonts w:hint="eastAsia"/>
          <w:b/>
          <w:bCs/>
          <w:color w:val="000000" w:themeColor="text1"/>
        </w:rPr>
        <w:t>）</w:t>
      </w:r>
      <w:r w:rsidRPr="00E244B2">
        <w:rPr>
          <w:b/>
          <w:bCs/>
          <w:color w:val="000000" w:themeColor="text1"/>
        </w:rPr>
        <w:t>燃料在锅炉中燃烧，将化学能转化为热能，加热给水产生高温高压蒸汽</w:t>
      </w:r>
    </w:p>
    <w:p w14:paraId="587C09FC" w14:textId="7F01BD6E" w:rsidR="00914B8A" w:rsidRPr="00E244B2" w:rsidRDefault="00BB6B1C" w:rsidP="00BB6B1C">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2</w:t>
      </w:r>
      <w:r w:rsidRPr="00E244B2">
        <w:rPr>
          <w:rFonts w:hint="eastAsia"/>
          <w:b/>
          <w:bCs/>
          <w:color w:val="000000" w:themeColor="text1"/>
        </w:rPr>
        <w:t>）</w:t>
      </w:r>
      <w:r w:rsidRPr="00E244B2">
        <w:rPr>
          <w:b/>
          <w:bCs/>
          <w:color w:val="000000" w:themeColor="text1"/>
        </w:rPr>
        <w:t>高温高压蒸汽进入汽轮机做功，将热能转化为机械能</w:t>
      </w:r>
    </w:p>
    <w:p w14:paraId="2997FBF0" w14:textId="06094730" w:rsidR="00914B8A" w:rsidRPr="00E244B2" w:rsidRDefault="00BB6B1C" w:rsidP="00BB6B1C">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3</w:t>
      </w:r>
      <w:r w:rsidRPr="00E244B2">
        <w:rPr>
          <w:rFonts w:hint="eastAsia"/>
          <w:b/>
          <w:bCs/>
          <w:color w:val="000000" w:themeColor="text1"/>
        </w:rPr>
        <w:t>）</w:t>
      </w:r>
      <w:r w:rsidRPr="00E244B2">
        <w:rPr>
          <w:b/>
          <w:bCs/>
          <w:color w:val="000000" w:themeColor="text1"/>
        </w:rPr>
        <w:t>汽轮机驱动同步发电机旋转，将机械能转化为电能</w:t>
      </w:r>
    </w:p>
    <w:p w14:paraId="46A8F589" w14:textId="58385776" w:rsidR="00914B8A" w:rsidRPr="00E244B2" w:rsidRDefault="00BB6B1C" w:rsidP="00BB6B1C">
      <w:pPr>
        <w:ind w:firstLine="482"/>
        <w:rPr>
          <w:b/>
          <w:bCs/>
          <w:color w:val="000000" w:themeColor="text1"/>
        </w:rPr>
      </w:pPr>
      <w:r w:rsidRPr="00E244B2">
        <w:rPr>
          <w:rFonts w:hint="eastAsia"/>
          <w:b/>
          <w:bCs/>
          <w:color w:val="000000" w:themeColor="text1"/>
        </w:rPr>
        <w:lastRenderedPageBreak/>
        <w:t>（</w:t>
      </w:r>
      <w:r w:rsidRPr="00E244B2">
        <w:rPr>
          <w:rFonts w:hint="eastAsia"/>
          <w:b/>
          <w:bCs/>
          <w:color w:val="000000" w:themeColor="text1"/>
        </w:rPr>
        <w:t>4</w:t>
      </w:r>
      <w:r w:rsidRPr="00E244B2">
        <w:rPr>
          <w:rFonts w:hint="eastAsia"/>
          <w:b/>
          <w:bCs/>
          <w:color w:val="000000" w:themeColor="text1"/>
        </w:rPr>
        <w:t>）</w:t>
      </w:r>
      <w:r w:rsidRPr="00E244B2">
        <w:rPr>
          <w:b/>
          <w:bCs/>
          <w:color w:val="000000" w:themeColor="text1"/>
        </w:rPr>
        <w:t>发电机输出电功率经变压器升压后送入电网</w:t>
      </w:r>
    </w:p>
    <w:p w14:paraId="5AE07052" w14:textId="77777777" w:rsidR="00914B8A" w:rsidRPr="00E244B2" w:rsidRDefault="00000000">
      <w:pPr>
        <w:numPr>
          <w:ilvl w:val="0"/>
          <w:numId w:val="3"/>
        </w:numPr>
        <w:ind w:firstLine="482"/>
        <w:rPr>
          <w:b/>
          <w:bCs/>
          <w:color w:val="000000" w:themeColor="text1"/>
        </w:rPr>
      </w:pPr>
      <w:r w:rsidRPr="00E244B2">
        <w:rPr>
          <w:b/>
          <w:bCs/>
          <w:color w:val="000000" w:themeColor="text1"/>
        </w:rPr>
        <w:t>物理过程中带来的物理约束：</w:t>
      </w:r>
    </w:p>
    <w:p w14:paraId="4192A828" w14:textId="0377FC81" w:rsidR="00A71FEC" w:rsidRPr="00E244B2" w:rsidRDefault="00A71FEC" w:rsidP="00A71FEC">
      <w:pPr>
        <w:ind w:firstLine="480"/>
        <w:rPr>
          <w:color w:val="000000" w:themeColor="text1"/>
        </w:rPr>
      </w:pPr>
      <w:r w:rsidRPr="00E244B2">
        <w:rPr>
          <w:color w:val="000000" w:themeColor="text1"/>
        </w:rPr>
        <w:t>设</w:t>
      </w:r>
      <w:r w:rsidRPr="00E244B2">
        <w:rPr>
          <w:color w:val="000000" w:themeColor="text1"/>
          <w:position w:val="-6"/>
        </w:rPr>
        <w:object w:dxaOrig="200" w:dyaOrig="220" w14:anchorId="52BA18D9">
          <v:shape id="_x0000_i1075" type="#_x0000_t75" style="width:9.75pt;height:11pt" o:ole="">
            <v:imagedata r:id="rId109" o:title=""/>
          </v:shape>
          <o:OLEObject Type="Embed" ProgID="Equation.DSMT4" ShapeID="_x0000_i1075" DrawAspect="Content" ObjectID="_1852640972" r:id="rId110"/>
        </w:object>
      </w:r>
      <w:r w:rsidRPr="00E244B2">
        <w:rPr>
          <w:color w:val="000000" w:themeColor="text1"/>
        </w:rPr>
        <w:t>为研究的大区域，</w:t>
      </w:r>
      <w:r w:rsidR="00B7040B" w:rsidRPr="00E244B2">
        <w:rPr>
          <w:color w:val="000000" w:themeColor="text1"/>
          <w:position w:val="-12"/>
        </w:rPr>
        <w:object w:dxaOrig="740" w:dyaOrig="380" w14:anchorId="1FFA172B">
          <v:shape id="_x0000_i1076" type="#_x0000_t75" style="width:36.6pt;height:20.15pt" o:ole="">
            <v:imagedata r:id="rId111" o:title=""/>
          </v:shape>
          <o:OLEObject Type="Embed" ProgID="Equation.DSMT4" ShapeID="_x0000_i1076" DrawAspect="Content" ObjectID="_1852640973" r:id="rId112"/>
        </w:object>
      </w:r>
      <w:r w:rsidRPr="00E244B2">
        <w:rPr>
          <w:color w:val="000000" w:themeColor="text1"/>
        </w:rPr>
        <w:t>为区域</w:t>
      </w:r>
      <w:r w:rsidRPr="00E244B2">
        <w:rPr>
          <w:i/>
          <w:iCs/>
          <w:color w:val="000000" w:themeColor="text1"/>
        </w:rPr>
        <w:t>a</w:t>
      </w:r>
      <w:r w:rsidRPr="00E244B2">
        <w:rPr>
          <w:color w:val="000000" w:themeColor="text1"/>
        </w:rPr>
        <w:t>内的省份，</w:t>
      </w:r>
      <w:r w:rsidR="00B7040B" w:rsidRPr="00E244B2">
        <w:rPr>
          <w:color w:val="000000" w:themeColor="text1"/>
          <w:position w:val="-14"/>
        </w:rPr>
        <w:object w:dxaOrig="700" w:dyaOrig="400" w14:anchorId="1AC3B2D2">
          <v:shape id="_x0000_i1077" type="#_x0000_t75" style="width:36.6pt;height:20.15pt" o:ole="">
            <v:imagedata r:id="rId113" o:title=""/>
          </v:shape>
          <o:OLEObject Type="Embed" ProgID="Equation.DSMT4" ShapeID="_x0000_i1077" DrawAspect="Content" ObjectID="_1852640974" r:id="rId114"/>
        </w:object>
      </w:r>
      <w:r w:rsidRPr="00E244B2">
        <w:rPr>
          <w:color w:val="000000" w:themeColor="text1"/>
        </w:rPr>
        <w:t>为省份</w:t>
      </w:r>
      <w:r w:rsidRPr="00E244B2">
        <w:rPr>
          <w:i/>
          <w:iCs/>
          <w:color w:val="000000" w:themeColor="text1"/>
        </w:rPr>
        <w:t>p</w:t>
      </w:r>
      <w:r w:rsidRPr="00E244B2">
        <w:rPr>
          <w:color w:val="000000" w:themeColor="text1"/>
        </w:rPr>
        <w:t>内的供需平衡分区，</w:t>
      </w:r>
      <w:r w:rsidR="00B7040B" w:rsidRPr="00E244B2">
        <w:rPr>
          <w:color w:val="000000" w:themeColor="text1"/>
          <w:position w:val="-14"/>
        </w:rPr>
        <w:object w:dxaOrig="760" w:dyaOrig="400" w14:anchorId="43782FCB">
          <v:shape id="_x0000_i1078" type="#_x0000_t75" style="width:36.6pt;height:20.15pt" o:ole="">
            <v:imagedata r:id="rId115" o:title=""/>
          </v:shape>
          <o:OLEObject Type="Embed" ProgID="Equation.DSMT4" ShapeID="_x0000_i1078" DrawAspect="Content" ObjectID="_1852640975" r:id="rId116"/>
        </w:object>
      </w:r>
      <w:r w:rsidRPr="00E244B2">
        <w:rPr>
          <w:color w:val="000000" w:themeColor="text1"/>
        </w:rPr>
        <w:t>为省份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内的煤电机组，</w:t>
      </w:r>
      <w:r w:rsidR="00B7040B" w:rsidRPr="00E244B2">
        <w:rPr>
          <w:color w:val="000000" w:themeColor="text1"/>
          <w:position w:val="-6"/>
        </w:rPr>
        <w:object w:dxaOrig="520" w:dyaOrig="279" w14:anchorId="1EE07AB6">
          <v:shape id="_x0000_i1079" type="#_x0000_t75" style="width:26.25pt;height:14.05pt" o:ole="">
            <v:imagedata r:id="rId117" o:title=""/>
          </v:shape>
          <o:OLEObject Type="Embed" ProgID="Equation.DSMT4" ShapeID="_x0000_i1079" DrawAspect="Content" ObjectID="_1852640976" r:id="rId118"/>
        </w:object>
      </w:r>
      <w:r w:rsidRPr="00E244B2">
        <w:rPr>
          <w:color w:val="000000" w:themeColor="text1"/>
        </w:rPr>
        <w:t>为调度时段。</w:t>
      </w:r>
    </w:p>
    <w:p w14:paraId="624E95B9" w14:textId="636C8424" w:rsidR="00A71FEC" w:rsidRPr="00E244B2" w:rsidRDefault="00B7040B" w:rsidP="00A71FEC">
      <w:pPr>
        <w:ind w:firstLine="480"/>
        <w:rPr>
          <w:color w:val="000000" w:themeColor="text1"/>
        </w:rPr>
      </w:pPr>
      <w:r w:rsidRPr="00E244B2">
        <w:rPr>
          <w:color w:val="000000" w:themeColor="text1"/>
        </w:rPr>
        <w:t>煤电机组运行过程中主要受到最小稳定燃烧、最大技术出力、启停状态、爬坡能力、最小连续开停机时间、旋转备用以及计划检修等因素限制。</w:t>
      </w:r>
    </w:p>
    <w:p w14:paraId="5F9C67A6" w14:textId="64C94C01" w:rsidR="00A71FEC" w:rsidRPr="00E244B2" w:rsidRDefault="00B7040B" w:rsidP="00A71FEC">
      <w:pPr>
        <w:ind w:firstLine="482"/>
        <w:rPr>
          <w:b/>
          <w:bCs/>
          <w:color w:val="000000" w:themeColor="text1"/>
        </w:rPr>
      </w:pPr>
      <w:r w:rsidRPr="00E244B2">
        <w:rPr>
          <w:rFonts w:hint="eastAsia"/>
          <w:b/>
          <w:bCs/>
          <w:color w:val="000000" w:themeColor="text1"/>
        </w:rPr>
        <w:t>（</w:t>
      </w:r>
      <w:r w:rsidRPr="00E244B2">
        <w:rPr>
          <w:b/>
          <w:bCs/>
          <w:color w:val="000000" w:themeColor="text1"/>
        </w:rPr>
        <w:t>1</w:t>
      </w:r>
      <w:r w:rsidRPr="00E244B2">
        <w:rPr>
          <w:rFonts w:hint="eastAsia"/>
          <w:b/>
          <w:bCs/>
          <w:color w:val="000000" w:themeColor="text1"/>
        </w:rPr>
        <w:t>）启停逻辑约束</w:t>
      </w:r>
    </w:p>
    <w:p w14:paraId="74ADC8F0" w14:textId="2E92ABD3" w:rsidR="00A71FEC" w:rsidRPr="00E244B2" w:rsidRDefault="0043488C" w:rsidP="00A71FEC">
      <w:pPr>
        <w:ind w:firstLine="480"/>
        <w:rPr>
          <w:color w:val="000000" w:themeColor="text1"/>
        </w:rPr>
      </w:pPr>
      <w:r w:rsidRPr="00E244B2">
        <w:rPr>
          <w:color w:val="000000" w:themeColor="text1"/>
        </w:rPr>
        <w:t>定义</w:t>
      </w:r>
      <w:r w:rsidRPr="00E244B2">
        <w:rPr>
          <w:rFonts w:hint="eastAsia"/>
          <w:color w:val="000000" w:themeColor="text1"/>
        </w:rPr>
        <w:t>：</w:t>
      </w:r>
    </w:p>
    <w:p w14:paraId="01E6354E" w14:textId="57401FFB" w:rsidR="0043488C" w:rsidRPr="00E244B2" w:rsidRDefault="0043488C" w:rsidP="0043488C">
      <w:pPr>
        <w:ind w:firstLine="480"/>
        <w:jc w:val="center"/>
        <w:rPr>
          <w:color w:val="000000" w:themeColor="text1"/>
        </w:rPr>
      </w:pPr>
      <w:r w:rsidRPr="00E244B2">
        <w:rPr>
          <w:color w:val="000000" w:themeColor="text1"/>
          <w:position w:val="-14"/>
        </w:rPr>
        <w:object w:dxaOrig="1280" w:dyaOrig="400" w14:anchorId="2DA3EBCA">
          <v:shape id="_x0000_i1080" type="#_x0000_t75" style="width:65.3pt;height:20.15pt" o:ole="">
            <v:imagedata r:id="rId119" o:title=""/>
          </v:shape>
          <o:OLEObject Type="Embed" ProgID="Equation.DSMT4" ShapeID="_x0000_i1080" DrawAspect="Content" ObjectID="_1852640977" r:id="rId120"/>
        </w:object>
      </w:r>
    </w:p>
    <w:p w14:paraId="5FE36582" w14:textId="60180131" w:rsidR="00A71FEC" w:rsidRPr="00E244B2" w:rsidRDefault="0043488C" w:rsidP="00A71FEC">
      <w:pPr>
        <w:ind w:firstLine="480"/>
        <w:rPr>
          <w:color w:val="000000" w:themeColor="text1"/>
        </w:rPr>
      </w:pPr>
      <w:r w:rsidRPr="00E244B2">
        <w:rPr>
          <w:color w:val="000000" w:themeColor="text1"/>
        </w:rPr>
        <w:t>为大区域</w:t>
      </w:r>
      <w:r w:rsidRPr="00E244B2">
        <w:rPr>
          <w:i/>
          <w:iCs/>
          <w:color w:val="000000" w:themeColor="text1"/>
        </w:rPr>
        <w:t>a</w:t>
      </w:r>
      <w:r w:rsidRPr="00E244B2">
        <w:rPr>
          <w:color w:val="000000" w:themeColor="text1"/>
        </w:rPr>
        <w:t>内省份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中煤电机组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的运行状态，其中</w:t>
      </w:r>
      <w:r w:rsidRPr="00E244B2">
        <w:rPr>
          <w:color w:val="000000" w:themeColor="text1"/>
          <w:position w:val="-14"/>
        </w:rPr>
        <w:object w:dxaOrig="920" w:dyaOrig="400" w14:anchorId="6F61D1D0">
          <v:shape id="_x0000_i1081" type="#_x0000_t75" style="width:44.55pt;height:20.15pt" o:ole="">
            <v:imagedata r:id="rId121" o:title=""/>
          </v:shape>
          <o:OLEObject Type="Embed" ProgID="Equation.DSMT4" ShapeID="_x0000_i1081" DrawAspect="Content" ObjectID="_1852640978" r:id="rId122"/>
        </w:object>
      </w:r>
      <w:r w:rsidRPr="00E244B2">
        <w:rPr>
          <w:color w:val="000000" w:themeColor="text1"/>
        </w:rPr>
        <w:t>表示机组处于运行状态，</w:t>
      </w:r>
      <w:r w:rsidRPr="00E244B2">
        <w:rPr>
          <w:color w:val="000000" w:themeColor="text1"/>
          <w:position w:val="-14"/>
        </w:rPr>
        <w:object w:dxaOrig="960" w:dyaOrig="400" w14:anchorId="55019F1A">
          <v:shape id="_x0000_i1082" type="#_x0000_t75" style="width:49.4pt;height:20.15pt" o:ole="">
            <v:imagedata r:id="rId123" o:title=""/>
          </v:shape>
          <o:OLEObject Type="Embed" ProgID="Equation.DSMT4" ShapeID="_x0000_i1082" DrawAspect="Content" ObjectID="_1852640979" r:id="rId124"/>
        </w:object>
      </w:r>
      <w:r w:rsidRPr="00E244B2">
        <w:rPr>
          <w:color w:val="000000" w:themeColor="text1"/>
        </w:rPr>
        <w:t>表示机组处于停机状态。</w:t>
      </w:r>
    </w:p>
    <w:p w14:paraId="49596268" w14:textId="2124BC32" w:rsidR="00A71FEC" w:rsidRPr="00E244B2" w:rsidRDefault="0043488C" w:rsidP="00A71FEC">
      <w:pPr>
        <w:ind w:firstLine="480"/>
        <w:rPr>
          <w:color w:val="000000" w:themeColor="text1"/>
        </w:rPr>
      </w:pPr>
      <w:r w:rsidRPr="00E244B2">
        <w:rPr>
          <w:color w:val="000000" w:themeColor="text1"/>
        </w:rPr>
        <w:t>定义</w:t>
      </w:r>
      <w:r w:rsidRPr="00E244B2">
        <w:rPr>
          <w:rFonts w:hint="eastAsia"/>
          <w:color w:val="000000" w:themeColor="text1"/>
        </w:rPr>
        <w:t>：</w:t>
      </w:r>
    </w:p>
    <w:p w14:paraId="5A702239" w14:textId="6F13292A" w:rsidR="0043488C" w:rsidRPr="00E244B2" w:rsidRDefault="0043488C" w:rsidP="0043488C">
      <w:pPr>
        <w:ind w:firstLine="480"/>
        <w:jc w:val="center"/>
        <w:rPr>
          <w:color w:val="000000" w:themeColor="text1"/>
        </w:rPr>
      </w:pPr>
      <w:r w:rsidRPr="00E244B2">
        <w:rPr>
          <w:color w:val="000000" w:themeColor="text1"/>
          <w:position w:val="-14"/>
        </w:rPr>
        <w:object w:dxaOrig="1280" w:dyaOrig="400" w14:anchorId="74DB3E90">
          <v:shape id="_x0000_i1083" type="#_x0000_t75" style="width:65.3pt;height:20.15pt" o:ole="">
            <v:imagedata r:id="rId125" o:title=""/>
          </v:shape>
          <o:OLEObject Type="Embed" ProgID="Equation.DSMT4" ShapeID="_x0000_i1083" DrawAspect="Content" ObjectID="_1852640980" r:id="rId126"/>
        </w:object>
      </w:r>
    </w:p>
    <w:p w14:paraId="605280BC" w14:textId="738741E6" w:rsidR="00A71FEC" w:rsidRPr="00E244B2" w:rsidRDefault="0043488C" w:rsidP="00A71FEC">
      <w:pPr>
        <w:ind w:firstLine="480"/>
        <w:rPr>
          <w:color w:val="000000" w:themeColor="text1"/>
        </w:rPr>
      </w:pPr>
      <w:r w:rsidRPr="00E244B2">
        <w:rPr>
          <w:color w:val="000000" w:themeColor="text1"/>
        </w:rPr>
        <w:t>为机组启动状态变量；</w:t>
      </w:r>
    </w:p>
    <w:p w14:paraId="18BF22EA" w14:textId="14C185CF" w:rsidR="00A71FEC" w:rsidRPr="00E244B2" w:rsidRDefault="0043488C" w:rsidP="0043488C">
      <w:pPr>
        <w:ind w:firstLine="480"/>
        <w:jc w:val="center"/>
        <w:rPr>
          <w:color w:val="000000" w:themeColor="text1"/>
        </w:rPr>
      </w:pPr>
      <w:r w:rsidRPr="00E244B2">
        <w:rPr>
          <w:color w:val="000000" w:themeColor="text1"/>
          <w:position w:val="-14"/>
        </w:rPr>
        <w:object w:dxaOrig="1280" w:dyaOrig="400" w14:anchorId="40E6F675">
          <v:shape id="_x0000_i1084" type="#_x0000_t75" style="width:65.3pt;height:20.15pt" o:ole="">
            <v:imagedata r:id="rId127" o:title=""/>
          </v:shape>
          <o:OLEObject Type="Embed" ProgID="Equation.DSMT4" ShapeID="_x0000_i1084" DrawAspect="Content" ObjectID="_1852640981" r:id="rId128"/>
        </w:object>
      </w:r>
    </w:p>
    <w:p w14:paraId="21DBD56A" w14:textId="77777777" w:rsidR="0043488C" w:rsidRPr="00E244B2" w:rsidRDefault="0043488C" w:rsidP="0043488C">
      <w:pPr>
        <w:ind w:firstLine="480"/>
        <w:rPr>
          <w:color w:val="000000" w:themeColor="text1"/>
        </w:rPr>
      </w:pPr>
      <w:r w:rsidRPr="00E244B2">
        <w:rPr>
          <w:rFonts w:hint="eastAsia"/>
          <w:color w:val="000000" w:themeColor="text1"/>
        </w:rPr>
        <w:t>为机组停机状态变量。</w:t>
      </w:r>
    </w:p>
    <w:p w14:paraId="7F0A3B2F" w14:textId="099715C8" w:rsidR="00A71FEC" w:rsidRPr="00E244B2" w:rsidRDefault="0043488C" w:rsidP="0043488C">
      <w:pPr>
        <w:ind w:firstLine="480"/>
        <w:rPr>
          <w:color w:val="000000" w:themeColor="text1"/>
        </w:rPr>
      </w:pPr>
      <w:r w:rsidRPr="00E244B2">
        <w:rPr>
          <w:rFonts w:hint="eastAsia"/>
          <w:color w:val="000000" w:themeColor="text1"/>
        </w:rPr>
        <w:t>对于任意调度时段，应满足：</w:t>
      </w:r>
    </w:p>
    <w:p w14:paraId="3BB891A1" w14:textId="2B6A3035" w:rsidR="00A71FEC" w:rsidRPr="00E244B2" w:rsidRDefault="00E5539E" w:rsidP="00E5539E">
      <w:pPr>
        <w:ind w:firstLine="480"/>
        <w:jc w:val="center"/>
        <w:rPr>
          <w:color w:val="000000" w:themeColor="text1"/>
        </w:rPr>
      </w:pPr>
      <w:r w:rsidRPr="00E244B2">
        <w:rPr>
          <w:color w:val="000000" w:themeColor="text1"/>
          <w:position w:val="-14"/>
        </w:rPr>
        <w:object w:dxaOrig="6160" w:dyaOrig="400" w14:anchorId="78B1735F">
          <v:shape id="_x0000_i1085" type="#_x0000_t75" style="width:308.15pt;height:20.15pt" o:ole="">
            <v:imagedata r:id="rId129" o:title=""/>
          </v:shape>
          <o:OLEObject Type="Embed" ProgID="Equation.DSMT4" ShapeID="_x0000_i1085" DrawAspect="Content" ObjectID="_1852640982" r:id="rId130"/>
        </w:object>
      </w:r>
    </w:p>
    <w:p w14:paraId="48031110" w14:textId="4FB8FD51" w:rsidR="00A71FEC" w:rsidRPr="00E244B2" w:rsidRDefault="00E5539E" w:rsidP="00A71FEC">
      <w:pPr>
        <w:ind w:firstLine="480"/>
        <w:rPr>
          <w:color w:val="000000" w:themeColor="text1"/>
        </w:rPr>
      </w:pPr>
      <w:r w:rsidRPr="00E244B2">
        <w:rPr>
          <w:color w:val="000000" w:themeColor="text1"/>
        </w:rPr>
        <w:t>同一时段内机组不能同时启动和停机，因此：</w:t>
      </w:r>
    </w:p>
    <w:p w14:paraId="2EDCC167" w14:textId="17340E9D" w:rsidR="00A71FEC" w:rsidRPr="00E244B2" w:rsidRDefault="00E5539E" w:rsidP="00E5539E">
      <w:pPr>
        <w:ind w:firstLine="480"/>
        <w:jc w:val="center"/>
        <w:rPr>
          <w:color w:val="000000" w:themeColor="text1"/>
        </w:rPr>
      </w:pPr>
      <w:r w:rsidRPr="00E244B2">
        <w:rPr>
          <w:color w:val="000000" w:themeColor="text1"/>
          <w:position w:val="-14"/>
        </w:rPr>
        <w:object w:dxaOrig="1680" w:dyaOrig="400" w14:anchorId="33D4986D">
          <v:shape id="_x0000_i1086" type="#_x0000_t75" style="width:83pt;height:20.15pt" o:ole="">
            <v:imagedata r:id="rId131" o:title=""/>
          </v:shape>
          <o:OLEObject Type="Embed" ProgID="Equation.DSMT4" ShapeID="_x0000_i1086" DrawAspect="Content" ObjectID="_1852640983" r:id="rId132"/>
        </w:object>
      </w:r>
    </w:p>
    <w:p w14:paraId="6B152E61" w14:textId="2D1E81C2" w:rsidR="00A71FEC" w:rsidRPr="00E244B2" w:rsidRDefault="00E5539E" w:rsidP="00A71FEC">
      <w:pPr>
        <w:ind w:firstLine="482"/>
        <w:rPr>
          <w:b/>
          <w:bCs/>
          <w:color w:val="000000" w:themeColor="text1"/>
        </w:rPr>
      </w:pPr>
      <w:commentRangeStart w:id="0"/>
      <w:commentRangeStart w:id="1"/>
      <w:r w:rsidRPr="00E244B2">
        <w:rPr>
          <w:rFonts w:hint="eastAsia"/>
          <w:b/>
          <w:bCs/>
          <w:color w:val="000000" w:themeColor="text1"/>
        </w:rPr>
        <w:t>（</w:t>
      </w:r>
      <w:r w:rsidRPr="00E244B2">
        <w:rPr>
          <w:b/>
          <w:bCs/>
          <w:color w:val="000000" w:themeColor="text1"/>
        </w:rPr>
        <w:t>2</w:t>
      </w:r>
      <w:r w:rsidRPr="00E244B2">
        <w:rPr>
          <w:rFonts w:hint="eastAsia"/>
          <w:b/>
          <w:bCs/>
          <w:color w:val="000000" w:themeColor="text1"/>
        </w:rPr>
        <w:t>）计划检修状态输入</w:t>
      </w:r>
      <w:commentRangeEnd w:id="0"/>
      <w:r w:rsidR="00900BDD" w:rsidRPr="00E244B2">
        <w:rPr>
          <w:rStyle w:val="ab"/>
          <w:b/>
          <w:bCs/>
          <w:color w:val="000000" w:themeColor="text1"/>
          <w:sz w:val="24"/>
          <w:szCs w:val="24"/>
        </w:rPr>
        <w:commentReference w:id="0"/>
      </w:r>
      <w:commentRangeEnd w:id="1"/>
      <w:r w:rsidR="000C1940" w:rsidRPr="00E244B2">
        <w:rPr>
          <w:rStyle w:val="ab"/>
          <w:b/>
          <w:bCs/>
          <w:color w:val="000000" w:themeColor="text1"/>
          <w:sz w:val="24"/>
          <w:szCs w:val="24"/>
        </w:rPr>
        <w:commentReference w:id="1"/>
      </w:r>
    </w:p>
    <w:p w14:paraId="127ECA36" w14:textId="6B1F82A7" w:rsidR="00A71FEC" w:rsidRPr="00E244B2" w:rsidRDefault="00E5539E" w:rsidP="00A71FEC">
      <w:pPr>
        <w:ind w:firstLine="480"/>
        <w:rPr>
          <w:color w:val="000000" w:themeColor="text1"/>
        </w:rPr>
      </w:pPr>
      <w:r w:rsidRPr="00E244B2">
        <w:rPr>
          <w:color w:val="000000" w:themeColor="text1"/>
        </w:rPr>
        <w:t>煤电机组的年度或月度检修安排在</w:t>
      </w:r>
      <w:r w:rsidR="00F94DE5" w:rsidRPr="00E244B2">
        <w:rPr>
          <w:rFonts w:hint="eastAsia"/>
          <w:color w:val="000000" w:themeColor="text1"/>
        </w:rPr>
        <w:t>运行模拟</w:t>
      </w:r>
      <w:r w:rsidRPr="00E244B2">
        <w:rPr>
          <w:color w:val="000000" w:themeColor="text1"/>
        </w:rPr>
        <w:t>计算前根据各省已有的年度检修计划、机组检修安排等信息预先确定，并作为模型的外生输入。</w:t>
      </w:r>
    </w:p>
    <w:p w14:paraId="61F83AA7" w14:textId="631DEAC3" w:rsidR="00A71FEC" w:rsidRPr="00E244B2" w:rsidRDefault="00C23815" w:rsidP="00A71FEC">
      <w:pPr>
        <w:ind w:firstLine="480"/>
        <w:rPr>
          <w:color w:val="000000" w:themeColor="text1"/>
        </w:rPr>
      </w:pPr>
      <w:r w:rsidRPr="00E244B2">
        <w:rPr>
          <w:color w:val="000000" w:themeColor="text1"/>
        </w:rPr>
        <w:t>定义：</w:t>
      </w:r>
    </w:p>
    <w:p w14:paraId="0CB78CF2" w14:textId="4A507DD2" w:rsidR="00A71FEC" w:rsidRPr="00E244B2" w:rsidRDefault="00C23815" w:rsidP="00C23815">
      <w:pPr>
        <w:ind w:firstLine="480"/>
        <w:jc w:val="center"/>
        <w:rPr>
          <w:color w:val="000000" w:themeColor="text1"/>
        </w:rPr>
      </w:pPr>
      <w:r w:rsidRPr="00E244B2">
        <w:rPr>
          <w:color w:val="000000" w:themeColor="text1"/>
          <w:position w:val="-14"/>
        </w:rPr>
        <w:object w:dxaOrig="1320" w:dyaOrig="400" w14:anchorId="33406FFD">
          <v:shape id="_x0000_i1087" type="#_x0000_t75" style="width:65.3pt;height:20.15pt" o:ole="">
            <v:imagedata r:id="rId137" o:title=""/>
          </v:shape>
          <o:OLEObject Type="Embed" ProgID="Equation.DSMT4" ShapeID="_x0000_i1087" DrawAspect="Content" ObjectID="_1852640984" r:id="rId138"/>
        </w:object>
      </w:r>
    </w:p>
    <w:p w14:paraId="3167A7C1" w14:textId="393EF5DE" w:rsidR="00A71FEC" w:rsidRPr="00E244B2" w:rsidRDefault="00761A46" w:rsidP="00A71FEC">
      <w:pPr>
        <w:ind w:firstLine="480"/>
        <w:rPr>
          <w:color w:val="000000" w:themeColor="text1"/>
        </w:rPr>
      </w:pPr>
      <w:r w:rsidRPr="00E244B2">
        <w:rPr>
          <w:color w:val="000000" w:themeColor="text1"/>
        </w:rPr>
        <w:t>为煤电机组计划检修状态输入参数，其中：</w:t>
      </w:r>
    </w:p>
    <w:p w14:paraId="13CAEF07" w14:textId="1ECB7888" w:rsidR="00A71FEC" w:rsidRPr="00E244B2" w:rsidRDefault="00D50677" w:rsidP="001E737B">
      <w:pPr>
        <w:ind w:firstLine="480"/>
        <w:jc w:val="center"/>
        <w:rPr>
          <w:color w:val="000000" w:themeColor="text1"/>
        </w:rPr>
      </w:pPr>
      <w:r w:rsidRPr="00E244B2">
        <w:rPr>
          <w:color w:val="000000" w:themeColor="text1"/>
          <w:position w:val="-32"/>
        </w:rPr>
        <w:object w:dxaOrig="3940" w:dyaOrig="760" w14:anchorId="79A7BF36">
          <v:shape id="_x0000_i1088" type="#_x0000_t75" style="width:197.7pt;height:36.6pt" o:ole="">
            <v:imagedata r:id="rId139" o:title=""/>
          </v:shape>
          <o:OLEObject Type="Embed" ProgID="Equation.DSMT4" ShapeID="_x0000_i1088" DrawAspect="Content" ObjectID="_1852640985" r:id="rId140"/>
        </w:object>
      </w:r>
    </w:p>
    <w:p w14:paraId="2663835B" w14:textId="6CAB52E0" w:rsidR="00A71FEC" w:rsidRPr="00E244B2" w:rsidRDefault="00D50677" w:rsidP="00A71FEC">
      <w:pPr>
        <w:ind w:firstLine="480"/>
        <w:rPr>
          <w:b/>
          <w:bCs/>
          <w:color w:val="000000" w:themeColor="text1"/>
        </w:rPr>
      </w:pPr>
      <w:r w:rsidRPr="00E244B2">
        <w:rPr>
          <w:color w:val="000000" w:themeColor="text1"/>
        </w:rPr>
        <w:t>需要特别说明，</w:t>
      </w:r>
      <w:r w:rsidRPr="00E244B2">
        <w:rPr>
          <w:color w:val="000000" w:themeColor="text1"/>
          <w:position w:val="-14"/>
        </w:rPr>
        <w:object w:dxaOrig="620" w:dyaOrig="400" w14:anchorId="30A63E61">
          <v:shape id="_x0000_i1089" type="#_x0000_t75" style="width:31.1pt;height:20.15pt" o:ole="">
            <v:imagedata r:id="rId141" o:title=""/>
          </v:shape>
          <o:OLEObject Type="Embed" ProgID="Equation.DSMT4" ShapeID="_x0000_i1089" DrawAspect="Content" ObjectID="_1852640986" r:id="rId142"/>
        </w:object>
      </w:r>
      <w:r w:rsidR="001E76C5" w:rsidRPr="00E244B2">
        <w:rPr>
          <w:color w:val="000000" w:themeColor="text1"/>
        </w:rPr>
        <w:t>为</w:t>
      </w:r>
      <w:r w:rsidR="001E76C5" w:rsidRPr="00E244B2">
        <w:rPr>
          <w:b/>
          <w:bCs/>
          <w:color w:val="000000" w:themeColor="text1"/>
        </w:rPr>
        <w:t>已知参数，而非优化决策变量。</w:t>
      </w:r>
    </w:p>
    <w:p w14:paraId="35667168" w14:textId="30145AD3" w:rsidR="00A71FEC" w:rsidRPr="00E244B2" w:rsidRDefault="00CD2F87" w:rsidP="00A71FEC">
      <w:pPr>
        <w:ind w:firstLine="480"/>
        <w:rPr>
          <w:color w:val="000000" w:themeColor="text1"/>
        </w:rPr>
      </w:pPr>
      <w:r w:rsidRPr="00E244B2">
        <w:rPr>
          <w:color w:val="000000" w:themeColor="text1"/>
        </w:rPr>
        <w:t>煤电机组运行状态必须服从既定检修计划，因此：</w:t>
      </w:r>
    </w:p>
    <w:p w14:paraId="0B8C68E7" w14:textId="3C1B53A5" w:rsidR="00A71FEC" w:rsidRPr="00E244B2" w:rsidRDefault="00CD2F87" w:rsidP="00CD2F87">
      <w:pPr>
        <w:ind w:firstLine="480"/>
        <w:jc w:val="center"/>
        <w:rPr>
          <w:color w:val="000000" w:themeColor="text1"/>
        </w:rPr>
      </w:pPr>
      <w:r w:rsidRPr="00E244B2">
        <w:rPr>
          <w:color w:val="000000" w:themeColor="text1"/>
          <w:position w:val="-14"/>
        </w:rPr>
        <w:object w:dxaOrig="4860" w:dyaOrig="400" w14:anchorId="296C03CB">
          <v:shape id="_x0000_i1090" type="#_x0000_t75" style="width:243.45pt;height:20.15pt" o:ole="">
            <v:imagedata r:id="rId143" o:title=""/>
          </v:shape>
          <o:OLEObject Type="Embed" ProgID="Equation.DSMT4" ShapeID="_x0000_i1090" DrawAspect="Content" ObjectID="_1852640987" r:id="rId144"/>
        </w:object>
      </w:r>
    </w:p>
    <w:p w14:paraId="52C29016" w14:textId="090220FB" w:rsidR="00A71FEC" w:rsidRPr="00E244B2" w:rsidRDefault="00CD2F87" w:rsidP="00A71FEC">
      <w:pPr>
        <w:ind w:firstLine="480"/>
        <w:rPr>
          <w:color w:val="000000" w:themeColor="text1"/>
        </w:rPr>
      </w:pPr>
      <w:r w:rsidRPr="00E244B2">
        <w:rPr>
          <w:color w:val="000000" w:themeColor="text1"/>
        </w:rPr>
        <w:t>当</w:t>
      </w:r>
      <w:r w:rsidRPr="00E244B2">
        <w:rPr>
          <w:color w:val="000000" w:themeColor="text1"/>
          <w:position w:val="-14"/>
        </w:rPr>
        <w:object w:dxaOrig="960" w:dyaOrig="400" w14:anchorId="258675A1">
          <v:shape id="_x0000_i1091" type="#_x0000_t75" style="width:49.4pt;height:20.15pt" o:ole="">
            <v:imagedata r:id="rId145" o:title=""/>
          </v:shape>
          <o:OLEObject Type="Embed" ProgID="Equation.DSMT4" ShapeID="_x0000_i1091" DrawAspect="Content" ObjectID="_1852640988" r:id="rId146"/>
        </w:object>
      </w:r>
      <w:r w:rsidRPr="00E244B2">
        <w:rPr>
          <w:rFonts w:hint="eastAsia"/>
          <w:color w:val="000000" w:themeColor="text1"/>
        </w:rPr>
        <w:t>时，有</w:t>
      </w:r>
      <w:r w:rsidRPr="00E244B2">
        <w:rPr>
          <w:color w:val="000000" w:themeColor="text1"/>
          <w:position w:val="-14"/>
        </w:rPr>
        <w:object w:dxaOrig="960" w:dyaOrig="400" w14:anchorId="77D62AE9">
          <v:shape id="_x0000_i1092" type="#_x0000_t75" style="width:49.4pt;height:20.15pt" o:ole="">
            <v:imagedata r:id="rId147" o:title=""/>
          </v:shape>
          <o:OLEObject Type="Embed" ProgID="Equation.DSMT4" ShapeID="_x0000_i1092" DrawAspect="Content" ObjectID="_1852640989" r:id="rId148"/>
        </w:object>
      </w:r>
      <w:r w:rsidRPr="00E244B2">
        <w:rPr>
          <w:rFonts w:hint="eastAsia"/>
          <w:color w:val="000000" w:themeColor="text1"/>
        </w:rPr>
        <w:t>，</w:t>
      </w:r>
      <w:r w:rsidRPr="00E244B2">
        <w:rPr>
          <w:color w:val="000000" w:themeColor="text1"/>
        </w:rPr>
        <w:t>即机组必须按照输入的检修计划停机；当</w:t>
      </w:r>
      <w:r w:rsidRPr="00E244B2">
        <w:rPr>
          <w:color w:val="000000" w:themeColor="text1"/>
          <w:position w:val="-14"/>
        </w:rPr>
        <w:object w:dxaOrig="999" w:dyaOrig="400" w14:anchorId="1A7D5C1B">
          <v:shape id="_x0000_i1093" type="#_x0000_t75" style="width:50.05pt;height:20.15pt" o:ole="">
            <v:imagedata r:id="rId149" o:title=""/>
          </v:shape>
          <o:OLEObject Type="Embed" ProgID="Equation.DSMT4" ShapeID="_x0000_i1093" DrawAspect="Content" ObjectID="_1852640990" r:id="rId150"/>
        </w:object>
      </w:r>
      <w:r w:rsidRPr="00E244B2">
        <w:rPr>
          <w:rFonts w:hint="eastAsia"/>
          <w:color w:val="000000" w:themeColor="text1"/>
        </w:rPr>
        <w:t>时，</w:t>
      </w:r>
      <w:r w:rsidRPr="00E244B2">
        <w:rPr>
          <w:color w:val="000000" w:themeColor="text1"/>
        </w:rPr>
        <w:t>机组是否运行仍由系统优化调度决定。</w:t>
      </w:r>
    </w:p>
    <w:p w14:paraId="48070C60" w14:textId="5F548C97" w:rsidR="00A71FEC" w:rsidRPr="00E244B2" w:rsidRDefault="00CD2F87" w:rsidP="00A71FEC">
      <w:pPr>
        <w:ind w:firstLine="482"/>
        <w:rPr>
          <w:b/>
          <w:bCs/>
          <w:color w:val="000000" w:themeColor="text1"/>
        </w:rPr>
      </w:pPr>
      <w:commentRangeStart w:id="2"/>
      <w:r w:rsidRPr="00E244B2">
        <w:rPr>
          <w:b/>
          <w:bCs/>
          <w:color w:val="000000" w:themeColor="text1"/>
        </w:rPr>
        <w:t>（</w:t>
      </w:r>
      <w:r w:rsidRPr="00E244B2">
        <w:rPr>
          <w:b/>
          <w:bCs/>
          <w:color w:val="000000" w:themeColor="text1"/>
        </w:rPr>
        <w:t>3</w:t>
      </w:r>
      <w:r w:rsidRPr="00E244B2">
        <w:rPr>
          <w:b/>
          <w:bCs/>
          <w:color w:val="000000" w:themeColor="text1"/>
        </w:rPr>
        <w:t>）出力上下限约束</w:t>
      </w:r>
      <w:commentRangeEnd w:id="2"/>
      <w:r w:rsidR="005B6571" w:rsidRPr="00E244B2">
        <w:rPr>
          <w:rStyle w:val="ab"/>
          <w:b/>
          <w:bCs/>
          <w:color w:val="000000" w:themeColor="text1"/>
          <w:sz w:val="24"/>
          <w:szCs w:val="24"/>
        </w:rPr>
        <w:commentReference w:id="2"/>
      </w:r>
    </w:p>
    <w:p w14:paraId="374834F4" w14:textId="3E9AC10F" w:rsidR="00A71FEC" w:rsidRPr="004427AC" w:rsidRDefault="000C5A8C" w:rsidP="00A71FEC">
      <w:pPr>
        <w:ind w:firstLine="480"/>
        <w:rPr>
          <w:color w:val="7030A0"/>
        </w:rPr>
      </w:pPr>
      <w:r w:rsidRPr="004427AC">
        <w:rPr>
          <w:color w:val="7030A0"/>
        </w:rPr>
        <w:t>煤电机组在供暖期与非供暖期受供热方式、热电耦合关系及机组运行工况影响，其允许的最小技术出力和最大技术出力存在差异。因此，根据时段</w:t>
      </w:r>
      <w:r w:rsidRPr="004427AC">
        <w:rPr>
          <w:color w:val="7030A0"/>
        </w:rPr>
        <w:t>t</w:t>
      </w:r>
      <w:r w:rsidRPr="004427AC">
        <w:rPr>
          <w:color w:val="7030A0"/>
        </w:rPr>
        <w:t>所处运行时期，分别设置供暖期和非供暖期的出力上下限。</w:t>
      </w:r>
    </w:p>
    <w:p w14:paraId="3CFEC79B" w14:textId="7518FA18" w:rsidR="000C5A8C" w:rsidRPr="004427AC" w:rsidRDefault="001A7FB0" w:rsidP="00A71FEC">
      <w:pPr>
        <w:ind w:firstLine="480"/>
        <w:rPr>
          <w:color w:val="7030A0"/>
        </w:rPr>
      </w:pPr>
      <w:r w:rsidRPr="004427AC">
        <w:rPr>
          <w:color w:val="7030A0"/>
        </w:rPr>
        <w:t>定义</w:t>
      </w:r>
      <w:r w:rsidR="0035774C" w:rsidRPr="004427AC">
        <w:rPr>
          <w:color w:val="7030A0"/>
          <w:position w:val="-14"/>
        </w:rPr>
        <w:object w:dxaOrig="1600" w:dyaOrig="400" w14:anchorId="06B4D0FD">
          <v:shape id="_x0000_i1094" type="#_x0000_t75" style="width:79.95pt;height:20.15pt" o:ole="">
            <v:imagedata r:id="rId151" o:title=""/>
          </v:shape>
          <o:OLEObject Type="Embed" ProgID="Equation.DSMT4" ShapeID="_x0000_i1094" DrawAspect="Content" ObjectID="_1852640991" r:id="rId152"/>
        </w:object>
      </w:r>
      <w:r w:rsidR="00C07C01" w:rsidRPr="004427AC">
        <w:rPr>
          <w:color w:val="7030A0"/>
        </w:rPr>
        <w:t>分别为煤电机组</w:t>
      </w:r>
      <w:r w:rsidR="00C07C01" w:rsidRPr="004427AC">
        <w:rPr>
          <w:i/>
          <w:iCs/>
          <w:color w:val="7030A0"/>
        </w:rPr>
        <w:t>i</w:t>
      </w:r>
      <w:r w:rsidR="00C07C01" w:rsidRPr="004427AC">
        <w:rPr>
          <w:color w:val="7030A0"/>
        </w:rPr>
        <w:t>在供暖期的最小技术出力和考虑机组受阻后的最大可用出力；</w:t>
      </w:r>
      <w:r w:rsidR="0035774C" w:rsidRPr="004427AC">
        <w:rPr>
          <w:color w:val="7030A0"/>
          <w:position w:val="-14"/>
        </w:rPr>
        <w:object w:dxaOrig="1620" w:dyaOrig="400" w14:anchorId="18258F55">
          <v:shape id="_x0000_i1095" type="#_x0000_t75" style="width:81.15pt;height:20.15pt" o:ole="">
            <v:imagedata r:id="rId153" o:title=""/>
          </v:shape>
          <o:OLEObject Type="Embed" ProgID="Equation.DSMT4" ShapeID="_x0000_i1095" DrawAspect="Content" ObjectID="_1852640992" r:id="rId154"/>
        </w:object>
      </w:r>
      <w:r w:rsidR="0035774C" w:rsidRPr="004427AC">
        <w:rPr>
          <w:color w:val="7030A0"/>
        </w:rPr>
        <w:t>分别为煤电机组</w:t>
      </w:r>
      <w:r w:rsidR="0035774C" w:rsidRPr="004427AC">
        <w:rPr>
          <w:i/>
          <w:iCs/>
          <w:color w:val="7030A0"/>
        </w:rPr>
        <w:t>i</w:t>
      </w:r>
      <w:r w:rsidR="0035774C" w:rsidRPr="004427AC">
        <w:rPr>
          <w:color w:val="7030A0"/>
        </w:rPr>
        <w:t>在非供暖期的最小技术出力和考虑机组受阻后的最大可用出力。</w:t>
      </w:r>
    </w:p>
    <w:p w14:paraId="471E11DB" w14:textId="311E784E" w:rsidR="000C5A8C" w:rsidRPr="004427AC" w:rsidRDefault="00BA215C" w:rsidP="00A71FEC">
      <w:pPr>
        <w:ind w:firstLine="480"/>
        <w:rPr>
          <w:color w:val="7030A0"/>
        </w:rPr>
      </w:pPr>
      <w:r w:rsidRPr="004427AC">
        <w:rPr>
          <w:color w:val="7030A0"/>
        </w:rPr>
        <w:t>定义供暖期状态参数：</w:t>
      </w:r>
    </w:p>
    <w:p w14:paraId="7CC7357F" w14:textId="37D2535D" w:rsidR="000C5A8C" w:rsidRPr="004427AC" w:rsidRDefault="00BA215C" w:rsidP="00BA215C">
      <w:pPr>
        <w:ind w:firstLine="480"/>
        <w:jc w:val="center"/>
        <w:rPr>
          <w:color w:val="7030A0"/>
        </w:rPr>
      </w:pPr>
      <w:r w:rsidRPr="004427AC">
        <w:rPr>
          <w:color w:val="7030A0"/>
          <w:position w:val="-32"/>
        </w:rPr>
        <w:object w:dxaOrig="3060" w:dyaOrig="760" w14:anchorId="7E999A6C">
          <v:shape id="_x0000_i1096" type="#_x0000_t75" style="width:153.15pt;height:38.45pt" o:ole="">
            <v:imagedata r:id="rId155" o:title=""/>
          </v:shape>
          <o:OLEObject Type="Embed" ProgID="Equation.DSMT4" ShapeID="_x0000_i1096" DrawAspect="Content" ObjectID="_1852640993" r:id="rId156"/>
        </w:object>
      </w:r>
    </w:p>
    <w:p w14:paraId="4ACCF37E" w14:textId="5A780229" w:rsidR="000C5A8C" w:rsidRPr="004427AC" w:rsidRDefault="00BA215C" w:rsidP="00A71FEC">
      <w:pPr>
        <w:ind w:firstLine="480"/>
        <w:rPr>
          <w:color w:val="7030A0"/>
        </w:rPr>
      </w:pPr>
      <w:r w:rsidRPr="004427AC">
        <w:rPr>
          <w:color w:val="7030A0"/>
        </w:rPr>
        <w:t>则煤电机组在时段</w:t>
      </w:r>
      <w:r w:rsidRPr="004427AC">
        <w:rPr>
          <w:i/>
          <w:iCs/>
          <w:color w:val="7030A0"/>
        </w:rPr>
        <w:t>t</w:t>
      </w:r>
      <w:r w:rsidRPr="004427AC">
        <w:rPr>
          <w:color w:val="7030A0"/>
        </w:rPr>
        <w:t>的最小、最大允许出力分别表示为：</w:t>
      </w:r>
    </w:p>
    <w:p w14:paraId="55D04EA6" w14:textId="46F13E6A" w:rsidR="00BA215C" w:rsidRPr="004427AC" w:rsidRDefault="00BC083E" w:rsidP="00BC083E">
      <w:pPr>
        <w:ind w:firstLine="480"/>
        <w:jc w:val="center"/>
        <w:rPr>
          <w:color w:val="7030A0"/>
        </w:rPr>
      </w:pPr>
      <w:r w:rsidRPr="004427AC">
        <w:rPr>
          <w:color w:val="7030A0"/>
          <w:position w:val="-14"/>
        </w:rPr>
        <w:object w:dxaOrig="3340" w:dyaOrig="400" w14:anchorId="7E549062">
          <v:shape id="_x0000_i1097" type="#_x0000_t75" style="width:166.6pt;height:20.15pt" o:ole="">
            <v:imagedata r:id="rId157" o:title=""/>
          </v:shape>
          <o:OLEObject Type="Embed" ProgID="Equation.DSMT4" ShapeID="_x0000_i1097" DrawAspect="Content" ObjectID="_1852640994" r:id="rId158"/>
        </w:object>
      </w:r>
    </w:p>
    <w:p w14:paraId="70B3A883" w14:textId="4298EDE2" w:rsidR="00BA215C" w:rsidRPr="004427AC" w:rsidRDefault="00BC083E" w:rsidP="00BC083E">
      <w:pPr>
        <w:ind w:firstLine="480"/>
        <w:jc w:val="center"/>
        <w:rPr>
          <w:color w:val="7030A0"/>
        </w:rPr>
      </w:pPr>
      <w:r w:rsidRPr="004427AC">
        <w:rPr>
          <w:color w:val="7030A0"/>
          <w:position w:val="-14"/>
        </w:rPr>
        <w:object w:dxaOrig="3400" w:dyaOrig="400" w14:anchorId="2278F390">
          <v:shape id="_x0000_i1098" type="#_x0000_t75" style="width:169.65pt;height:20.15pt" o:ole="">
            <v:imagedata r:id="rId159" o:title=""/>
          </v:shape>
          <o:OLEObject Type="Embed" ProgID="Equation.DSMT4" ShapeID="_x0000_i1098" DrawAspect="Content" ObjectID="_1852640995" r:id="rId160"/>
        </w:object>
      </w:r>
    </w:p>
    <w:p w14:paraId="43A41DB5" w14:textId="55259F3F" w:rsidR="00BA215C" w:rsidRPr="004427AC" w:rsidRDefault="00BC083E" w:rsidP="00A71FEC">
      <w:pPr>
        <w:ind w:firstLine="480"/>
        <w:rPr>
          <w:color w:val="7030A0"/>
        </w:rPr>
      </w:pPr>
      <w:r w:rsidRPr="004427AC">
        <w:rPr>
          <w:color w:val="7030A0"/>
        </w:rPr>
        <w:t>煤电机组处于运行状态时，其实际出力不得低于对应时期的最小技术出力，同时机组实际出力与预留向上旋转备用容量之和不得超过对应时期的最大可用出力，因此应满足：</w:t>
      </w:r>
    </w:p>
    <w:p w14:paraId="4DE609C8" w14:textId="09CAE85A" w:rsidR="00BA215C" w:rsidRPr="004427AC" w:rsidRDefault="00777262" w:rsidP="00777262">
      <w:pPr>
        <w:ind w:firstLine="480"/>
        <w:jc w:val="center"/>
        <w:rPr>
          <w:color w:val="7030A0"/>
        </w:rPr>
      </w:pPr>
      <w:r w:rsidRPr="004427AC">
        <w:rPr>
          <w:color w:val="7030A0"/>
          <w:position w:val="-14"/>
        </w:rPr>
        <w:object w:dxaOrig="3980" w:dyaOrig="400" w14:anchorId="577A6CDC">
          <v:shape id="_x0000_i1099" type="#_x0000_t75" style="width:198.9pt;height:20.15pt" o:ole="">
            <v:imagedata r:id="rId161" o:title=""/>
          </v:shape>
          <o:OLEObject Type="Embed" ProgID="Equation.DSMT4" ShapeID="_x0000_i1099" DrawAspect="Content" ObjectID="_1852640996" r:id="rId162"/>
        </w:object>
      </w:r>
    </w:p>
    <w:p w14:paraId="0A1F14AF" w14:textId="38533BA7" w:rsidR="00BA215C" w:rsidRPr="004427AC" w:rsidRDefault="00777262" w:rsidP="00A71FEC">
      <w:pPr>
        <w:ind w:firstLine="480"/>
        <w:rPr>
          <w:color w:val="7030A0"/>
        </w:rPr>
      </w:pPr>
      <w:r w:rsidRPr="004427AC">
        <w:rPr>
          <w:color w:val="7030A0"/>
        </w:rPr>
        <w:t>其中，</w:t>
      </w:r>
      <w:r w:rsidRPr="004427AC">
        <w:rPr>
          <w:color w:val="7030A0"/>
          <w:position w:val="-14"/>
        </w:rPr>
        <w:object w:dxaOrig="580" w:dyaOrig="400" w14:anchorId="13BC8E94">
          <v:shape id="_x0000_i1100" type="#_x0000_t75" style="width:29.3pt;height:20.15pt" o:ole="">
            <v:imagedata r:id="rId163" o:title=""/>
          </v:shape>
          <o:OLEObject Type="Embed" ProgID="Equation.DSMT4" ShapeID="_x0000_i1100" DrawAspect="Content" ObjectID="_1852640997" r:id="rId164"/>
        </w:object>
      </w:r>
      <w:r w:rsidRPr="004427AC">
        <w:rPr>
          <w:color w:val="7030A0"/>
        </w:rPr>
        <w:t>为煤电机组</w:t>
      </w:r>
      <w:r w:rsidRPr="004427AC">
        <w:rPr>
          <w:color w:val="7030A0"/>
        </w:rPr>
        <w:t>i</w:t>
      </w:r>
      <w:r w:rsidRPr="004427AC">
        <w:rPr>
          <w:color w:val="7030A0"/>
        </w:rPr>
        <w:t>在时段</w:t>
      </w:r>
      <w:r w:rsidRPr="004427AC">
        <w:rPr>
          <w:color w:val="7030A0"/>
        </w:rPr>
        <w:t>t</w:t>
      </w:r>
      <w:r w:rsidRPr="004427AC">
        <w:rPr>
          <w:color w:val="7030A0"/>
        </w:rPr>
        <w:t>的实际有功出力；</w:t>
      </w:r>
      <w:r w:rsidRPr="004427AC">
        <w:rPr>
          <w:color w:val="7030A0"/>
          <w:position w:val="-14"/>
        </w:rPr>
        <w:object w:dxaOrig="600" w:dyaOrig="400" w14:anchorId="43897F30">
          <v:shape id="_x0000_i1101" type="#_x0000_t75" style="width:29.9pt;height:20.15pt" o:ole="">
            <v:imagedata r:id="rId165" o:title=""/>
          </v:shape>
          <o:OLEObject Type="Embed" ProgID="Equation.DSMT4" ShapeID="_x0000_i1101" DrawAspect="Content" ObjectID="_1852640998" r:id="rId166"/>
        </w:object>
      </w:r>
      <w:r w:rsidRPr="004427AC">
        <w:rPr>
          <w:color w:val="7030A0"/>
        </w:rPr>
        <w:t>为机组在时段</w:t>
      </w:r>
      <w:r w:rsidRPr="004427AC">
        <w:rPr>
          <w:color w:val="7030A0"/>
        </w:rPr>
        <w:t>t</w:t>
      </w:r>
      <w:r w:rsidRPr="004427AC">
        <w:rPr>
          <w:color w:val="7030A0"/>
        </w:rPr>
        <w:t>预留的向上旋转备用容量；</w:t>
      </w:r>
      <w:r w:rsidRPr="004427AC">
        <w:rPr>
          <w:color w:val="7030A0"/>
          <w:position w:val="-14"/>
        </w:rPr>
        <w:object w:dxaOrig="580" w:dyaOrig="400" w14:anchorId="68E6BDBE">
          <v:shape id="_x0000_i1102" type="#_x0000_t75" style="width:29.3pt;height:20.15pt" o:ole="">
            <v:imagedata r:id="rId167" o:title=""/>
          </v:shape>
          <o:OLEObject Type="Embed" ProgID="Equation.DSMT4" ShapeID="_x0000_i1102" DrawAspect="Content" ObjectID="_1852640999" r:id="rId168"/>
        </w:object>
      </w:r>
      <w:r w:rsidRPr="004427AC">
        <w:rPr>
          <w:color w:val="7030A0"/>
        </w:rPr>
        <w:t>为机组运行状态变量。供暖期状态参数</w:t>
      </w:r>
      <w:r w:rsidRPr="004427AC">
        <w:rPr>
          <w:color w:val="7030A0"/>
          <w:position w:val="-12"/>
        </w:rPr>
        <w:object w:dxaOrig="260" w:dyaOrig="360" w14:anchorId="2E8EC43D">
          <v:shape id="_x0000_i1103" type="#_x0000_t75" style="width:12.8pt;height:18.3pt" o:ole="">
            <v:imagedata r:id="rId169" o:title=""/>
          </v:shape>
          <o:OLEObject Type="Embed" ProgID="Equation.DSMT4" ShapeID="_x0000_i1103" DrawAspect="Content" ObjectID="_1852641000" r:id="rId170"/>
        </w:object>
      </w:r>
      <w:r w:rsidRPr="004427AC">
        <w:rPr>
          <w:color w:val="7030A0"/>
        </w:rPr>
        <w:t>根据</w:t>
      </w:r>
      <w:r w:rsidRPr="004427AC">
        <w:rPr>
          <w:color w:val="7030A0"/>
        </w:rPr>
        <w:lastRenderedPageBreak/>
        <w:t>各省实际供暖时段预先确定，作为模型输入参数，不作为优化决策变量。</w:t>
      </w:r>
    </w:p>
    <w:p w14:paraId="520ABBAB" w14:textId="2DF0822B" w:rsidR="00A71FEC" w:rsidRPr="00E244B2" w:rsidRDefault="003B302A" w:rsidP="00A71FEC">
      <w:pPr>
        <w:ind w:firstLine="482"/>
        <w:rPr>
          <w:b/>
          <w:bCs/>
          <w:color w:val="000000" w:themeColor="text1"/>
        </w:rPr>
      </w:pPr>
      <w:r w:rsidRPr="00E244B2">
        <w:rPr>
          <w:rFonts w:hint="eastAsia"/>
          <w:b/>
          <w:bCs/>
          <w:color w:val="000000" w:themeColor="text1"/>
        </w:rPr>
        <w:t>（</w:t>
      </w:r>
      <w:r w:rsidRPr="00E244B2">
        <w:rPr>
          <w:b/>
          <w:bCs/>
          <w:color w:val="000000" w:themeColor="text1"/>
        </w:rPr>
        <w:t>4</w:t>
      </w:r>
      <w:r w:rsidRPr="00E244B2">
        <w:rPr>
          <w:b/>
          <w:bCs/>
          <w:color w:val="000000" w:themeColor="text1"/>
        </w:rPr>
        <w:t>）爬坡约束</w:t>
      </w:r>
    </w:p>
    <w:p w14:paraId="082D8799" w14:textId="026A7CC5" w:rsidR="00A71FEC" w:rsidRPr="00E244B2" w:rsidRDefault="0049560A" w:rsidP="00A71FEC">
      <w:pPr>
        <w:ind w:firstLine="480"/>
        <w:rPr>
          <w:color w:val="000000" w:themeColor="text1"/>
        </w:rPr>
      </w:pPr>
      <w:r w:rsidRPr="00E244B2">
        <w:rPr>
          <w:color w:val="000000" w:themeColor="text1"/>
        </w:rPr>
        <w:t>由于锅炉、汽轮机等热力设备存在热惯性，煤电机组在相邻时段之间的出力变化受到爬坡能力限制。</w:t>
      </w:r>
    </w:p>
    <w:p w14:paraId="00CF69F5" w14:textId="24EE1E04" w:rsidR="00A71FEC" w:rsidRPr="00E244B2" w:rsidRDefault="0049560A" w:rsidP="0049560A">
      <w:pPr>
        <w:ind w:firstLine="480"/>
        <w:jc w:val="center"/>
        <w:rPr>
          <w:color w:val="000000" w:themeColor="text1"/>
        </w:rPr>
      </w:pPr>
      <w:r w:rsidRPr="00E244B2">
        <w:rPr>
          <w:color w:val="000000" w:themeColor="text1"/>
          <w:position w:val="-16"/>
        </w:rPr>
        <w:object w:dxaOrig="5440" w:dyaOrig="440" w14:anchorId="3923E816">
          <v:shape id="_x0000_i1104" type="#_x0000_t75" style="width:272.75pt;height:21.95pt" o:ole="">
            <v:imagedata r:id="rId171" o:title=""/>
          </v:shape>
          <o:OLEObject Type="Embed" ProgID="Equation.DSMT4" ShapeID="_x0000_i1104" DrawAspect="Content" ObjectID="_1852641001" r:id="rId172"/>
        </w:object>
      </w:r>
    </w:p>
    <w:p w14:paraId="3CC1FBA0" w14:textId="07F82FE2" w:rsidR="0049560A" w:rsidRPr="00E244B2" w:rsidRDefault="00672E0B" w:rsidP="00A71FEC">
      <w:pPr>
        <w:ind w:firstLine="480"/>
        <w:rPr>
          <w:color w:val="000000" w:themeColor="text1"/>
        </w:rPr>
      </w:pPr>
      <w:r w:rsidRPr="00E244B2">
        <w:rPr>
          <w:color w:val="000000" w:themeColor="text1"/>
        </w:rPr>
        <w:t>向下爬坡约束为：</w:t>
      </w:r>
    </w:p>
    <w:p w14:paraId="1B541401" w14:textId="54000814" w:rsidR="0049560A" w:rsidRPr="00E244B2" w:rsidRDefault="005556B8" w:rsidP="005556B8">
      <w:pPr>
        <w:ind w:firstLine="480"/>
        <w:jc w:val="center"/>
        <w:rPr>
          <w:color w:val="000000" w:themeColor="text1"/>
        </w:rPr>
      </w:pPr>
      <w:r w:rsidRPr="00E244B2">
        <w:rPr>
          <w:bCs/>
          <w:color w:val="000000" w:themeColor="text1"/>
          <w:position w:val="-14"/>
        </w:rPr>
        <w:object w:dxaOrig="4685" w:dyaOrig="400" w14:anchorId="2E82338A">
          <v:shape id="_x0000_i1105" type="#_x0000_t75" alt="" style="width:234.3pt;height:20.15pt" o:ole="">
            <v:imagedata r:id="rId173" o:title=""/>
          </v:shape>
          <o:OLEObject Type="Embed" ProgID="Equation.DSMT4" ShapeID="_x0000_i1105" DrawAspect="Content" ObjectID="_1852641002" r:id="rId174"/>
        </w:object>
      </w:r>
    </w:p>
    <w:p w14:paraId="71A44D86" w14:textId="620DAB4C" w:rsidR="005556B8" w:rsidRPr="00E244B2" w:rsidRDefault="005556B8" w:rsidP="005556B8">
      <w:pPr>
        <w:ind w:firstLine="480"/>
        <w:rPr>
          <w:color w:val="000000" w:themeColor="text1"/>
        </w:rPr>
      </w:pPr>
      <w:r w:rsidRPr="00E244B2">
        <w:rPr>
          <w:color w:val="000000" w:themeColor="text1"/>
        </w:rPr>
        <w:t>式中，</w:t>
      </w:r>
      <w:r w:rsidRPr="00E244B2">
        <w:rPr>
          <w:bCs/>
          <w:color w:val="000000" w:themeColor="text1"/>
          <w:position w:val="-14"/>
        </w:rPr>
        <w:object w:dxaOrig="640" w:dyaOrig="380" w14:anchorId="2CE57C6C">
          <v:shape id="_x0000_i1106" type="#_x0000_t75" alt="" style="width:31.1pt;height:20.15pt" o:ole="">
            <v:imagedata r:id="rId175" o:title=""/>
          </v:shape>
          <o:OLEObject Type="Embed" ProgID="Equation.DSMT4" ShapeID="_x0000_i1106" DrawAspect="Content" ObjectID="_1852641003" r:id="rId176"/>
        </w:object>
      </w:r>
      <w:r w:rsidRPr="00E244B2">
        <w:rPr>
          <w:color w:val="000000" w:themeColor="text1"/>
        </w:rPr>
        <w:t>和</w:t>
      </w:r>
      <w:r w:rsidRPr="00E244B2">
        <w:rPr>
          <w:bCs/>
          <w:color w:val="000000" w:themeColor="text1"/>
          <w:position w:val="-14"/>
        </w:rPr>
        <w:object w:dxaOrig="621" w:dyaOrig="380" w14:anchorId="7AE3154B">
          <v:shape id="_x0000_i1107" type="#_x0000_t75" alt="" style="width:31.1pt;height:20.15pt" o:ole="">
            <v:imagedata r:id="rId177" o:title=""/>
          </v:shape>
          <o:OLEObject Type="Embed" ProgID="Equation.DSMT4" ShapeID="_x0000_i1107" DrawAspect="Content" ObjectID="_1852641004" r:id="rId178"/>
        </w:object>
      </w:r>
      <w:r w:rsidRPr="00E244B2">
        <w:rPr>
          <w:color w:val="000000" w:themeColor="text1"/>
        </w:rPr>
        <w:t>分别为煤电机组的正常向上、向下爬坡能力；</w:t>
      </w:r>
      <w:r w:rsidRPr="00E244B2">
        <w:rPr>
          <w:bCs/>
          <w:color w:val="000000" w:themeColor="text1"/>
          <w:position w:val="-14"/>
        </w:rPr>
        <w:object w:dxaOrig="601" w:dyaOrig="380" w14:anchorId="74B4EB2F">
          <v:shape id="_x0000_i1108" type="#_x0000_t75" alt="" style="width:29.9pt;height:20.15pt" o:ole="">
            <v:imagedata r:id="rId179" o:title=""/>
          </v:shape>
          <o:OLEObject Type="Embed" ProgID="Equation.DSMT4" ShapeID="_x0000_i1108" DrawAspect="Content" ObjectID="_1852641005" r:id="rId180"/>
        </w:object>
      </w:r>
      <w:r w:rsidRPr="00E244B2">
        <w:rPr>
          <w:color w:val="000000" w:themeColor="text1"/>
        </w:rPr>
        <w:t>为启动过程允许的功率变化</w:t>
      </w:r>
      <w:r w:rsidR="009F230D" w:rsidRPr="00E244B2">
        <w:rPr>
          <w:rFonts w:hint="eastAsia"/>
          <w:color w:val="000000" w:themeColor="text1"/>
        </w:rPr>
        <w:t>率</w:t>
      </w:r>
      <w:r w:rsidRPr="00E244B2">
        <w:rPr>
          <w:color w:val="000000" w:themeColor="text1"/>
        </w:rPr>
        <w:t>；</w:t>
      </w:r>
      <w:r w:rsidRPr="00E244B2">
        <w:rPr>
          <w:bCs/>
          <w:color w:val="000000" w:themeColor="text1"/>
          <w:position w:val="-14"/>
        </w:rPr>
        <w:object w:dxaOrig="581" w:dyaOrig="380" w14:anchorId="5BAF5D8A">
          <v:shape id="_x0000_i1109" type="#_x0000_t75" alt="" style="width:29.3pt;height:20.15pt" o:ole="">
            <v:imagedata r:id="rId181" o:title=""/>
          </v:shape>
          <o:OLEObject Type="Embed" ProgID="Equation.DSMT4" ShapeID="_x0000_i1109" DrawAspect="Content" ObjectID="_1852641006" r:id="rId182"/>
        </w:object>
      </w:r>
      <w:r w:rsidRPr="00E244B2">
        <w:rPr>
          <w:color w:val="000000" w:themeColor="text1"/>
        </w:rPr>
        <w:t>为停机过程允许的功率变化</w:t>
      </w:r>
      <w:r w:rsidR="009F230D" w:rsidRPr="00E244B2">
        <w:rPr>
          <w:rFonts w:hint="eastAsia"/>
          <w:color w:val="000000" w:themeColor="text1"/>
        </w:rPr>
        <w:t>率</w:t>
      </w:r>
      <w:r w:rsidRPr="00E244B2">
        <w:rPr>
          <w:color w:val="000000" w:themeColor="text1"/>
        </w:rPr>
        <w:t>。</w:t>
      </w:r>
    </w:p>
    <w:p w14:paraId="07B8A635" w14:textId="77777777" w:rsidR="00812EB5" w:rsidRPr="00E244B2" w:rsidRDefault="00812EB5" w:rsidP="00812EB5">
      <w:pPr>
        <w:ind w:firstLine="482"/>
        <w:rPr>
          <w:b/>
          <w:bCs/>
          <w:color w:val="000000" w:themeColor="text1"/>
        </w:rPr>
      </w:pPr>
      <w:r w:rsidRPr="00E244B2">
        <w:rPr>
          <w:b/>
          <w:bCs/>
          <w:color w:val="000000" w:themeColor="text1"/>
        </w:rPr>
        <w:t>（</w:t>
      </w:r>
      <w:r w:rsidRPr="00E244B2">
        <w:rPr>
          <w:b/>
          <w:bCs/>
          <w:color w:val="000000" w:themeColor="text1"/>
        </w:rPr>
        <w:t>5</w:t>
      </w:r>
      <w:r w:rsidRPr="00E244B2">
        <w:rPr>
          <w:b/>
          <w:bCs/>
          <w:color w:val="000000" w:themeColor="text1"/>
        </w:rPr>
        <w:t>）最小连续开机时间约束</w:t>
      </w:r>
    </w:p>
    <w:p w14:paraId="6591E922" w14:textId="4920EF7F" w:rsidR="00CE50AA" w:rsidRPr="00593A44" w:rsidRDefault="00FD1ECA" w:rsidP="00CE50AA">
      <w:pPr>
        <w:ind w:firstLine="480"/>
        <w:rPr>
          <w:color w:val="7030A0"/>
        </w:rPr>
      </w:pPr>
      <w:r w:rsidRPr="00593A44">
        <w:rPr>
          <w:color w:val="7030A0"/>
        </w:rPr>
        <w:t>采用滚动时间窗累计方式描述煤电机组最小连续开机要求。煤电机组启动后应至少连续运行规定时间，则：</w:t>
      </w:r>
    </w:p>
    <w:p w14:paraId="29A9BBAF" w14:textId="4E60F291" w:rsidR="00CE50AA" w:rsidRPr="00593A44" w:rsidRDefault="00FD1ECA" w:rsidP="00CE50AA">
      <w:pPr>
        <w:ind w:firstLine="480"/>
        <w:jc w:val="center"/>
        <w:rPr>
          <w:color w:val="7030A0"/>
        </w:rPr>
      </w:pPr>
      <w:r w:rsidRPr="00593A44">
        <w:rPr>
          <w:bCs/>
          <w:color w:val="7030A0"/>
          <w:position w:val="-34"/>
        </w:rPr>
        <w:object w:dxaOrig="2320" w:dyaOrig="700" w14:anchorId="62E3CADC">
          <v:shape id="_x0000_i1110" type="#_x0000_t75" alt="" style="width:116.55pt;height:36.6pt" o:ole="">
            <v:imagedata r:id="rId183" o:title=""/>
          </v:shape>
          <o:OLEObject Type="Embed" ProgID="Equation.DSMT4" ShapeID="_x0000_i1110" DrawAspect="Content" ObjectID="_1852641007" r:id="rId184"/>
        </w:object>
      </w:r>
    </w:p>
    <w:p w14:paraId="6F91E57D" w14:textId="38AAACC7" w:rsidR="00CE50AA" w:rsidRPr="00593A44" w:rsidRDefault="00CE50AA" w:rsidP="00CE50AA">
      <w:pPr>
        <w:ind w:firstLine="480"/>
        <w:rPr>
          <w:color w:val="7030A0"/>
        </w:rPr>
      </w:pPr>
      <w:r w:rsidRPr="00593A44">
        <w:rPr>
          <w:color w:val="7030A0"/>
        </w:rPr>
        <w:t>式中，</w:t>
      </w:r>
      <w:r w:rsidRPr="00593A44">
        <w:rPr>
          <w:bCs/>
          <w:color w:val="7030A0"/>
          <w:position w:val="-14"/>
        </w:rPr>
        <w:object w:dxaOrig="482" w:dyaOrig="380" w14:anchorId="57EA35B5">
          <v:shape id="_x0000_i1111" type="#_x0000_t75" alt="" style="width:22.6pt;height:20.15pt" o:ole="">
            <v:imagedata r:id="rId185" o:title=""/>
          </v:shape>
          <o:OLEObject Type="Embed" ProgID="Equation.DSMT4" ShapeID="_x0000_i1111" DrawAspect="Content" ObjectID="_1852641008" r:id="rId186"/>
        </w:object>
      </w:r>
      <w:r w:rsidR="00FD1ECA" w:rsidRPr="00593A44">
        <w:rPr>
          <w:color w:val="7030A0"/>
        </w:rPr>
        <w:t>为煤电机组</w:t>
      </w:r>
      <w:r w:rsidR="00FD1ECA" w:rsidRPr="00593A44">
        <w:rPr>
          <w:i/>
          <w:iCs/>
          <w:color w:val="7030A0"/>
        </w:rPr>
        <w:t>i</w:t>
      </w:r>
      <w:r w:rsidR="00FD1ECA" w:rsidRPr="00593A44">
        <w:rPr>
          <w:color w:val="7030A0"/>
        </w:rPr>
        <w:t>的最小连续开机时间。</w:t>
      </w:r>
    </w:p>
    <w:p w14:paraId="7CFC3EEC" w14:textId="77777777" w:rsidR="00812EB5" w:rsidRPr="00593A44" w:rsidRDefault="00812EB5" w:rsidP="00812EB5">
      <w:pPr>
        <w:ind w:firstLine="482"/>
        <w:rPr>
          <w:b/>
          <w:bCs/>
          <w:color w:val="7030A0"/>
        </w:rPr>
      </w:pPr>
      <w:r w:rsidRPr="00593A44">
        <w:rPr>
          <w:b/>
          <w:bCs/>
          <w:color w:val="7030A0"/>
        </w:rPr>
        <w:t>（</w:t>
      </w:r>
      <w:r w:rsidRPr="00593A44">
        <w:rPr>
          <w:b/>
          <w:bCs/>
          <w:color w:val="7030A0"/>
        </w:rPr>
        <w:t>6</w:t>
      </w:r>
      <w:r w:rsidRPr="00593A44">
        <w:rPr>
          <w:b/>
          <w:bCs/>
          <w:color w:val="7030A0"/>
        </w:rPr>
        <w:t>）最小连续停机时间约束</w:t>
      </w:r>
    </w:p>
    <w:p w14:paraId="7406DE77" w14:textId="2A8BF01F" w:rsidR="00812EB5" w:rsidRPr="00593A44" w:rsidRDefault="00FA6F93" w:rsidP="00812EB5">
      <w:pPr>
        <w:ind w:firstLine="480"/>
        <w:rPr>
          <w:color w:val="7030A0"/>
        </w:rPr>
      </w:pPr>
      <w:r w:rsidRPr="00593A44">
        <w:rPr>
          <w:color w:val="7030A0"/>
        </w:rPr>
        <w:t>采用滚动时间窗累计方式描述煤电机组最小连续停机要求。煤电机组停机后应至少连续停运规定时间，则：</w:t>
      </w:r>
    </w:p>
    <w:p w14:paraId="46916973" w14:textId="6291CDFC" w:rsidR="00812EB5" w:rsidRPr="00593A44" w:rsidRDefault="00FA6F93" w:rsidP="00812EB5">
      <w:pPr>
        <w:ind w:firstLine="480"/>
        <w:jc w:val="center"/>
        <w:rPr>
          <w:color w:val="7030A0"/>
        </w:rPr>
      </w:pPr>
      <w:r w:rsidRPr="00593A44">
        <w:rPr>
          <w:bCs/>
          <w:color w:val="7030A0"/>
          <w:position w:val="-34"/>
        </w:rPr>
        <w:object w:dxaOrig="2680" w:dyaOrig="700" w14:anchorId="76F28314">
          <v:shape id="_x0000_i1112" type="#_x0000_t75" alt="" style="width:134.25pt;height:36.6pt" o:ole="">
            <v:imagedata r:id="rId187" o:title=""/>
          </v:shape>
          <o:OLEObject Type="Embed" ProgID="Equation.DSMT4" ShapeID="_x0000_i1112" DrawAspect="Content" ObjectID="_1852641009" r:id="rId188"/>
        </w:object>
      </w:r>
    </w:p>
    <w:p w14:paraId="5387421C" w14:textId="249AFF04" w:rsidR="00812EB5" w:rsidRPr="00593A44" w:rsidRDefault="00812EB5" w:rsidP="00812EB5">
      <w:pPr>
        <w:ind w:firstLine="480"/>
        <w:rPr>
          <w:color w:val="7030A0"/>
        </w:rPr>
      </w:pPr>
      <w:r w:rsidRPr="00593A44">
        <w:rPr>
          <w:color w:val="7030A0"/>
        </w:rPr>
        <w:t>式中，</w:t>
      </w:r>
      <w:r w:rsidR="006B2B29" w:rsidRPr="00593A44">
        <w:rPr>
          <w:bCs/>
          <w:color w:val="7030A0"/>
          <w:position w:val="-14"/>
        </w:rPr>
        <w:object w:dxaOrig="639" w:dyaOrig="380" w14:anchorId="509B9DA9">
          <v:shape id="_x0000_i1113" type="#_x0000_t75" style="width:31.75pt;height:20.15pt" o:ole="">
            <v:imagedata r:id="rId189" o:title=""/>
          </v:shape>
          <o:OLEObject Type="Embed" ProgID="Equation.DSMT4" ShapeID="_x0000_i1113" DrawAspect="Content" ObjectID="_1852641010" r:id="rId190"/>
        </w:object>
      </w:r>
      <w:r w:rsidR="006B2B29" w:rsidRPr="00593A44">
        <w:rPr>
          <w:color w:val="7030A0"/>
        </w:rPr>
        <w:t>为煤电机组</w:t>
      </w:r>
      <w:r w:rsidR="006B2B29" w:rsidRPr="00593A44">
        <w:rPr>
          <w:i/>
          <w:iCs/>
          <w:color w:val="7030A0"/>
        </w:rPr>
        <w:t>i</w:t>
      </w:r>
      <w:r w:rsidR="006B2B29" w:rsidRPr="00593A44">
        <w:rPr>
          <w:color w:val="7030A0"/>
        </w:rPr>
        <w:t>的最小连续停机时间。</w:t>
      </w:r>
    </w:p>
    <w:p w14:paraId="73D0B322" w14:textId="2A1FC79B" w:rsidR="00C8756B" w:rsidRPr="00E244B2" w:rsidRDefault="00C07121" w:rsidP="00A71FEC">
      <w:pPr>
        <w:ind w:firstLine="482"/>
        <w:rPr>
          <w:b/>
          <w:bCs/>
          <w:color w:val="000000" w:themeColor="text1"/>
        </w:rPr>
      </w:pPr>
      <w:r w:rsidRPr="00E244B2">
        <w:rPr>
          <w:b/>
          <w:bCs/>
          <w:color w:val="000000" w:themeColor="text1"/>
        </w:rPr>
        <w:t>（</w:t>
      </w:r>
      <w:r w:rsidR="00710581" w:rsidRPr="00E244B2">
        <w:rPr>
          <w:rFonts w:hint="eastAsia"/>
          <w:b/>
          <w:bCs/>
          <w:color w:val="000000" w:themeColor="text1"/>
        </w:rPr>
        <w:t>7</w:t>
      </w:r>
      <w:r w:rsidRPr="00E244B2">
        <w:rPr>
          <w:b/>
          <w:bCs/>
          <w:color w:val="000000" w:themeColor="text1"/>
        </w:rPr>
        <w:t>）冷备用容量约束</w:t>
      </w:r>
    </w:p>
    <w:p w14:paraId="306DBA94" w14:textId="17B68A76" w:rsidR="00C8756B" w:rsidRPr="00E244B2" w:rsidRDefault="00E36616" w:rsidP="00A71FEC">
      <w:pPr>
        <w:ind w:firstLine="480"/>
        <w:rPr>
          <w:color w:val="000000" w:themeColor="text1"/>
        </w:rPr>
      </w:pPr>
      <w:r w:rsidRPr="00E244B2">
        <w:rPr>
          <w:color w:val="000000" w:themeColor="text1"/>
        </w:rPr>
        <w:t>对于当前未投入运行、但未处于计划检修状态且具备启动条件的煤电机组，可将其可用容量计入系统冷备用。</w:t>
      </w:r>
    </w:p>
    <w:p w14:paraId="2265EC63" w14:textId="558F781A" w:rsidR="00EB5CB2" w:rsidRPr="00E244B2" w:rsidRDefault="00F34C8E" w:rsidP="00A71FEC">
      <w:pPr>
        <w:ind w:firstLine="480"/>
        <w:rPr>
          <w:color w:val="000000" w:themeColor="text1"/>
        </w:rPr>
      </w:pPr>
      <w:r w:rsidRPr="00E244B2">
        <w:rPr>
          <w:color w:val="000000" w:themeColor="text1"/>
        </w:rPr>
        <w:t>定义：</w:t>
      </w:r>
    </w:p>
    <w:p w14:paraId="75F2F320" w14:textId="393911F2" w:rsidR="00214A73" w:rsidRPr="00E244B2" w:rsidRDefault="00AA67C4" w:rsidP="00AA67C4">
      <w:pPr>
        <w:ind w:firstLine="480"/>
        <w:jc w:val="center"/>
        <w:rPr>
          <w:color w:val="000000" w:themeColor="text1"/>
        </w:rPr>
      </w:pPr>
      <w:r w:rsidRPr="00E244B2">
        <w:rPr>
          <w:color w:val="000000" w:themeColor="text1"/>
          <w:position w:val="-14"/>
        </w:rPr>
        <w:object w:dxaOrig="1020" w:dyaOrig="400" w14:anchorId="1489392B">
          <v:shape id="_x0000_i1114" type="#_x0000_t75" style="width:50.05pt;height:20.15pt" o:ole="">
            <v:imagedata r:id="rId191" o:title=""/>
          </v:shape>
          <o:OLEObject Type="Embed" ProgID="Equation.DSMT4" ShapeID="_x0000_i1114" DrawAspect="Content" ObjectID="_1852641011" r:id="rId192"/>
        </w:object>
      </w:r>
    </w:p>
    <w:p w14:paraId="5B65DB54" w14:textId="556FE9F5" w:rsidR="00214A73" w:rsidRPr="00E244B2" w:rsidRDefault="002C29C2" w:rsidP="00A71FEC">
      <w:pPr>
        <w:ind w:firstLine="480"/>
        <w:rPr>
          <w:color w:val="000000" w:themeColor="text1"/>
        </w:rPr>
      </w:pPr>
      <w:r w:rsidRPr="00E244B2">
        <w:rPr>
          <w:color w:val="000000" w:themeColor="text1"/>
        </w:rPr>
        <w:t>为煤电机组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可提供的冷备用容量。</w:t>
      </w:r>
    </w:p>
    <w:p w14:paraId="1868CC26" w14:textId="2603C795" w:rsidR="00214A73" w:rsidRPr="00E244B2" w:rsidRDefault="008D2022">
      <w:pPr>
        <w:ind w:firstLine="480"/>
        <w:rPr>
          <w:color w:val="000000" w:themeColor="text1"/>
        </w:rPr>
      </w:pPr>
      <w:commentRangeStart w:id="3"/>
      <w:r w:rsidRPr="00E244B2">
        <w:rPr>
          <w:color w:val="000000" w:themeColor="text1"/>
        </w:rPr>
        <w:lastRenderedPageBreak/>
        <w:t>首先，为保证只有停机机组才能提供冷备用，应满足：</w:t>
      </w:r>
    </w:p>
    <w:p w14:paraId="773B8D28" w14:textId="42C453D5" w:rsidR="007035F8" w:rsidRPr="00E244B2" w:rsidRDefault="00412815">
      <w:pPr>
        <w:ind w:firstLine="480"/>
        <w:jc w:val="center"/>
        <w:rPr>
          <w:color w:val="000000" w:themeColor="text1"/>
        </w:rPr>
      </w:pPr>
      <w:r w:rsidRPr="00E244B2">
        <w:rPr>
          <w:color w:val="000000" w:themeColor="text1"/>
          <w:position w:val="-16"/>
        </w:rPr>
        <w:object w:dxaOrig="2540" w:dyaOrig="440" w14:anchorId="38EAC08D">
          <v:shape id="_x0000_i1115" type="#_x0000_t75" style="width:127.55pt;height:21.95pt" o:ole="">
            <v:imagedata r:id="rId193" o:title=""/>
          </v:shape>
          <o:OLEObject Type="Embed" ProgID="Equation.DSMT4" ShapeID="_x0000_i1115" DrawAspect="Content" ObjectID="_1852641012" r:id="rId194"/>
        </w:object>
      </w:r>
    </w:p>
    <w:p w14:paraId="7A8AF1F5" w14:textId="3335656F" w:rsidR="00522CB0" w:rsidRPr="00E244B2" w:rsidRDefault="00541C51" w:rsidP="00B63230">
      <w:pPr>
        <w:ind w:firstLine="480"/>
        <w:rPr>
          <w:color w:val="000000" w:themeColor="text1"/>
        </w:rPr>
      </w:pPr>
      <w:r w:rsidRPr="00E244B2">
        <w:rPr>
          <w:color w:val="000000" w:themeColor="text1"/>
        </w:rPr>
        <w:t>同时，为保证计划检修机组不能计入冷备用，应满足：</w:t>
      </w:r>
    </w:p>
    <w:p w14:paraId="7552CE05" w14:textId="257C411A" w:rsidR="00522CB0" w:rsidRPr="00E244B2" w:rsidRDefault="00412815" w:rsidP="00DE07E4">
      <w:pPr>
        <w:ind w:firstLine="480"/>
        <w:jc w:val="center"/>
        <w:rPr>
          <w:color w:val="000000" w:themeColor="text1"/>
        </w:rPr>
      </w:pPr>
      <w:r w:rsidRPr="00E244B2">
        <w:rPr>
          <w:color w:val="000000" w:themeColor="text1"/>
          <w:position w:val="-16"/>
        </w:rPr>
        <w:object w:dxaOrig="2580" w:dyaOrig="440" w14:anchorId="14B97F1E">
          <v:shape id="_x0000_i1116" type="#_x0000_t75" style="width:128.75pt;height:21.95pt" o:ole="">
            <v:imagedata r:id="rId195" o:title=""/>
          </v:shape>
          <o:OLEObject Type="Embed" ProgID="Equation.DSMT4" ShapeID="_x0000_i1116" DrawAspect="Content" ObjectID="_1852641013" r:id="rId196"/>
        </w:object>
      </w:r>
    </w:p>
    <w:p w14:paraId="19B45118" w14:textId="701A2F7D" w:rsidR="00D404AC" w:rsidRPr="00E244B2" w:rsidRDefault="00D404AC" w:rsidP="00412815">
      <w:pPr>
        <w:ind w:firstLine="480"/>
        <w:rPr>
          <w:color w:val="000000" w:themeColor="text1"/>
        </w:rPr>
      </w:pPr>
      <w:r w:rsidRPr="00E244B2">
        <w:rPr>
          <w:rFonts w:hint="eastAsia"/>
          <w:color w:val="000000" w:themeColor="text1"/>
        </w:rPr>
        <w:t>因此</w:t>
      </w:r>
      <w:r w:rsidR="00412815" w:rsidRPr="00E244B2">
        <w:rPr>
          <w:rFonts w:hint="eastAsia"/>
          <w:color w:val="000000" w:themeColor="text1"/>
        </w:rPr>
        <w:t>，</w:t>
      </w:r>
      <w:r w:rsidRPr="00E244B2">
        <w:rPr>
          <w:color w:val="000000" w:themeColor="text1"/>
        </w:rPr>
        <w:t>当</w:t>
      </w:r>
      <w:r w:rsidRPr="00E244B2">
        <w:rPr>
          <w:color w:val="000000" w:themeColor="text1"/>
          <w:position w:val="-14"/>
        </w:rPr>
        <w:object w:dxaOrig="920" w:dyaOrig="400" w14:anchorId="5BC8B24D">
          <v:shape id="_x0000_i1117" type="#_x0000_t75" style="width:44.55pt;height:20.15pt" o:ole="">
            <v:imagedata r:id="rId197" o:title=""/>
          </v:shape>
          <o:OLEObject Type="Embed" ProgID="Equation.DSMT4" ShapeID="_x0000_i1117" DrawAspect="Content" ObjectID="_1852641014" r:id="rId198"/>
        </w:object>
      </w:r>
      <w:r w:rsidRPr="00E244B2">
        <w:rPr>
          <w:color w:val="000000" w:themeColor="text1"/>
        </w:rPr>
        <w:t>时</w:t>
      </w:r>
      <w:r w:rsidR="009E0550" w:rsidRPr="00E244B2">
        <w:rPr>
          <w:rFonts w:hint="eastAsia"/>
          <w:color w:val="000000" w:themeColor="text1"/>
        </w:rPr>
        <w:t>，</w:t>
      </w:r>
      <w:r w:rsidR="009E0550" w:rsidRPr="00E244B2">
        <w:rPr>
          <w:color w:val="000000" w:themeColor="text1"/>
          <w:position w:val="-14"/>
        </w:rPr>
        <w:object w:dxaOrig="1020" w:dyaOrig="400" w14:anchorId="1D56ED35">
          <v:shape id="_x0000_i1118" type="#_x0000_t75" style="width:50.05pt;height:20.15pt" o:ole="">
            <v:imagedata r:id="rId199" o:title=""/>
          </v:shape>
          <o:OLEObject Type="Embed" ProgID="Equation.DSMT4" ShapeID="_x0000_i1118" DrawAspect="Content" ObjectID="_1852641015" r:id="rId200"/>
        </w:object>
      </w:r>
      <w:r w:rsidR="009E0550" w:rsidRPr="00E244B2">
        <w:rPr>
          <w:rFonts w:hint="eastAsia"/>
          <w:color w:val="000000" w:themeColor="text1"/>
        </w:rPr>
        <w:t>，</w:t>
      </w:r>
      <w:r w:rsidR="009E0550" w:rsidRPr="00E244B2">
        <w:rPr>
          <w:color w:val="000000" w:themeColor="text1"/>
        </w:rPr>
        <w:t>即在线机组不能提供冷备用；当</w:t>
      </w:r>
      <w:r w:rsidR="009E0550" w:rsidRPr="00E244B2">
        <w:rPr>
          <w:color w:val="000000" w:themeColor="text1"/>
          <w:position w:val="-14"/>
        </w:rPr>
        <w:object w:dxaOrig="960" w:dyaOrig="400" w14:anchorId="03BBE242">
          <v:shape id="_x0000_i1119" type="#_x0000_t75" style="width:49.4pt;height:20.15pt" o:ole="">
            <v:imagedata r:id="rId201" o:title=""/>
          </v:shape>
          <o:OLEObject Type="Embed" ProgID="Equation.DSMT4" ShapeID="_x0000_i1119" DrawAspect="Content" ObjectID="_1852641016" r:id="rId202"/>
        </w:object>
      </w:r>
      <w:r w:rsidR="009E0550" w:rsidRPr="00E244B2">
        <w:rPr>
          <w:color w:val="000000" w:themeColor="text1"/>
        </w:rPr>
        <w:t>时</w:t>
      </w:r>
      <w:r w:rsidR="009E0550" w:rsidRPr="00E244B2">
        <w:rPr>
          <w:rFonts w:hint="eastAsia"/>
          <w:color w:val="000000" w:themeColor="text1"/>
        </w:rPr>
        <w:t>，</w:t>
      </w:r>
      <w:r w:rsidR="009E0550" w:rsidRPr="00E244B2">
        <w:rPr>
          <w:color w:val="000000" w:themeColor="text1"/>
          <w:position w:val="-14"/>
        </w:rPr>
        <w:object w:dxaOrig="1020" w:dyaOrig="400" w14:anchorId="0B557001">
          <v:shape id="_x0000_i1120" type="#_x0000_t75" style="width:50.05pt;height:20.15pt" o:ole="">
            <v:imagedata r:id="rId203" o:title=""/>
          </v:shape>
          <o:OLEObject Type="Embed" ProgID="Equation.DSMT4" ShapeID="_x0000_i1120" DrawAspect="Content" ObjectID="_1852641017" r:id="rId204"/>
        </w:object>
      </w:r>
      <w:r w:rsidR="009E0550" w:rsidRPr="00E244B2">
        <w:rPr>
          <w:rFonts w:hint="eastAsia"/>
          <w:color w:val="000000" w:themeColor="text1"/>
        </w:rPr>
        <w:t>，</w:t>
      </w:r>
      <w:r w:rsidR="00AD3304" w:rsidRPr="00E244B2">
        <w:rPr>
          <w:color w:val="000000" w:themeColor="text1"/>
        </w:rPr>
        <w:t>即检修机组不能提供冷备用；</w:t>
      </w:r>
      <w:r w:rsidR="00345E79" w:rsidRPr="00E244B2">
        <w:rPr>
          <w:color w:val="000000" w:themeColor="text1"/>
        </w:rPr>
        <w:t>只有当</w:t>
      </w:r>
      <w:r w:rsidR="00345E79" w:rsidRPr="00E244B2">
        <w:rPr>
          <w:color w:val="000000" w:themeColor="text1"/>
          <w:position w:val="-14"/>
        </w:rPr>
        <w:object w:dxaOrig="960" w:dyaOrig="400" w14:anchorId="60ECB9D8">
          <v:shape id="_x0000_i1121" type="#_x0000_t75" style="width:49.4pt;height:20.15pt" o:ole="">
            <v:imagedata r:id="rId205" o:title=""/>
          </v:shape>
          <o:OLEObject Type="Embed" ProgID="Equation.DSMT4" ShapeID="_x0000_i1121" DrawAspect="Content" ObjectID="_1852641018" r:id="rId206"/>
        </w:object>
      </w:r>
      <w:r w:rsidR="00345E79" w:rsidRPr="00E244B2">
        <w:rPr>
          <w:rFonts w:hint="eastAsia"/>
          <w:color w:val="000000" w:themeColor="text1"/>
        </w:rPr>
        <w:t>并且</w:t>
      </w:r>
      <w:r w:rsidR="004406CA" w:rsidRPr="00E244B2">
        <w:rPr>
          <w:color w:val="000000" w:themeColor="text1"/>
          <w:position w:val="-14"/>
        </w:rPr>
        <w:object w:dxaOrig="999" w:dyaOrig="400" w14:anchorId="78274390">
          <v:shape id="_x0000_i1122" type="#_x0000_t75" style="width:50.05pt;height:20.15pt" o:ole="">
            <v:imagedata r:id="rId207" o:title=""/>
          </v:shape>
          <o:OLEObject Type="Embed" ProgID="Equation.DSMT4" ShapeID="_x0000_i1122" DrawAspect="Content" ObjectID="_1852641019" r:id="rId208"/>
        </w:object>
      </w:r>
      <w:r w:rsidR="001E1D64" w:rsidRPr="00E244B2">
        <w:rPr>
          <w:color w:val="000000" w:themeColor="text1"/>
        </w:rPr>
        <w:t>时，煤电机组才能根据其可用容量提供冷备用。</w:t>
      </w:r>
      <w:commentRangeEnd w:id="3"/>
      <w:r w:rsidR="00B8025A" w:rsidRPr="00E244B2">
        <w:rPr>
          <w:rStyle w:val="ab"/>
          <w:color w:val="000000" w:themeColor="text1"/>
          <w:sz w:val="24"/>
          <w:szCs w:val="24"/>
        </w:rPr>
        <w:commentReference w:id="3"/>
      </w:r>
    </w:p>
    <w:p w14:paraId="7ECACE60" w14:textId="4A07D59F" w:rsidR="00F73045" w:rsidRPr="00E244B2" w:rsidRDefault="00F73045" w:rsidP="00A71FEC">
      <w:pPr>
        <w:ind w:firstLine="480"/>
        <w:rPr>
          <w:color w:val="000000" w:themeColor="text1"/>
        </w:rPr>
      </w:pPr>
      <w:r w:rsidRPr="00E244B2">
        <w:rPr>
          <w:color w:val="000000" w:themeColor="text1"/>
        </w:rPr>
        <w:t>因此，煤电机组的备用状态可以概括为：</w:t>
      </w:r>
    </w:p>
    <w:p w14:paraId="15F35DDA" w14:textId="2487C843" w:rsidR="006D6B1B" w:rsidRPr="00E244B2" w:rsidRDefault="00036256" w:rsidP="00036256">
      <w:pPr>
        <w:ind w:firstLine="480"/>
        <w:jc w:val="center"/>
        <w:rPr>
          <w:color w:val="000000" w:themeColor="text1"/>
        </w:rPr>
      </w:pPr>
      <w:r w:rsidRPr="00E244B2">
        <w:rPr>
          <w:color w:val="000000" w:themeColor="text1"/>
          <w:position w:val="-58"/>
        </w:rPr>
        <w:object w:dxaOrig="4599" w:dyaOrig="1280" w14:anchorId="3E7A65AF">
          <v:shape id="_x0000_i1123" type="#_x0000_t75" style="width:228.8pt;height:65.3pt" o:ole="">
            <v:imagedata r:id="rId209" o:title=""/>
          </v:shape>
          <o:OLEObject Type="Embed" ProgID="Equation.DSMT4" ShapeID="_x0000_i1123" DrawAspect="Content" ObjectID="_1852641020" r:id="rId210"/>
        </w:object>
      </w:r>
    </w:p>
    <w:p w14:paraId="56E4584B" w14:textId="03BA9E8B" w:rsidR="00DA118C" w:rsidRPr="00E244B2" w:rsidRDefault="00900BDD" w:rsidP="000C1940">
      <w:pPr>
        <w:ind w:firstLineChars="0" w:firstLine="0"/>
        <w:rPr>
          <w:b/>
          <w:bCs/>
          <w:color w:val="000000" w:themeColor="text1"/>
        </w:rPr>
      </w:pPr>
      <w:r w:rsidRPr="00E244B2">
        <w:rPr>
          <w:rFonts w:hint="eastAsia"/>
          <w:b/>
          <w:bCs/>
          <w:color w:val="000000" w:themeColor="text1"/>
        </w:rPr>
        <w:t>三</w:t>
      </w:r>
      <w:r w:rsidR="00DA118C" w:rsidRPr="00E244B2">
        <w:rPr>
          <w:b/>
          <w:bCs/>
          <w:color w:val="000000" w:themeColor="text1"/>
        </w:rPr>
        <w:t>、煤电运行成本</w:t>
      </w:r>
    </w:p>
    <w:p w14:paraId="111C0F8A" w14:textId="1CAFD948" w:rsidR="00DA118C" w:rsidRPr="00E244B2" w:rsidRDefault="00DA118C" w:rsidP="00DA118C">
      <w:pPr>
        <w:ind w:firstLine="480"/>
        <w:rPr>
          <w:color w:val="000000" w:themeColor="text1"/>
        </w:rPr>
      </w:pPr>
      <w:r w:rsidRPr="00E244B2">
        <w:rPr>
          <w:color w:val="000000" w:themeColor="text1"/>
        </w:rPr>
        <w:t>煤电机组运行成本包括</w:t>
      </w:r>
      <w:r w:rsidR="004A25B3" w:rsidRPr="00E244B2">
        <w:rPr>
          <w:color w:val="000000" w:themeColor="text1"/>
        </w:rPr>
        <w:t>固定运维成本、</w:t>
      </w:r>
      <w:r w:rsidRPr="00E244B2">
        <w:rPr>
          <w:color w:val="000000" w:themeColor="text1"/>
        </w:rPr>
        <w:t>燃料成本、启停成本、碳排放成本、</w:t>
      </w:r>
      <w:r w:rsidRPr="00E244B2">
        <w:rPr>
          <w:color w:val="000000" w:themeColor="text1"/>
        </w:rPr>
        <w:t>SO</w:t>
      </w:r>
      <w:r w:rsidRPr="00E244B2">
        <w:rPr>
          <w:rFonts w:ascii="Cambria Math" w:hAnsi="Cambria Math" w:cs="Cambria Math"/>
          <w:color w:val="000000" w:themeColor="text1"/>
        </w:rPr>
        <w:t>₂</w:t>
      </w:r>
      <w:r w:rsidRPr="00E244B2">
        <w:rPr>
          <w:color w:val="000000" w:themeColor="text1"/>
        </w:rPr>
        <w:t>排放成本、</w:t>
      </w:r>
      <w:r w:rsidRPr="00E244B2">
        <w:rPr>
          <w:color w:val="000000" w:themeColor="text1"/>
        </w:rPr>
        <w:t>NO</w:t>
      </w:r>
      <w:r w:rsidRPr="00E244B2">
        <w:rPr>
          <w:rFonts w:ascii="Cambria Math" w:hAnsi="Cambria Math" w:cs="Cambria Math"/>
          <w:color w:val="000000" w:themeColor="text1"/>
        </w:rPr>
        <w:t>ₓ</w:t>
      </w:r>
      <w:r w:rsidRPr="00E244B2">
        <w:rPr>
          <w:color w:val="000000" w:themeColor="text1"/>
        </w:rPr>
        <w:t>排放成本及烟尘排放成本。</w:t>
      </w:r>
    </w:p>
    <w:p w14:paraId="42D65C25" w14:textId="212F5542" w:rsidR="004A25B3" w:rsidRPr="00E244B2" w:rsidRDefault="004A25B3" w:rsidP="004A25B3">
      <w:pPr>
        <w:ind w:firstLine="482"/>
        <w:rPr>
          <w:b/>
          <w:bCs/>
          <w:color w:val="000000" w:themeColor="text1"/>
        </w:rPr>
      </w:pPr>
      <w:r w:rsidRPr="00E244B2">
        <w:rPr>
          <w:b/>
          <w:bCs/>
          <w:color w:val="000000" w:themeColor="text1"/>
        </w:rPr>
        <w:t>（</w:t>
      </w:r>
      <w:r w:rsidRPr="00E244B2">
        <w:rPr>
          <w:rFonts w:hint="eastAsia"/>
          <w:b/>
          <w:bCs/>
          <w:color w:val="000000" w:themeColor="text1"/>
        </w:rPr>
        <w:t>1</w:t>
      </w:r>
      <w:r w:rsidRPr="00E244B2">
        <w:rPr>
          <w:b/>
          <w:bCs/>
          <w:color w:val="000000" w:themeColor="text1"/>
        </w:rPr>
        <w:t>）固定运行维护成本</w:t>
      </w:r>
    </w:p>
    <w:p w14:paraId="3499D135" w14:textId="77777777" w:rsidR="004A25B3" w:rsidRPr="00E244B2" w:rsidRDefault="004A25B3" w:rsidP="004A25B3">
      <w:pPr>
        <w:ind w:firstLine="480"/>
        <w:rPr>
          <w:color w:val="000000" w:themeColor="text1"/>
        </w:rPr>
      </w:pPr>
      <w:r w:rsidRPr="00E244B2">
        <w:rPr>
          <w:color w:val="000000" w:themeColor="text1"/>
        </w:rPr>
        <w:t>固定运行维护成本按照机组装机容量计算：</w:t>
      </w:r>
    </w:p>
    <w:p w14:paraId="0BFBA8F6" w14:textId="77777777" w:rsidR="004A25B3" w:rsidRPr="00E244B2" w:rsidRDefault="004A25B3" w:rsidP="004A25B3">
      <w:pPr>
        <w:ind w:firstLine="480"/>
        <w:jc w:val="center"/>
        <w:rPr>
          <w:color w:val="000000" w:themeColor="text1"/>
        </w:rPr>
      </w:pPr>
      <w:r w:rsidRPr="00E244B2">
        <w:rPr>
          <w:bCs/>
          <w:color w:val="000000" w:themeColor="text1"/>
          <w:position w:val="-32"/>
        </w:rPr>
        <w:object w:dxaOrig="2840" w:dyaOrig="560" w14:anchorId="57D8D5FF">
          <v:shape id="_x0000_i1124" type="#_x0000_t75" alt="" style="width:142.8pt;height:26.25pt" o:ole="">
            <v:imagedata r:id="rId211" o:title=""/>
          </v:shape>
          <o:OLEObject Type="Embed" ProgID="Equation.DSMT4" ShapeID="_x0000_i1124" DrawAspect="Content" ObjectID="_1852641021" r:id="rId212"/>
        </w:object>
      </w:r>
    </w:p>
    <w:p w14:paraId="508D9C84" w14:textId="77777777" w:rsidR="004A25B3" w:rsidRPr="00E244B2" w:rsidRDefault="004A25B3" w:rsidP="004A25B3">
      <w:pPr>
        <w:ind w:firstLine="480"/>
        <w:rPr>
          <w:color w:val="000000" w:themeColor="text1"/>
        </w:rPr>
      </w:pPr>
      <w:r w:rsidRPr="00E244B2">
        <w:rPr>
          <w:color w:val="000000" w:themeColor="text1"/>
        </w:rPr>
        <w:t>式中，</w:t>
      </w:r>
      <w:r w:rsidRPr="00E244B2">
        <w:rPr>
          <w:bCs/>
          <w:color w:val="000000" w:themeColor="text1"/>
          <w:position w:val="-14"/>
        </w:rPr>
        <w:object w:dxaOrig="597" w:dyaOrig="380" w14:anchorId="349680B0">
          <v:shape id="_x0000_i1125" type="#_x0000_t75" alt="" style="width:29.9pt;height:20.15pt" o:ole="">
            <v:imagedata r:id="rId213" o:title=""/>
          </v:shape>
          <o:OLEObject Type="Embed" ProgID="Equation.DSMT4" ShapeID="_x0000_i1125" DrawAspect="Content" ObjectID="_1852641022" r:id="rId214"/>
        </w:object>
      </w:r>
      <w:r w:rsidRPr="00E244B2">
        <w:rPr>
          <w:color w:val="000000" w:themeColor="text1"/>
        </w:rPr>
        <w:t>为煤电机组单位装机容量固定运行维护成本</w:t>
      </w:r>
      <w:r w:rsidRPr="00E244B2">
        <w:rPr>
          <w:rFonts w:hint="eastAsia"/>
          <w:color w:val="000000" w:themeColor="text1"/>
        </w:rPr>
        <w:t>；</w:t>
      </w:r>
      <w:r w:rsidRPr="00E244B2">
        <w:rPr>
          <w:color w:val="000000" w:themeColor="text1"/>
          <w:position w:val="-14"/>
        </w:rPr>
        <w:object w:dxaOrig="440" w:dyaOrig="380" w14:anchorId="0CD3ACBE">
          <v:shape id="_x0000_i1126" type="#_x0000_t75" style="width:21.95pt;height:18.9pt" o:ole="">
            <v:imagedata r:id="rId215" o:title=""/>
          </v:shape>
          <o:OLEObject Type="Embed" ProgID="Equation.DSMT4" ShapeID="_x0000_i1126" DrawAspect="Content" ObjectID="_1852641023" r:id="rId216"/>
        </w:object>
      </w:r>
      <w:r w:rsidRPr="00E244B2">
        <w:rPr>
          <w:rFonts w:hint="eastAsia"/>
          <w:color w:val="000000" w:themeColor="text1"/>
        </w:rPr>
        <w:t>为</w:t>
      </w:r>
      <w:r w:rsidRPr="00E244B2">
        <w:rPr>
          <w:color w:val="000000" w:themeColor="text1"/>
        </w:rPr>
        <w:t>煤电机组</w:t>
      </w:r>
      <w:r w:rsidRPr="00E244B2">
        <w:rPr>
          <w:rFonts w:hint="eastAsia"/>
          <w:color w:val="000000" w:themeColor="text1"/>
        </w:rPr>
        <w:t>的装机容量</w:t>
      </w:r>
      <w:r w:rsidRPr="00E244B2">
        <w:rPr>
          <w:color w:val="000000" w:themeColor="text1"/>
        </w:rPr>
        <w:t>。</w:t>
      </w:r>
    </w:p>
    <w:p w14:paraId="63BA41CD" w14:textId="77777777" w:rsidR="004A25B3" w:rsidRPr="00E244B2" w:rsidRDefault="004A25B3" w:rsidP="004A25B3">
      <w:pPr>
        <w:ind w:firstLine="480"/>
        <w:rPr>
          <w:color w:val="000000" w:themeColor="text1"/>
        </w:rPr>
      </w:pPr>
      <w:r w:rsidRPr="00E244B2">
        <w:rPr>
          <w:color w:val="000000" w:themeColor="text1"/>
        </w:rPr>
        <w:t>由于该成本属于容量固定成本，因此机组检修期间仍然存在，不随</w:t>
      </w:r>
      <w:r w:rsidRPr="00E244B2">
        <w:rPr>
          <w:bCs/>
          <w:color w:val="000000" w:themeColor="text1"/>
          <w:position w:val="-14"/>
        </w:rPr>
        <w:object w:dxaOrig="577" w:dyaOrig="380" w14:anchorId="2F96AF78">
          <v:shape id="_x0000_i1127" type="#_x0000_t75" alt="" style="width:27.45pt;height:20.15pt" o:ole="">
            <v:imagedata r:id="rId217" o:title=""/>
          </v:shape>
          <o:OLEObject Type="Embed" ProgID="Equation.DSMT4" ShapeID="_x0000_i1127" DrawAspect="Content" ObjectID="_1852641024" r:id="rId218"/>
        </w:object>
      </w:r>
      <w:r w:rsidRPr="00E244B2">
        <w:rPr>
          <w:color w:val="000000" w:themeColor="text1"/>
        </w:rPr>
        <w:t>变化。</w:t>
      </w:r>
    </w:p>
    <w:p w14:paraId="7C8CCFE2" w14:textId="2FE67E00" w:rsidR="00DA118C" w:rsidRPr="00E244B2" w:rsidRDefault="00DA118C" w:rsidP="00DA118C">
      <w:pPr>
        <w:ind w:firstLine="482"/>
        <w:rPr>
          <w:b/>
          <w:bCs/>
          <w:color w:val="000000" w:themeColor="text1"/>
        </w:rPr>
      </w:pPr>
      <w:r w:rsidRPr="00E244B2">
        <w:rPr>
          <w:b/>
          <w:bCs/>
          <w:color w:val="000000" w:themeColor="text1"/>
        </w:rPr>
        <w:t>（</w:t>
      </w:r>
      <w:r w:rsidR="004A25B3" w:rsidRPr="00E244B2">
        <w:rPr>
          <w:rFonts w:hint="eastAsia"/>
          <w:b/>
          <w:bCs/>
          <w:color w:val="000000" w:themeColor="text1"/>
        </w:rPr>
        <w:t>2</w:t>
      </w:r>
      <w:r w:rsidRPr="00E244B2">
        <w:rPr>
          <w:b/>
          <w:bCs/>
          <w:color w:val="000000" w:themeColor="text1"/>
        </w:rPr>
        <w:t>）燃料成本</w:t>
      </w:r>
    </w:p>
    <w:p w14:paraId="3F0969C4" w14:textId="64F42653" w:rsidR="00900BDD" w:rsidRPr="00E244B2" w:rsidRDefault="00900BDD" w:rsidP="00900BDD">
      <w:pPr>
        <w:ind w:firstLine="480"/>
        <w:rPr>
          <w:color w:val="000000" w:themeColor="text1"/>
        </w:rPr>
      </w:pPr>
      <w:r w:rsidRPr="00E244B2">
        <w:rPr>
          <w:color w:val="000000" w:themeColor="text1"/>
        </w:rPr>
        <w:t>煤电机组燃料成本采用二次函数表示：</w:t>
      </w:r>
    </w:p>
    <w:p w14:paraId="672B62B0" w14:textId="77777777" w:rsidR="00900BDD" w:rsidRPr="00E244B2" w:rsidRDefault="00900BDD" w:rsidP="00900BDD">
      <w:pPr>
        <w:ind w:firstLine="480"/>
        <w:jc w:val="center"/>
        <w:rPr>
          <w:color w:val="000000" w:themeColor="text1"/>
        </w:rPr>
      </w:pPr>
      <w:r w:rsidRPr="00E244B2">
        <w:rPr>
          <w:bCs/>
          <w:color w:val="000000" w:themeColor="text1"/>
          <w:position w:val="-14"/>
        </w:rPr>
        <w:object w:dxaOrig="4010" w:dyaOrig="440" w14:anchorId="64EE0F99">
          <v:shape id="_x0000_i1128" type="#_x0000_t75" style="width:200.15pt;height:21.95pt" o:ole="">
            <v:imagedata r:id="rId219" o:title=""/>
          </v:shape>
          <o:OLEObject Type="Embed" ProgID="Equation.DSMT4" ShapeID="_x0000_i1128" DrawAspect="Content" ObjectID="_1852641025" r:id="rId220"/>
        </w:object>
      </w:r>
    </w:p>
    <w:p w14:paraId="0675D5A7" w14:textId="77777777" w:rsidR="00900BDD" w:rsidRPr="00E244B2" w:rsidRDefault="00900BDD" w:rsidP="00900BDD">
      <w:pPr>
        <w:ind w:firstLine="480"/>
        <w:rPr>
          <w:color w:val="000000" w:themeColor="text1"/>
        </w:rPr>
      </w:pPr>
      <w:r w:rsidRPr="00E244B2">
        <w:rPr>
          <w:color w:val="000000" w:themeColor="text1"/>
        </w:rPr>
        <w:t>式中，</w:t>
      </w:r>
      <w:r w:rsidRPr="00E244B2">
        <w:rPr>
          <w:bCs/>
          <w:color w:val="000000" w:themeColor="text1"/>
          <w:position w:val="-14"/>
        </w:rPr>
        <w:object w:dxaOrig="446" w:dyaOrig="380" w14:anchorId="1BD943B7">
          <v:shape id="_x0000_i1129" type="#_x0000_t75" alt="" style="width:21.95pt;height:20.15pt" o:ole="">
            <v:imagedata r:id="rId221" o:title=""/>
          </v:shape>
          <o:OLEObject Type="Embed" ProgID="Equation.DSMT4" ShapeID="_x0000_i1129" DrawAspect="Content" ObjectID="_1852641026" r:id="rId222"/>
        </w:object>
      </w:r>
      <w:r w:rsidRPr="00E244B2">
        <w:rPr>
          <w:color w:val="000000" w:themeColor="text1"/>
        </w:rPr>
        <w:t>、</w:t>
      </w:r>
      <w:r w:rsidRPr="00E244B2">
        <w:rPr>
          <w:bCs/>
          <w:color w:val="000000" w:themeColor="text1"/>
          <w:position w:val="-14"/>
        </w:rPr>
        <w:object w:dxaOrig="426" w:dyaOrig="380" w14:anchorId="790782DE">
          <v:shape id="_x0000_i1130" type="#_x0000_t75" alt="" style="width:21.95pt;height:20.15pt" o:ole="">
            <v:imagedata r:id="rId223" o:title=""/>
          </v:shape>
          <o:OLEObject Type="Embed" ProgID="Equation.DSMT4" ShapeID="_x0000_i1130" DrawAspect="Content" ObjectID="_1852641027" r:id="rId224"/>
        </w:object>
      </w:r>
      <w:r w:rsidRPr="00E244B2">
        <w:rPr>
          <w:color w:val="000000" w:themeColor="text1"/>
        </w:rPr>
        <w:t>和</w:t>
      </w:r>
      <w:r w:rsidRPr="00E244B2">
        <w:rPr>
          <w:bCs/>
          <w:color w:val="000000" w:themeColor="text1"/>
          <w:position w:val="-14"/>
        </w:rPr>
        <w:object w:dxaOrig="426" w:dyaOrig="380" w14:anchorId="3034721D">
          <v:shape id="_x0000_i1131" type="#_x0000_t75" alt="" style="width:21.95pt;height:20.15pt" o:ole="">
            <v:imagedata r:id="rId225" o:title=""/>
          </v:shape>
          <o:OLEObject Type="Embed" ProgID="Equation.DSMT4" ShapeID="_x0000_i1131" DrawAspect="Content" ObjectID="_1852641028" r:id="rId226"/>
        </w:object>
      </w:r>
      <w:r w:rsidRPr="00E244B2">
        <w:rPr>
          <w:color w:val="000000" w:themeColor="text1"/>
        </w:rPr>
        <w:t>分别为煤电机组燃料成本二次项、一次项和常数项系数；</w:t>
      </w:r>
      <w:r w:rsidRPr="00E244B2">
        <w:rPr>
          <w:bCs/>
          <w:color w:val="000000" w:themeColor="text1"/>
          <w:position w:val="-14"/>
        </w:rPr>
        <w:object w:dxaOrig="427" w:dyaOrig="380" w14:anchorId="670A98ED">
          <v:shape id="_x0000_i1132" type="#_x0000_t75" alt="" style="width:21.95pt;height:20.15pt" o:ole="">
            <v:imagedata r:id="rId227" o:title=""/>
          </v:shape>
          <o:OLEObject Type="Embed" ProgID="Equation.DSMT4" ShapeID="_x0000_i1132" DrawAspect="Content" ObjectID="_1852641029" r:id="rId228"/>
        </w:object>
      </w:r>
      <w:r w:rsidRPr="00E244B2">
        <w:rPr>
          <w:color w:val="000000" w:themeColor="text1"/>
        </w:rPr>
        <w:t>对应机组维持最低热力状态所产生的空载燃料成本。</w:t>
      </w:r>
    </w:p>
    <w:p w14:paraId="0F0B1664" w14:textId="77777777" w:rsidR="00900BDD" w:rsidRPr="00E244B2" w:rsidRDefault="00900BDD" w:rsidP="00900BDD">
      <w:pPr>
        <w:ind w:firstLine="480"/>
        <w:rPr>
          <w:color w:val="000000" w:themeColor="text1"/>
        </w:rPr>
      </w:pPr>
      <w:r w:rsidRPr="00E244B2">
        <w:rPr>
          <w:color w:val="000000" w:themeColor="text1"/>
        </w:rPr>
        <w:lastRenderedPageBreak/>
        <w:t>将煤电机组</w:t>
      </w:r>
      <w:r w:rsidRPr="00E244B2">
        <w:rPr>
          <w:bCs/>
          <w:color w:val="000000" w:themeColor="text1"/>
          <w:position w:val="-6"/>
        </w:rPr>
        <w:object w:dxaOrig="142" w:dyaOrig="240" w14:anchorId="1C99A680">
          <v:shape id="_x0000_i1133" type="#_x0000_t75" alt="" style="width:6.7pt;height:11pt" o:ole="">
            <v:imagedata r:id="rId229" o:title=""/>
          </v:shape>
          <o:OLEObject Type="Embed" ProgID="Equation.DSMT4" ShapeID="_x0000_i1133" DrawAspect="Content" ObjectID="_1852641030" r:id="rId230"/>
        </w:object>
      </w:r>
      <w:r w:rsidRPr="00E244B2">
        <w:rPr>
          <w:color w:val="000000" w:themeColor="text1"/>
        </w:rPr>
        <w:t>的运行区间</w:t>
      </w:r>
    </w:p>
    <w:p w14:paraId="3766ABB5" w14:textId="77777777" w:rsidR="00900BDD" w:rsidRPr="00E244B2" w:rsidRDefault="00900BDD" w:rsidP="00900BDD">
      <w:pPr>
        <w:ind w:firstLine="480"/>
        <w:jc w:val="center"/>
        <w:rPr>
          <w:color w:val="000000" w:themeColor="text1"/>
        </w:rPr>
      </w:pPr>
      <w:r w:rsidRPr="00E244B2">
        <w:rPr>
          <w:bCs/>
          <w:color w:val="000000" w:themeColor="text1"/>
          <w:position w:val="-14"/>
        </w:rPr>
        <w:object w:dxaOrig="1384" w:dyaOrig="400" w14:anchorId="4D952D47">
          <v:shape id="_x0000_i1134" type="#_x0000_t75" alt="" style="width:68.35pt;height:20.15pt" o:ole="">
            <v:imagedata r:id="rId231" o:title=""/>
          </v:shape>
          <o:OLEObject Type="Embed" ProgID="Equation.DSMT4" ShapeID="_x0000_i1134" DrawAspect="Content" ObjectID="_1852641031" r:id="rId232"/>
        </w:object>
      </w:r>
    </w:p>
    <w:p w14:paraId="78D60D20" w14:textId="77777777" w:rsidR="00900BDD" w:rsidRPr="00E244B2" w:rsidRDefault="00900BDD" w:rsidP="00900BDD">
      <w:pPr>
        <w:ind w:firstLine="480"/>
        <w:rPr>
          <w:color w:val="000000" w:themeColor="text1"/>
        </w:rPr>
      </w:pPr>
      <w:r w:rsidRPr="00E244B2">
        <w:rPr>
          <w:color w:val="000000" w:themeColor="text1"/>
        </w:rPr>
        <w:t>划分为</w:t>
      </w:r>
      <w:r w:rsidRPr="00E244B2">
        <w:rPr>
          <w:color w:val="000000" w:themeColor="text1"/>
        </w:rPr>
        <w:t>5</w:t>
      </w:r>
      <w:r w:rsidRPr="00E244B2">
        <w:rPr>
          <w:color w:val="000000" w:themeColor="text1"/>
        </w:rPr>
        <w:t>个区段，共设置</w:t>
      </w:r>
      <w:r w:rsidRPr="00E244B2">
        <w:rPr>
          <w:color w:val="000000" w:themeColor="text1"/>
        </w:rPr>
        <w:t>6</w:t>
      </w:r>
      <w:r w:rsidRPr="00E244B2">
        <w:rPr>
          <w:color w:val="000000" w:themeColor="text1"/>
        </w:rPr>
        <w:t>个节点</w:t>
      </w:r>
      <w:r w:rsidRPr="00E244B2">
        <w:rPr>
          <w:bCs/>
          <w:color w:val="000000" w:themeColor="text1"/>
          <w:position w:val="-8"/>
        </w:rPr>
        <w:object w:dxaOrig="1104" w:dyaOrig="279" w14:anchorId="6EF6E025">
          <v:shape id="_x0000_i1135" type="#_x0000_t75" style="width:56.15pt;height:14.05pt" o:ole="">
            <v:imagedata r:id="rId233" o:title=""/>
          </v:shape>
          <o:OLEObject Type="Embed" ProgID="Equation.DSMT4" ShapeID="_x0000_i1135" DrawAspect="Content" ObjectID="_1852641032" r:id="rId234"/>
        </w:object>
      </w:r>
      <w:r w:rsidRPr="00E244B2">
        <w:rPr>
          <w:color w:val="000000" w:themeColor="text1"/>
        </w:rPr>
        <w:t>。</w:t>
      </w:r>
    </w:p>
    <w:p w14:paraId="46C284AD" w14:textId="77777777" w:rsidR="00900BDD" w:rsidRPr="00E244B2" w:rsidRDefault="00900BDD" w:rsidP="00900BDD">
      <w:pPr>
        <w:ind w:firstLine="480"/>
        <w:rPr>
          <w:color w:val="000000" w:themeColor="text1"/>
        </w:rPr>
      </w:pPr>
      <w:r w:rsidRPr="00E244B2">
        <w:rPr>
          <w:color w:val="000000" w:themeColor="text1"/>
        </w:rPr>
        <w:t>第</w:t>
      </w:r>
      <w:r w:rsidRPr="00E244B2">
        <w:rPr>
          <w:bCs/>
          <w:color w:val="000000" w:themeColor="text1"/>
          <w:position w:val="-6"/>
        </w:rPr>
        <w:object w:dxaOrig="184" w:dyaOrig="260" w14:anchorId="1001E61A">
          <v:shape id="_x0000_i1136" type="#_x0000_t75" alt="" style="width:7.95pt;height:12.8pt" o:ole="">
            <v:imagedata r:id="rId235" o:title=""/>
          </v:shape>
          <o:OLEObject Type="Embed" ProgID="Equation.DSMT4" ShapeID="_x0000_i1136" DrawAspect="Content" ObjectID="_1852641033" r:id="rId236"/>
        </w:object>
      </w:r>
      <w:r w:rsidRPr="00E244B2">
        <w:rPr>
          <w:color w:val="000000" w:themeColor="text1"/>
        </w:rPr>
        <w:t>个节点对应的出力为：</w:t>
      </w:r>
    </w:p>
    <w:p w14:paraId="2F68CB06" w14:textId="77777777" w:rsidR="00900BDD" w:rsidRPr="00E244B2" w:rsidRDefault="00900BDD" w:rsidP="00900BDD">
      <w:pPr>
        <w:ind w:firstLine="480"/>
        <w:jc w:val="center"/>
        <w:rPr>
          <w:color w:val="000000" w:themeColor="text1"/>
        </w:rPr>
      </w:pPr>
      <w:r w:rsidRPr="00E244B2">
        <w:rPr>
          <w:bCs/>
          <w:color w:val="000000" w:themeColor="text1"/>
          <w:position w:val="-22"/>
        </w:rPr>
        <w:object w:dxaOrig="4132" w:dyaOrig="560" w14:anchorId="33E53442">
          <v:shape id="_x0000_i1137" type="#_x0000_t75" alt="" style="width:207.45pt;height:26.25pt" o:ole="">
            <v:imagedata r:id="rId237" o:title=""/>
          </v:shape>
          <o:OLEObject Type="Embed" ProgID="Equation.DSMT4" ShapeID="_x0000_i1137" DrawAspect="Content" ObjectID="_1852641034" r:id="rId238"/>
        </w:object>
      </w:r>
    </w:p>
    <w:p w14:paraId="6241676A" w14:textId="77777777" w:rsidR="00900BDD" w:rsidRPr="00E244B2" w:rsidRDefault="00900BDD" w:rsidP="00900BDD">
      <w:pPr>
        <w:ind w:firstLine="480"/>
        <w:rPr>
          <w:color w:val="000000" w:themeColor="text1"/>
        </w:rPr>
      </w:pPr>
      <w:r w:rsidRPr="00E244B2">
        <w:rPr>
          <w:color w:val="000000" w:themeColor="text1"/>
        </w:rPr>
        <w:t>对应节点燃料成本为：</w:t>
      </w:r>
    </w:p>
    <w:p w14:paraId="02293D3B" w14:textId="77777777" w:rsidR="00900BDD" w:rsidRPr="00E244B2" w:rsidRDefault="00900BDD" w:rsidP="00900BDD">
      <w:pPr>
        <w:ind w:firstLine="480"/>
        <w:jc w:val="center"/>
        <w:rPr>
          <w:color w:val="000000" w:themeColor="text1"/>
        </w:rPr>
      </w:pPr>
      <w:r w:rsidRPr="00E244B2">
        <w:rPr>
          <w:bCs/>
          <w:color w:val="000000" w:themeColor="text1"/>
          <w:position w:val="-14"/>
        </w:rPr>
        <w:object w:dxaOrig="3531" w:dyaOrig="440" w14:anchorId="7B12A662">
          <v:shape id="_x0000_i1138" type="#_x0000_t75" alt="" style="width:177.55pt;height:21.95pt" o:ole="">
            <v:imagedata r:id="rId239" o:title=""/>
          </v:shape>
          <o:OLEObject Type="Embed" ProgID="Equation.DSMT4" ShapeID="_x0000_i1138" DrawAspect="Content" ObjectID="_1852641035" r:id="rId240"/>
        </w:object>
      </w:r>
    </w:p>
    <w:p w14:paraId="031EAD3F" w14:textId="77777777" w:rsidR="00900BDD" w:rsidRPr="00E244B2" w:rsidRDefault="00900BDD" w:rsidP="00900BDD">
      <w:pPr>
        <w:ind w:firstLine="480"/>
        <w:rPr>
          <w:color w:val="000000" w:themeColor="text1"/>
        </w:rPr>
      </w:pPr>
      <w:r w:rsidRPr="00E244B2">
        <w:rPr>
          <w:color w:val="000000" w:themeColor="text1"/>
        </w:rPr>
        <w:t>定义权重变量：</w:t>
      </w:r>
    </w:p>
    <w:p w14:paraId="4AE8EED4" w14:textId="77777777" w:rsidR="00900BDD" w:rsidRPr="00E244B2" w:rsidRDefault="00900BDD" w:rsidP="00900BDD">
      <w:pPr>
        <w:ind w:firstLine="480"/>
        <w:jc w:val="center"/>
        <w:rPr>
          <w:color w:val="000000" w:themeColor="text1"/>
        </w:rPr>
      </w:pPr>
      <w:r w:rsidRPr="00E244B2">
        <w:rPr>
          <w:bCs/>
          <w:color w:val="000000" w:themeColor="text1"/>
          <w:position w:val="-14"/>
        </w:rPr>
        <w:object w:dxaOrig="964" w:dyaOrig="380" w14:anchorId="1585F8B6">
          <v:shape id="_x0000_i1139" type="#_x0000_t75" alt="" style="width:50.05pt;height:20.15pt" o:ole="">
            <v:imagedata r:id="rId241" o:title=""/>
          </v:shape>
          <o:OLEObject Type="Embed" ProgID="Equation.DSMT4" ShapeID="_x0000_i1139" DrawAspect="Content" ObjectID="_1852641036" r:id="rId242"/>
        </w:object>
      </w:r>
    </w:p>
    <w:p w14:paraId="651F1A8B" w14:textId="77777777" w:rsidR="00900BDD" w:rsidRPr="00E244B2" w:rsidRDefault="00900BDD" w:rsidP="00900BDD">
      <w:pPr>
        <w:ind w:firstLine="480"/>
        <w:rPr>
          <w:color w:val="000000" w:themeColor="text1"/>
        </w:rPr>
      </w:pPr>
      <w:r w:rsidRPr="00E244B2">
        <w:rPr>
          <w:color w:val="000000" w:themeColor="text1"/>
        </w:rPr>
        <w:t>并满足：</w:t>
      </w:r>
    </w:p>
    <w:p w14:paraId="754A2F65" w14:textId="77777777" w:rsidR="00900BDD" w:rsidRPr="00E244B2" w:rsidRDefault="00900BDD" w:rsidP="00900BDD">
      <w:pPr>
        <w:ind w:firstLine="480"/>
        <w:jc w:val="center"/>
        <w:rPr>
          <w:color w:val="000000" w:themeColor="text1"/>
        </w:rPr>
      </w:pPr>
      <w:r w:rsidRPr="00E244B2">
        <w:rPr>
          <w:bCs/>
          <w:color w:val="000000" w:themeColor="text1"/>
          <w:position w:val="-26"/>
        </w:rPr>
        <w:object w:dxaOrig="1548" w:dyaOrig="620" w14:anchorId="4FA32260">
          <v:shape id="_x0000_i1140" type="#_x0000_t75" alt="" style="width:78.7pt;height:31.1pt" o:ole="">
            <v:imagedata r:id="rId243" o:title=""/>
          </v:shape>
          <o:OLEObject Type="Embed" ProgID="Equation.DSMT4" ShapeID="_x0000_i1140" DrawAspect="Content" ObjectID="_1852641037" r:id="rId244"/>
        </w:object>
      </w:r>
    </w:p>
    <w:p w14:paraId="3A091AEC" w14:textId="77777777" w:rsidR="00900BDD" w:rsidRPr="00E244B2" w:rsidRDefault="00900BDD" w:rsidP="00900BDD">
      <w:pPr>
        <w:ind w:firstLine="480"/>
        <w:rPr>
          <w:color w:val="000000" w:themeColor="text1"/>
        </w:rPr>
      </w:pPr>
      <w:r w:rsidRPr="00E244B2">
        <w:rPr>
          <w:color w:val="000000" w:themeColor="text1"/>
        </w:rPr>
        <w:t>利用权重变量表示机组实际出力：</w:t>
      </w:r>
    </w:p>
    <w:p w14:paraId="0A5A9280" w14:textId="77777777" w:rsidR="00900BDD" w:rsidRPr="00E244B2" w:rsidRDefault="00900BDD" w:rsidP="00900BDD">
      <w:pPr>
        <w:ind w:firstLine="480"/>
        <w:jc w:val="center"/>
        <w:rPr>
          <w:color w:val="000000" w:themeColor="text1"/>
        </w:rPr>
      </w:pPr>
      <w:r w:rsidRPr="00E244B2">
        <w:rPr>
          <w:bCs/>
          <w:color w:val="000000" w:themeColor="text1"/>
          <w:position w:val="-26"/>
        </w:rPr>
        <w:object w:dxaOrig="2031" w:dyaOrig="620" w14:anchorId="406AA8EC">
          <v:shape id="_x0000_i1141" type="#_x0000_t75" alt="" style="width:101.3pt;height:31.1pt" o:ole="">
            <v:imagedata r:id="rId245" o:title=""/>
          </v:shape>
          <o:OLEObject Type="Embed" ProgID="Equation.DSMT4" ShapeID="_x0000_i1141" DrawAspect="Content" ObjectID="_1852641038" r:id="rId246"/>
        </w:object>
      </w:r>
    </w:p>
    <w:p w14:paraId="4FB2E5E8" w14:textId="77777777" w:rsidR="00900BDD" w:rsidRPr="00E244B2" w:rsidRDefault="00900BDD" w:rsidP="00900BDD">
      <w:pPr>
        <w:ind w:firstLine="480"/>
        <w:rPr>
          <w:color w:val="000000" w:themeColor="text1"/>
        </w:rPr>
      </w:pPr>
      <w:r w:rsidRPr="00E244B2">
        <w:rPr>
          <w:color w:val="000000" w:themeColor="text1"/>
        </w:rPr>
        <w:t>对应的线性化燃料成本为：</w:t>
      </w:r>
    </w:p>
    <w:p w14:paraId="1D2AD1F8" w14:textId="77777777" w:rsidR="00900BDD" w:rsidRPr="00E244B2" w:rsidRDefault="00900BDD" w:rsidP="00900BDD">
      <w:pPr>
        <w:ind w:firstLine="480"/>
        <w:jc w:val="center"/>
        <w:rPr>
          <w:color w:val="000000" w:themeColor="text1"/>
        </w:rPr>
      </w:pPr>
      <w:r w:rsidRPr="00E244B2">
        <w:rPr>
          <w:bCs/>
          <w:color w:val="000000" w:themeColor="text1"/>
          <w:position w:val="-26"/>
        </w:rPr>
        <w:object w:dxaOrig="2072" w:dyaOrig="620" w14:anchorId="56DF3CBA">
          <v:shape id="_x0000_i1142" type="#_x0000_t75" alt="" style="width:103.1pt;height:31.1pt" o:ole="">
            <v:imagedata r:id="rId247" o:title=""/>
          </v:shape>
          <o:OLEObject Type="Embed" ProgID="Equation.DSMT4" ShapeID="_x0000_i1142" DrawAspect="Content" ObjectID="_1852641039" r:id="rId248"/>
        </w:object>
      </w:r>
    </w:p>
    <w:p w14:paraId="0EC5E506" w14:textId="77777777" w:rsidR="00900BDD" w:rsidRPr="00E244B2" w:rsidRDefault="00900BDD" w:rsidP="00900BDD">
      <w:pPr>
        <w:ind w:firstLine="480"/>
        <w:rPr>
          <w:color w:val="000000" w:themeColor="text1"/>
        </w:rPr>
      </w:pPr>
      <w:r w:rsidRPr="00E244B2">
        <w:rPr>
          <w:color w:val="000000" w:themeColor="text1"/>
        </w:rPr>
        <w:t>同时对</w:t>
      </w:r>
      <w:r w:rsidRPr="00E244B2">
        <w:rPr>
          <w:bCs/>
          <w:color w:val="000000" w:themeColor="text1"/>
          <w:position w:val="-14"/>
        </w:rPr>
        <w:object w:dxaOrig="634" w:dyaOrig="380" w14:anchorId="4D2980FD">
          <v:shape id="_x0000_i1143" type="#_x0000_t75" alt="" style="width:31.1pt;height:20.15pt" o:ole="">
            <v:imagedata r:id="rId249" o:title=""/>
          </v:shape>
          <o:OLEObject Type="Embed" ProgID="Equation.DSMT4" ShapeID="_x0000_i1143" DrawAspect="Content" ObjectID="_1852641040" r:id="rId250"/>
        </w:object>
      </w:r>
      <w:r w:rsidRPr="00E244B2">
        <w:rPr>
          <w:color w:val="000000" w:themeColor="text1"/>
        </w:rPr>
        <w:t>设置</w:t>
      </w:r>
      <w:r w:rsidRPr="00E244B2">
        <w:rPr>
          <w:color w:val="000000" w:themeColor="text1"/>
        </w:rPr>
        <w:t>SOS2</w:t>
      </w:r>
      <w:r w:rsidRPr="00E244B2">
        <w:rPr>
          <w:color w:val="000000" w:themeColor="text1"/>
        </w:rPr>
        <w:t>约束，使每一时段最多仅有两个相邻节点的权重变量非零。</w:t>
      </w:r>
    </w:p>
    <w:p w14:paraId="1C1A7EAE" w14:textId="58EFC70F" w:rsidR="00900BDD" w:rsidRPr="00E244B2" w:rsidRDefault="00900BDD" w:rsidP="000C1940">
      <w:pPr>
        <w:ind w:firstLine="480"/>
        <w:rPr>
          <w:color w:val="000000" w:themeColor="text1"/>
        </w:rPr>
      </w:pPr>
      <w:r w:rsidRPr="00E244B2">
        <w:rPr>
          <w:noProof/>
          <w:color w:val="000000" w:themeColor="text1"/>
        </w:rPr>
        <w:lastRenderedPageBreak/>
        <w:drawing>
          <wp:inline distT="0" distB="0" distL="0" distR="0" wp14:anchorId="01B466EA" wp14:editId="3846D72F">
            <wp:extent cx="5313217" cy="3984913"/>
            <wp:effectExtent l="0" t="0" r="1905" b="0"/>
            <wp:docPr id="1547462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2"/>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5328226" cy="3996170"/>
                    </a:xfrm>
                    <a:prstGeom prst="rect">
                      <a:avLst/>
                    </a:prstGeom>
                    <a:noFill/>
                  </pic:spPr>
                </pic:pic>
              </a:graphicData>
            </a:graphic>
          </wp:inline>
        </w:drawing>
      </w:r>
    </w:p>
    <w:p w14:paraId="03A0D0B5" w14:textId="77777777" w:rsidR="00900BDD" w:rsidRPr="00E244B2" w:rsidRDefault="00900BDD" w:rsidP="00900BDD">
      <w:pPr>
        <w:ind w:firstLine="480"/>
        <w:rPr>
          <w:color w:val="000000" w:themeColor="text1"/>
        </w:rPr>
      </w:pPr>
      <w:r w:rsidRPr="00E244B2">
        <w:rPr>
          <w:color w:val="000000" w:themeColor="text1"/>
        </w:rPr>
        <w:t>整个调度周期内区域煤电机组总燃料成本为：</w:t>
      </w:r>
    </w:p>
    <w:p w14:paraId="06BC3FBE" w14:textId="4B73651A" w:rsidR="00900BDD" w:rsidRPr="00E244B2" w:rsidRDefault="00900BDD" w:rsidP="000C1940">
      <w:pPr>
        <w:ind w:firstLine="480"/>
        <w:jc w:val="center"/>
        <w:rPr>
          <w:b/>
          <w:bCs/>
          <w:color w:val="000000" w:themeColor="text1"/>
        </w:rPr>
      </w:pPr>
      <w:r w:rsidRPr="00E244B2">
        <w:rPr>
          <w:bCs/>
          <w:color w:val="000000" w:themeColor="text1"/>
          <w:position w:val="-32"/>
        </w:rPr>
        <w:object w:dxaOrig="2861" w:dyaOrig="560" w14:anchorId="58E92798">
          <v:shape id="_x0000_i1144" type="#_x0000_t75" alt="" style="width:142.8pt;height:26.25pt" o:ole="">
            <v:imagedata r:id="rId252" o:title=""/>
          </v:shape>
          <o:OLEObject Type="Embed" ProgID="Equation.DSMT4" ShapeID="_x0000_i1144" DrawAspect="Content" ObjectID="_1852641041" r:id="rId253"/>
        </w:object>
      </w:r>
    </w:p>
    <w:p w14:paraId="5390913B" w14:textId="03058B43" w:rsidR="00DA118C" w:rsidRPr="00E244B2" w:rsidRDefault="00DA118C" w:rsidP="00DA118C">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）启停成本</w:t>
      </w:r>
    </w:p>
    <w:p w14:paraId="6C206B62" w14:textId="77777777" w:rsidR="00DA118C" w:rsidRPr="00E244B2" w:rsidRDefault="00DA118C" w:rsidP="00DA118C">
      <w:pPr>
        <w:ind w:firstLine="480"/>
        <w:rPr>
          <w:color w:val="000000" w:themeColor="text1"/>
        </w:rPr>
      </w:pPr>
      <w:r w:rsidRPr="00E244B2">
        <w:rPr>
          <w:color w:val="000000" w:themeColor="text1"/>
        </w:rPr>
        <w:t>煤电机组启停成本为：</w:t>
      </w:r>
    </w:p>
    <w:p w14:paraId="32C47E78" w14:textId="77777777" w:rsidR="00DA118C" w:rsidRPr="00E244B2" w:rsidRDefault="00DA118C" w:rsidP="00DA118C">
      <w:pPr>
        <w:ind w:firstLine="480"/>
        <w:jc w:val="center"/>
        <w:rPr>
          <w:color w:val="000000" w:themeColor="text1"/>
        </w:rPr>
      </w:pPr>
      <w:r w:rsidRPr="00E244B2">
        <w:rPr>
          <w:bCs/>
          <w:color w:val="000000" w:themeColor="text1"/>
          <w:position w:val="-32"/>
        </w:rPr>
        <w:object w:dxaOrig="4233" w:dyaOrig="580" w14:anchorId="4B680B53">
          <v:shape id="_x0000_i1145" type="#_x0000_t75" alt="" style="width:212.95pt;height:29.3pt" o:ole="">
            <v:imagedata r:id="rId254" o:title=""/>
          </v:shape>
          <o:OLEObject Type="Embed" ProgID="Equation.DSMT4" ShapeID="_x0000_i1145" DrawAspect="Content" ObjectID="_1852641042" r:id="rId255"/>
        </w:object>
      </w:r>
    </w:p>
    <w:p w14:paraId="3734A2C7" w14:textId="77777777" w:rsidR="00DA118C" w:rsidRPr="00E244B2" w:rsidRDefault="00DA118C" w:rsidP="00DA118C">
      <w:pPr>
        <w:ind w:firstLine="480"/>
        <w:rPr>
          <w:color w:val="000000" w:themeColor="text1"/>
        </w:rPr>
      </w:pPr>
      <w:r w:rsidRPr="00E244B2">
        <w:rPr>
          <w:color w:val="000000" w:themeColor="text1"/>
        </w:rPr>
        <w:t>式中，</w:t>
      </w:r>
      <w:r w:rsidRPr="00E244B2">
        <w:rPr>
          <w:bCs/>
          <w:color w:val="000000" w:themeColor="text1"/>
          <w:position w:val="-14"/>
        </w:rPr>
        <w:object w:dxaOrig="474" w:dyaOrig="380" w14:anchorId="71873F8C">
          <v:shape id="_x0000_i1146" type="#_x0000_t75" alt="" style="width:21.95pt;height:20.15pt" o:ole="">
            <v:imagedata r:id="rId256" o:title=""/>
          </v:shape>
          <o:OLEObject Type="Embed" ProgID="Equation.DSMT4" ShapeID="_x0000_i1146" DrawAspect="Content" ObjectID="_1852641043" r:id="rId257"/>
        </w:object>
      </w:r>
      <w:r w:rsidRPr="00E244B2">
        <w:rPr>
          <w:color w:val="000000" w:themeColor="text1"/>
        </w:rPr>
        <w:t>和</w:t>
      </w:r>
      <w:r w:rsidRPr="00E244B2">
        <w:rPr>
          <w:bCs/>
          <w:color w:val="000000" w:themeColor="text1"/>
          <w:position w:val="-14"/>
        </w:rPr>
        <w:object w:dxaOrig="495" w:dyaOrig="380" w14:anchorId="6C9DDA3D">
          <v:shape id="_x0000_i1147" type="#_x0000_t75" style="width:24.4pt;height:20.15pt" o:ole="">
            <v:imagedata r:id="rId258" o:title=""/>
          </v:shape>
          <o:OLEObject Type="Embed" ProgID="Equation.DSMT4" ShapeID="_x0000_i1147" DrawAspect="Content" ObjectID="_1852641044" r:id="rId259"/>
        </w:object>
      </w:r>
      <w:r w:rsidRPr="00E244B2">
        <w:rPr>
          <w:color w:val="000000" w:themeColor="text1"/>
        </w:rPr>
        <w:t>分别为煤电机组单次启动成本和停机成本。</w:t>
      </w:r>
    </w:p>
    <w:p w14:paraId="79557652" w14:textId="77777777" w:rsidR="00DA118C" w:rsidRPr="00E244B2" w:rsidRDefault="00DA118C" w:rsidP="00DA118C">
      <w:pPr>
        <w:ind w:firstLine="480"/>
        <w:rPr>
          <w:color w:val="000000" w:themeColor="text1"/>
        </w:rPr>
      </w:pPr>
      <w:r w:rsidRPr="00E244B2">
        <w:rPr>
          <w:color w:val="000000" w:themeColor="text1"/>
        </w:rPr>
        <w:t>既定检修计划若导致运行机组按计划停机，则相应的停机状态通过启停逻辑自动识别。</w:t>
      </w:r>
    </w:p>
    <w:p w14:paraId="1756B0B8" w14:textId="77777777" w:rsidR="00DA118C" w:rsidRPr="00E244B2" w:rsidRDefault="00DA118C" w:rsidP="00DA118C">
      <w:pPr>
        <w:ind w:firstLine="482"/>
        <w:rPr>
          <w:b/>
          <w:bCs/>
          <w:color w:val="000000" w:themeColor="text1"/>
        </w:rPr>
      </w:pPr>
      <w:r w:rsidRPr="00E244B2">
        <w:rPr>
          <w:b/>
          <w:bCs/>
          <w:color w:val="000000" w:themeColor="text1"/>
        </w:rPr>
        <w:t>（</w:t>
      </w:r>
      <w:r w:rsidRPr="00E244B2">
        <w:rPr>
          <w:b/>
          <w:bCs/>
          <w:color w:val="000000" w:themeColor="text1"/>
        </w:rPr>
        <w:t>4</w:t>
      </w:r>
      <w:r w:rsidRPr="00E244B2">
        <w:rPr>
          <w:b/>
          <w:bCs/>
          <w:color w:val="000000" w:themeColor="text1"/>
        </w:rPr>
        <w:t>）碳排放成本</w:t>
      </w:r>
    </w:p>
    <w:p w14:paraId="17DE2785" w14:textId="0A49F849" w:rsidR="00800243" w:rsidRPr="00E244B2" w:rsidRDefault="00800243" w:rsidP="00800243">
      <w:pPr>
        <w:ind w:firstLine="480"/>
        <w:rPr>
          <w:color w:val="000000" w:themeColor="text1"/>
        </w:rPr>
      </w:pPr>
      <w:r w:rsidRPr="00E244B2">
        <w:rPr>
          <w:color w:val="000000" w:themeColor="text1"/>
        </w:rPr>
        <w:t>采用与煤电燃料成本模型一致的</w:t>
      </w:r>
      <w:r w:rsidRPr="00E244B2">
        <w:rPr>
          <w:rFonts w:hint="eastAsia"/>
          <w:color w:val="000000" w:themeColor="text1"/>
        </w:rPr>
        <w:t>5</w:t>
      </w:r>
      <w:r w:rsidRPr="00E244B2">
        <w:rPr>
          <w:color w:val="000000" w:themeColor="text1"/>
        </w:rPr>
        <w:t>段分段方式，将机组运行区间划分为</w:t>
      </w:r>
      <w:r w:rsidRPr="00E244B2">
        <w:rPr>
          <w:color w:val="000000" w:themeColor="text1"/>
        </w:rPr>
        <w:t>5</w:t>
      </w:r>
      <w:r w:rsidRPr="00E244B2">
        <w:rPr>
          <w:color w:val="000000" w:themeColor="text1"/>
        </w:rPr>
        <w:t>个区段，共设置</w:t>
      </w:r>
      <w:r w:rsidRPr="00E244B2">
        <w:rPr>
          <w:color w:val="000000" w:themeColor="text1"/>
        </w:rPr>
        <w:t>6</w:t>
      </w:r>
      <w:r w:rsidRPr="00E244B2">
        <w:rPr>
          <w:color w:val="000000" w:themeColor="text1"/>
        </w:rPr>
        <w:t>个出力节点</w:t>
      </w:r>
      <w:r w:rsidRPr="00E244B2">
        <w:rPr>
          <w:rFonts w:hint="eastAsia"/>
          <w:color w:val="000000" w:themeColor="text1"/>
          <w:position w:val="-10"/>
        </w:rPr>
        <w:object w:dxaOrig="1219" w:dyaOrig="320" w14:anchorId="188B3BF8">
          <v:shape id="_x0000_i1148" type="#_x0000_t75" style="width:61pt;height:15.85pt" o:ole="">
            <v:imagedata r:id="rId260" o:title=""/>
          </v:shape>
          <o:OLEObject Type="Embed" ProgID="Equation.DSMT4" ShapeID="_x0000_i1148" DrawAspect="Content" ObjectID="_1852641045" r:id="rId261"/>
        </w:object>
      </w:r>
      <w:r w:rsidRPr="00E244B2">
        <w:rPr>
          <w:color w:val="000000" w:themeColor="text1"/>
        </w:rPr>
        <w:t>。第</w:t>
      </w:r>
      <w:r w:rsidRPr="00E244B2">
        <w:rPr>
          <w:color w:val="000000" w:themeColor="text1"/>
        </w:rPr>
        <w:t>k</w:t>
      </w:r>
      <w:r w:rsidRPr="00E244B2">
        <w:rPr>
          <w:color w:val="000000" w:themeColor="text1"/>
        </w:rPr>
        <w:t>个节点对应的出力为：</w:t>
      </w:r>
    </w:p>
    <w:p w14:paraId="409ED363" w14:textId="77777777" w:rsidR="00800243" w:rsidRPr="00E244B2" w:rsidRDefault="00800243" w:rsidP="00800243">
      <w:pPr>
        <w:pStyle w:val="MTDisplayEquation"/>
        <w:rPr>
          <w:color w:val="000000" w:themeColor="text1"/>
        </w:rPr>
      </w:pPr>
      <w:r w:rsidRPr="00E244B2">
        <w:rPr>
          <w:rFonts w:hint="eastAsia"/>
          <w:color w:val="000000" w:themeColor="text1"/>
        </w:rPr>
        <w:tab/>
      </w:r>
      <w:r w:rsidRPr="00E244B2">
        <w:rPr>
          <w:rFonts w:hint="eastAsia"/>
          <w:color w:val="000000" w:themeColor="text1"/>
          <w:position w:val="-24"/>
        </w:rPr>
        <w:object w:dxaOrig="4900" w:dyaOrig="620" w14:anchorId="30884C92">
          <v:shape id="_x0000_i1149" type="#_x0000_t75" style="width:245.9pt;height:31.1pt" o:ole="">
            <v:imagedata r:id="rId262" o:title=""/>
          </v:shape>
          <o:OLEObject Type="Embed" ProgID="Equation.DSMT4" ShapeID="_x0000_i1149" DrawAspect="Content" ObjectID="_1852641046" r:id="rId263"/>
        </w:object>
      </w:r>
    </w:p>
    <w:p w14:paraId="28204E0A" w14:textId="77777777" w:rsidR="00800243" w:rsidRPr="00E244B2" w:rsidRDefault="00800243" w:rsidP="00800243">
      <w:pPr>
        <w:ind w:firstLine="480"/>
        <w:rPr>
          <w:color w:val="000000" w:themeColor="text1"/>
        </w:rPr>
      </w:pPr>
      <w:r w:rsidRPr="00E244B2">
        <w:rPr>
          <w:color w:val="000000" w:themeColor="text1"/>
        </w:rPr>
        <w:t>考虑机组煤耗随出力水平变化，第</w:t>
      </w:r>
      <w:r w:rsidRPr="00E244B2">
        <w:rPr>
          <w:color w:val="000000" w:themeColor="text1"/>
        </w:rPr>
        <w:t>k</w:t>
      </w:r>
      <w:r w:rsidRPr="00E244B2">
        <w:rPr>
          <w:color w:val="000000" w:themeColor="text1"/>
        </w:rPr>
        <w:t>个出力节点对应的燃料消耗速率为：</w:t>
      </w:r>
    </w:p>
    <w:p w14:paraId="7A5E9DA3" w14:textId="77777777" w:rsidR="00800243" w:rsidRPr="00E244B2" w:rsidRDefault="00800243" w:rsidP="00800243">
      <w:pPr>
        <w:pStyle w:val="MTDisplayEquation"/>
        <w:rPr>
          <w:color w:val="000000" w:themeColor="text1"/>
        </w:rPr>
      </w:pPr>
      <w:r w:rsidRPr="00E244B2">
        <w:rPr>
          <w:rFonts w:hint="eastAsia"/>
          <w:color w:val="000000" w:themeColor="text1"/>
        </w:rPr>
        <w:lastRenderedPageBreak/>
        <w:tab/>
      </w:r>
      <w:r w:rsidRPr="00E244B2">
        <w:rPr>
          <w:rFonts w:hint="eastAsia"/>
          <w:color w:val="000000" w:themeColor="text1"/>
          <w:position w:val="-16"/>
        </w:rPr>
        <w:object w:dxaOrig="3980" w:dyaOrig="499" w14:anchorId="77EE4EB5">
          <v:shape id="_x0000_i1150" type="#_x0000_t75" style="width:199.55pt;height:24.4pt" o:ole="">
            <v:imagedata r:id="rId264" o:title=""/>
          </v:shape>
          <o:OLEObject Type="Embed" ProgID="Equation.DSMT4" ShapeID="_x0000_i1150" DrawAspect="Content" ObjectID="_1852641047" r:id="rId265"/>
        </w:object>
      </w:r>
    </w:p>
    <w:p w14:paraId="1AD26569" w14:textId="77777777" w:rsidR="00800243" w:rsidRPr="00E244B2" w:rsidRDefault="00800243" w:rsidP="00800243">
      <w:pPr>
        <w:ind w:firstLine="480"/>
        <w:rPr>
          <w:color w:val="000000" w:themeColor="text1"/>
        </w:rPr>
      </w:pPr>
      <w:r w:rsidRPr="00E244B2">
        <w:rPr>
          <w:color w:val="000000" w:themeColor="text1"/>
        </w:rPr>
        <w:t>式中，</w:t>
      </w:r>
      <w:r w:rsidRPr="00E244B2">
        <w:rPr>
          <w:rFonts w:hint="eastAsia"/>
          <w:color w:val="000000" w:themeColor="text1"/>
          <w:position w:val="-14"/>
        </w:rPr>
        <w:object w:dxaOrig="639" w:dyaOrig="400" w14:anchorId="0C4E7583">
          <v:shape id="_x0000_i1151" type="#_x0000_t75" style="width:31.75pt;height:20.15pt" o:ole="">
            <v:imagedata r:id="rId266" o:title=""/>
          </v:shape>
          <o:OLEObject Type="Embed" ProgID="Equation.DSMT4" ShapeID="_x0000_i1151" DrawAspect="Content" ObjectID="_1852641048" r:id="rId267"/>
        </w:object>
      </w:r>
      <w:r w:rsidRPr="00E244B2">
        <w:rPr>
          <w:color w:val="000000" w:themeColor="text1"/>
        </w:rPr>
        <w:t>为煤电机组</w:t>
      </w:r>
      <w:r w:rsidRPr="00E244B2">
        <w:rPr>
          <w:rFonts w:hint="eastAsia"/>
          <w:color w:val="000000" w:themeColor="text1"/>
          <w:position w:val="-6"/>
        </w:rPr>
        <w:object w:dxaOrig="160" w:dyaOrig="260" w14:anchorId="38FECA87">
          <v:shape id="_x0000_i1152" type="#_x0000_t75" style="width:7.95pt;height:12.8pt" o:ole="">
            <v:imagedata r:id="rId268" o:title=""/>
          </v:shape>
          <o:OLEObject Type="Embed" ProgID="Equation.DSMT4" ShapeID="_x0000_i1152" DrawAspect="Content" ObjectID="_1852641049" r:id="rId269"/>
        </w:object>
      </w:r>
      <w:r w:rsidRPr="00E244B2">
        <w:rPr>
          <w:color w:val="000000" w:themeColor="text1"/>
        </w:rPr>
        <w:t>在第</w:t>
      </w:r>
      <w:r w:rsidRPr="00E244B2">
        <w:rPr>
          <w:rFonts w:hint="eastAsia"/>
          <w:color w:val="000000" w:themeColor="text1"/>
          <w:position w:val="-6"/>
        </w:rPr>
        <w:object w:dxaOrig="220" w:dyaOrig="279" w14:anchorId="21AC6FC4">
          <v:shape id="_x0000_i1153" type="#_x0000_t75" style="width:11pt;height:14.05pt" o:ole="">
            <v:imagedata r:id="rId270" o:title=""/>
          </v:shape>
          <o:OLEObject Type="Embed" ProgID="Equation.DSMT4" ShapeID="_x0000_i1153" DrawAspect="Content" ObjectID="_1852641050" r:id="rId271"/>
        </w:object>
      </w:r>
      <w:r w:rsidRPr="00E244B2">
        <w:rPr>
          <w:color w:val="000000" w:themeColor="text1"/>
        </w:rPr>
        <w:t>个出力节点下的燃料消耗速率；</w:t>
      </w:r>
      <w:r w:rsidRPr="00E244B2">
        <w:rPr>
          <w:rFonts w:hint="eastAsia"/>
          <w:color w:val="000000" w:themeColor="text1"/>
          <w:position w:val="-14"/>
        </w:rPr>
        <w:object w:dxaOrig="480" w:dyaOrig="400" w14:anchorId="6F487A0F">
          <v:shape id="_x0000_i1154" type="#_x0000_t75" style="width:24.4pt;height:20.15pt" o:ole="">
            <v:imagedata r:id="rId272" o:title=""/>
          </v:shape>
          <o:OLEObject Type="Embed" ProgID="Equation.DSMT4" ShapeID="_x0000_i1154" DrawAspect="Content" ObjectID="_1852641051" r:id="rId273"/>
        </w:object>
      </w:r>
      <w:r w:rsidRPr="00E244B2">
        <w:rPr>
          <w:color w:val="000000" w:themeColor="text1"/>
        </w:rPr>
        <w:t>、</w:t>
      </w:r>
      <w:r w:rsidRPr="00E244B2">
        <w:rPr>
          <w:rFonts w:hint="eastAsia"/>
          <w:color w:val="000000" w:themeColor="text1"/>
          <w:position w:val="-14"/>
        </w:rPr>
        <w:object w:dxaOrig="460" w:dyaOrig="400" w14:anchorId="4A7F72B5">
          <v:shape id="_x0000_i1155" type="#_x0000_t75" style="width:22.6pt;height:20.15pt" o:ole="">
            <v:imagedata r:id="rId274" o:title=""/>
          </v:shape>
          <o:OLEObject Type="Embed" ProgID="Equation.DSMT4" ShapeID="_x0000_i1155" DrawAspect="Content" ObjectID="_1852641052" r:id="rId275"/>
        </w:object>
      </w:r>
      <w:r w:rsidRPr="00E244B2">
        <w:rPr>
          <w:color w:val="000000" w:themeColor="text1"/>
        </w:rPr>
        <w:t>和</w:t>
      </w:r>
      <w:r w:rsidRPr="00E244B2">
        <w:rPr>
          <w:rFonts w:hint="eastAsia"/>
          <w:color w:val="000000" w:themeColor="text1"/>
          <w:position w:val="-14"/>
        </w:rPr>
        <w:object w:dxaOrig="460" w:dyaOrig="400" w14:anchorId="16605AE7">
          <v:shape id="_x0000_i1156" type="#_x0000_t75" style="width:22.6pt;height:20.15pt" o:ole="">
            <v:imagedata r:id="rId276" o:title=""/>
          </v:shape>
          <o:OLEObject Type="Embed" ProgID="Equation.DSMT4" ShapeID="_x0000_i1156" DrawAspect="Content" ObjectID="_1852641053" r:id="rId277"/>
        </w:object>
      </w:r>
      <w:r w:rsidRPr="00E244B2">
        <w:rPr>
          <w:color w:val="000000" w:themeColor="text1"/>
        </w:rPr>
        <w:t>分别为煤电机组燃料消耗特性曲线的二次项、一次项和常数项系数。</w:t>
      </w:r>
    </w:p>
    <w:p w14:paraId="148935E7" w14:textId="77777777" w:rsidR="00800243" w:rsidRPr="00E244B2" w:rsidRDefault="00800243" w:rsidP="00800243">
      <w:pPr>
        <w:ind w:firstLine="480"/>
        <w:rPr>
          <w:color w:val="000000" w:themeColor="text1"/>
        </w:rPr>
      </w:pPr>
      <w:r w:rsidRPr="00E244B2">
        <w:rPr>
          <w:rFonts w:hint="eastAsia"/>
          <w:color w:val="000000" w:themeColor="text1"/>
        </w:rPr>
        <w:t>煤电机组的</w:t>
      </w:r>
      <w:r w:rsidRPr="00E244B2">
        <w:rPr>
          <w:color w:val="000000" w:themeColor="text1"/>
        </w:rPr>
        <w:t>CO</w:t>
      </w:r>
      <w:r w:rsidRPr="00E244B2">
        <w:rPr>
          <w:rFonts w:ascii="Cambria Math" w:hAnsi="Cambria Math" w:cs="Cambria Math"/>
          <w:color w:val="000000" w:themeColor="text1"/>
        </w:rPr>
        <w:t>₂</w:t>
      </w:r>
      <w:r w:rsidRPr="00E244B2">
        <w:rPr>
          <w:color w:val="000000" w:themeColor="text1"/>
        </w:rPr>
        <w:t>排放</w:t>
      </w:r>
      <w:r w:rsidRPr="00E244B2">
        <w:rPr>
          <w:rFonts w:hint="eastAsia"/>
          <w:color w:val="000000" w:themeColor="text1"/>
        </w:rPr>
        <w:t>与燃料消耗成正比</w:t>
      </w:r>
      <w:r w:rsidRPr="00E244B2">
        <w:rPr>
          <w:color w:val="000000" w:themeColor="text1"/>
        </w:rPr>
        <w:t>，</w:t>
      </w:r>
      <w:r w:rsidRPr="00E244B2">
        <w:rPr>
          <w:rFonts w:hint="eastAsia"/>
          <w:color w:val="000000" w:themeColor="text1"/>
        </w:rPr>
        <w:t>则</w:t>
      </w:r>
      <w:r w:rsidRPr="00E244B2">
        <w:rPr>
          <w:color w:val="000000" w:themeColor="text1"/>
        </w:rPr>
        <w:t>第</w:t>
      </w:r>
      <w:r w:rsidRPr="00E244B2">
        <w:rPr>
          <w:rFonts w:hint="eastAsia"/>
          <w:color w:val="000000" w:themeColor="text1"/>
          <w:position w:val="-6"/>
        </w:rPr>
        <w:object w:dxaOrig="220" w:dyaOrig="279" w14:anchorId="098C1EE5">
          <v:shape id="_x0000_i1157" type="#_x0000_t75" style="width:11pt;height:14.05pt" o:ole="">
            <v:imagedata r:id="rId278" o:title=""/>
          </v:shape>
          <o:OLEObject Type="Embed" ProgID="Equation.DSMT4" ShapeID="_x0000_i1157" DrawAspect="Content" ObjectID="_1852641054" r:id="rId279"/>
        </w:object>
      </w:r>
      <w:r w:rsidRPr="00E244B2">
        <w:rPr>
          <w:color w:val="000000" w:themeColor="text1"/>
        </w:rPr>
        <w:t>个出力节点对应的</w:t>
      </w:r>
      <w:r w:rsidRPr="00E244B2">
        <w:rPr>
          <w:color w:val="000000" w:themeColor="text1"/>
        </w:rPr>
        <w:t>CO</w:t>
      </w:r>
      <w:r w:rsidRPr="00E244B2">
        <w:rPr>
          <w:rFonts w:ascii="Cambria Math" w:hAnsi="Cambria Math" w:cs="Cambria Math"/>
          <w:color w:val="000000" w:themeColor="text1"/>
        </w:rPr>
        <w:t>₂</w:t>
      </w:r>
      <w:r w:rsidRPr="00E244B2">
        <w:rPr>
          <w:color w:val="000000" w:themeColor="text1"/>
        </w:rPr>
        <w:t>排放速率为：</w:t>
      </w:r>
    </w:p>
    <w:p w14:paraId="6EE5A0B4" w14:textId="77777777" w:rsidR="00800243" w:rsidRPr="00E244B2" w:rsidRDefault="00800243" w:rsidP="00800243">
      <w:pPr>
        <w:pStyle w:val="MTDisplayEquation"/>
        <w:rPr>
          <w:color w:val="000000" w:themeColor="text1"/>
        </w:rPr>
      </w:pPr>
      <w:r w:rsidRPr="00E244B2">
        <w:rPr>
          <w:rFonts w:hint="eastAsia"/>
          <w:color w:val="000000" w:themeColor="text1"/>
        </w:rPr>
        <w:tab/>
      </w:r>
      <w:r w:rsidRPr="00E244B2">
        <w:rPr>
          <w:rFonts w:hint="eastAsia"/>
          <w:color w:val="000000" w:themeColor="text1"/>
          <w:position w:val="-14"/>
        </w:rPr>
        <w:object w:dxaOrig="1880" w:dyaOrig="400" w14:anchorId="5F89FBE6">
          <v:shape id="_x0000_i1158" type="#_x0000_t75" style="width:93.95pt;height:20.15pt" o:ole="">
            <v:imagedata r:id="rId280" o:title=""/>
          </v:shape>
          <o:OLEObject Type="Embed" ProgID="Equation.DSMT4" ShapeID="_x0000_i1158" DrawAspect="Content" ObjectID="_1852641055" r:id="rId281"/>
        </w:object>
      </w:r>
    </w:p>
    <w:p w14:paraId="7A5305A9" w14:textId="77777777" w:rsidR="00800243" w:rsidRPr="00E244B2" w:rsidRDefault="00800243" w:rsidP="00800243">
      <w:pPr>
        <w:ind w:firstLine="480"/>
        <w:rPr>
          <w:color w:val="000000" w:themeColor="text1"/>
        </w:rPr>
      </w:pPr>
      <w:r w:rsidRPr="00E244B2">
        <w:rPr>
          <w:color w:val="000000" w:themeColor="text1"/>
        </w:rPr>
        <w:t>式中，</w:t>
      </w:r>
      <w:r w:rsidRPr="00E244B2">
        <w:rPr>
          <w:rFonts w:hint="eastAsia"/>
          <w:color w:val="000000" w:themeColor="text1"/>
          <w:position w:val="-14"/>
        </w:rPr>
        <w:object w:dxaOrig="480" w:dyaOrig="400" w14:anchorId="4B91960C">
          <v:shape id="_x0000_i1159" type="#_x0000_t75" style="width:24.4pt;height:20.15pt" o:ole="">
            <v:imagedata r:id="rId282" o:title=""/>
          </v:shape>
          <o:OLEObject Type="Embed" ProgID="Equation.DSMT4" ShapeID="_x0000_i1159" DrawAspect="Content" ObjectID="_1852641056" r:id="rId283"/>
        </w:object>
      </w:r>
      <w:r w:rsidRPr="00E244B2">
        <w:rPr>
          <w:color w:val="000000" w:themeColor="text1"/>
        </w:rPr>
        <w:t>为煤电机组所使用燃料的单位燃料</w:t>
      </w:r>
      <w:r w:rsidRPr="00E244B2">
        <w:rPr>
          <w:color w:val="000000" w:themeColor="text1"/>
        </w:rPr>
        <w:t>CO</w:t>
      </w:r>
      <w:r w:rsidRPr="00E244B2">
        <w:rPr>
          <w:rFonts w:ascii="Cambria Math" w:hAnsi="Cambria Math" w:cs="Cambria Math"/>
          <w:color w:val="000000" w:themeColor="text1"/>
        </w:rPr>
        <w:t>₂</w:t>
      </w:r>
      <w:r w:rsidRPr="00E244B2">
        <w:rPr>
          <w:color w:val="000000" w:themeColor="text1"/>
        </w:rPr>
        <w:t>排放系数；</w:t>
      </w:r>
      <w:r w:rsidRPr="00E244B2">
        <w:rPr>
          <w:rFonts w:hint="eastAsia"/>
          <w:color w:val="000000" w:themeColor="text1"/>
          <w:position w:val="-14"/>
        </w:rPr>
        <w:object w:dxaOrig="639" w:dyaOrig="400" w14:anchorId="2B362EFD">
          <v:shape id="_x0000_i1160" type="#_x0000_t75" style="width:31.75pt;height:20.15pt" o:ole="">
            <v:imagedata r:id="rId284" o:title=""/>
          </v:shape>
          <o:OLEObject Type="Embed" ProgID="Equation.DSMT4" ShapeID="_x0000_i1160" DrawAspect="Content" ObjectID="_1852641057" r:id="rId285"/>
        </w:object>
      </w:r>
      <w:r w:rsidRPr="00E244B2">
        <w:rPr>
          <w:color w:val="000000" w:themeColor="text1"/>
        </w:rPr>
        <w:t>为机组在第</w:t>
      </w:r>
      <w:r w:rsidRPr="00E244B2">
        <w:rPr>
          <w:rFonts w:hint="eastAsia"/>
          <w:color w:val="000000" w:themeColor="text1"/>
          <w:position w:val="-6"/>
        </w:rPr>
        <w:object w:dxaOrig="220" w:dyaOrig="279" w14:anchorId="58B57793">
          <v:shape id="_x0000_i1161" type="#_x0000_t75" style="width:11pt;height:14.05pt" o:ole="">
            <v:imagedata r:id="rId286" o:title=""/>
          </v:shape>
          <o:OLEObject Type="Embed" ProgID="Equation.DSMT4" ShapeID="_x0000_i1161" DrawAspect="Content" ObjectID="_1852641058" r:id="rId287"/>
        </w:object>
      </w:r>
      <w:r w:rsidRPr="00E244B2">
        <w:rPr>
          <w:color w:val="000000" w:themeColor="text1"/>
        </w:rPr>
        <w:t>个出力节点下的</w:t>
      </w:r>
      <w:r w:rsidRPr="00E244B2">
        <w:rPr>
          <w:color w:val="000000" w:themeColor="text1"/>
        </w:rPr>
        <w:t>CO</w:t>
      </w:r>
      <w:r w:rsidRPr="00E244B2">
        <w:rPr>
          <w:rFonts w:ascii="Cambria Math" w:hAnsi="Cambria Math" w:cs="Cambria Math"/>
          <w:color w:val="000000" w:themeColor="text1"/>
        </w:rPr>
        <w:t>₂</w:t>
      </w:r>
      <w:r w:rsidRPr="00E244B2">
        <w:rPr>
          <w:color w:val="000000" w:themeColor="text1"/>
        </w:rPr>
        <w:t>排放速率。</w:t>
      </w:r>
    </w:p>
    <w:p w14:paraId="5E0D105D" w14:textId="77777777" w:rsidR="00800243" w:rsidRPr="00E244B2" w:rsidRDefault="00800243" w:rsidP="00800243">
      <w:pPr>
        <w:ind w:firstLine="480"/>
        <w:rPr>
          <w:color w:val="000000" w:themeColor="text1"/>
        </w:rPr>
      </w:pPr>
      <w:r w:rsidRPr="00E244B2">
        <w:rPr>
          <w:color w:val="000000" w:themeColor="text1"/>
        </w:rPr>
        <w:t>相应地，煤电机组在时段</w:t>
      </w:r>
      <w:r w:rsidRPr="00E244B2">
        <w:rPr>
          <w:rFonts w:hint="eastAsia"/>
          <w:color w:val="000000" w:themeColor="text1"/>
          <w:position w:val="-6"/>
        </w:rPr>
        <w:object w:dxaOrig="139" w:dyaOrig="240" w14:anchorId="44B9302C">
          <v:shape id="_x0000_i1162" type="#_x0000_t75" style="width:6.7pt;height:11pt" o:ole="">
            <v:imagedata r:id="rId288" o:title=""/>
          </v:shape>
          <o:OLEObject Type="Embed" ProgID="Equation.DSMT4" ShapeID="_x0000_i1162" DrawAspect="Content" ObjectID="_1852641059" r:id="rId289"/>
        </w:object>
      </w:r>
      <w:r w:rsidRPr="00E244B2">
        <w:rPr>
          <w:color w:val="000000" w:themeColor="text1"/>
        </w:rPr>
        <w:t>的实际</w:t>
      </w:r>
      <w:r w:rsidRPr="00E244B2">
        <w:rPr>
          <w:color w:val="000000" w:themeColor="text1"/>
        </w:rPr>
        <w:t>CO</w:t>
      </w:r>
      <w:r w:rsidRPr="00E244B2">
        <w:rPr>
          <w:rFonts w:ascii="Cambria Math" w:hAnsi="Cambria Math" w:cs="Cambria Math"/>
          <w:color w:val="000000" w:themeColor="text1"/>
        </w:rPr>
        <w:t>₂</w:t>
      </w:r>
      <w:r w:rsidRPr="00E244B2">
        <w:rPr>
          <w:color w:val="000000" w:themeColor="text1"/>
        </w:rPr>
        <w:t>排放速率表示为：</w:t>
      </w:r>
    </w:p>
    <w:p w14:paraId="3639B63F" w14:textId="77777777" w:rsidR="00800243" w:rsidRPr="00E244B2" w:rsidRDefault="00800243" w:rsidP="00800243">
      <w:pPr>
        <w:pStyle w:val="MTDisplayEquation"/>
        <w:rPr>
          <w:color w:val="000000" w:themeColor="text1"/>
        </w:rPr>
      </w:pPr>
      <w:r w:rsidRPr="00E244B2">
        <w:rPr>
          <w:rFonts w:hint="eastAsia"/>
          <w:color w:val="000000" w:themeColor="text1"/>
        </w:rPr>
        <w:tab/>
      </w:r>
      <w:r w:rsidRPr="00E244B2">
        <w:rPr>
          <w:rFonts w:hint="eastAsia"/>
          <w:color w:val="000000" w:themeColor="text1"/>
          <w:position w:val="-28"/>
        </w:rPr>
        <w:object w:dxaOrig="2360" w:dyaOrig="680" w14:anchorId="0F79E5CC">
          <v:shape id="_x0000_i1163" type="#_x0000_t75" style="width:118.35pt;height:32.95pt" o:ole="">
            <v:imagedata r:id="rId290" o:title=""/>
          </v:shape>
          <o:OLEObject Type="Embed" ProgID="Equation.DSMT4" ShapeID="_x0000_i1163" DrawAspect="Content" ObjectID="_1852641060" r:id="rId291"/>
        </w:object>
      </w:r>
    </w:p>
    <w:p w14:paraId="1513657E" w14:textId="6A8D4EEA" w:rsidR="00DA118C" w:rsidRPr="00E244B2" w:rsidRDefault="00876326" w:rsidP="00DA118C">
      <w:pPr>
        <w:ind w:firstLine="480"/>
        <w:rPr>
          <w:color w:val="000000" w:themeColor="text1"/>
        </w:rPr>
      </w:pPr>
      <w:r w:rsidRPr="00E244B2">
        <w:rPr>
          <w:color w:val="000000" w:themeColor="text1"/>
        </w:rPr>
        <w:t>煤电机组碳排放成本根据各分段出力节点对应的碳排放量与单位</w:t>
      </w:r>
      <w:r w:rsidRPr="00E244B2">
        <w:rPr>
          <w:color w:val="000000" w:themeColor="text1"/>
        </w:rPr>
        <w:t>CO₂</w:t>
      </w:r>
      <w:r w:rsidRPr="00E244B2">
        <w:rPr>
          <w:color w:val="000000" w:themeColor="text1"/>
        </w:rPr>
        <w:t>排放成本计算：</w:t>
      </w:r>
    </w:p>
    <w:p w14:paraId="1753B491" w14:textId="6CDB576C" w:rsidR="00876326" w:rsidRPr="00E244B2" w:rsidRDefault="0072378B" w:rsidP="001D05A3">
      <w:pPr>
        <w:ind w:firstLine="480"/>
        <w:jc w:val="center"/>
        <w:rPr>
          <w:color w:val="000000" w:themeColor="text1"/>
        </w:rPr>
      </w:pPr>
      <w:r w:rsidRPr="00E244B2">
        <w:rPr>
          <w:color w:val="000000" w:themeColor="text1"/>
          <w:position w:val="-36"/>
        </w:rPr>
        <w:object w:dxaOrig="4560" w:dyaOrig="760" w14:anchorId="5B85FF1B">
          <v:shape id="_x0000_i1164" type="#_x0000_t75" style="width:227pt;height:38.45pt" o:ole="">
            <v:imagedata r:id="rId292" o:title=""/>
          </v:shape>
          <o:OLEObject Type="Embed" ProgID="Equation.DSMT4" ShapeID="_x0000_i1164" DrawAspect="Content" ObjectID="_1852641061" r:id="rId293"/>
        </w:object>
      </w:r>
    </w:p>
    <w:p w14:paraId="58D895EB" w14:textId="387C823E" w:rsidR="00876326" w:rsidRPr="00E244B2" w:rsidRDefault="0072378B" w:rsidP="00DA118C">
      <w:pPr>
        <w:ind w:firstLine="480"/>
        <w:rPr>
          <w:color w:val="000000" w:themeColor="text1"/>
        </w:rPr>
      </w:pPr>
      <w:r w:rsidRPr="00E244B2">
        <w:rPr>
          <w:color w:val="000000" w:themeColor="text1"/>
        </w:rPr>
        <w:t>式中，</w:t>
      </w:r>
      <w:r w:rsidRPr="00E244B2">
        <w:rPr>
          <w:color w:val="000000" w:themeColor="text1"/>
          <w:position w:val="-6"/>
        </w:rPr>
        <w:object w:dxaOrig="460" w:dyaOrig="320" w14:anchorId="713C6481">
          <v:shape id="_x0000_i1165" type="#_x0000_t75" style="width:22.6pt;height:15.85pt" o:ole="">
            <v:imagedata r:id="rId294" o:title=""/>
          </v:shape>
          <o:OLEObject Type="Embed" ProgID="Equation.DSMT4" ShapeID="_x0000_i1165" DrawAspect="Content" ObjectID="_1852641062" r:id="rId295"/>
        </w:object>
      </w:r>
      <w:r w:rsidRPr="00E244B2">
        <w:rPr>
          <w:color w:val="000000" w:themeColor="text1"/>
        </w:rPr>
        <w:t>为单位</w:t>
      </w:r>
      <w:r w:rsidRPr="00E244B2">
        <w:rPr>
          <w:color w:val="000000" w:themeColor="text1"/>
        </w:rPr>
        <w:t>CO₂</w:t>
      </w:r>
      <w:r w:rsidRPr="00E244B2">
        <w:rPr>
          <w:color w:val="000000" w:themeColor="text1"/>
        </w:rPr>
        <w:t>排放成本；</w:t>
      </w:r>
      <w:r w:rsidRPr="00E244B2">
        <w:rPr>
          <w:color w:val="000000" w:themeColor="text1"/>
          <w:position w:val="-14"/>
        </w:rPr>
        <w:object w:dxaOrig="700" w:dyaOrig="400" w14:anchorId="64D047D8">
          <v:shape id="_x0000_i1166" type="#_x0000_t75" style="width:35.4pt;height:20.15pt" o:ole="">
            <v:imagedata r:id="rId296" o:title=""/>
          </v:shape>
          <o:OLEObject Type="Embed" ProgID="Equation.DSMT4" ShapeID="_x0000_i1166" DrawAspect="Content" ObjectID="_1852641063" r:id="rId297"/>
        </w:object>
      </w:r>
      <w:r w:rsidRPr="00E244B2">
        <w:rPr>
          <w:color w:val="000000" w:themeColor="text1"/>
        </w:rPr>
        <w:t>为煤电机组</w:t>
      </w:r>
      <w:r w:rsidRPr="00E244B2">
        <w:rPr>
          <w:color w:val="000000" w:themeColor="text1"/>
        </w:rPr>
        <w:t>i</w:t>
      </w:r>
      <w:r w:rsidRPr="00E244B2">
        <w:rPr>
          <w:color w:val="000000" w:themeColor="text1"/>
        </w:rPr>
        <w:t>在时段</w:t>
      </w:r>
      <w:r w:rsidRPr="00E244B2">
        <w:rPr>
          <w:color w:val="000000" w:themeColor="text1"/>
        </w:rPr>
        <w:t>t</w:t>
      </w:r>
      <w:r w:rsidRPr="00E244B2">
        <w:rPr>
          <w:color w:val="000000" w:themeColor="text1"/>
        </w:rPr>
        <w:t>对应第</w:t>
      </w:r>
      <w:r w:rsidRPr="00E244B2">
        <w:rPr>
          <w:color w:val="000000" w:themeColor="text1"/>
        </w:rPr>
        <w:t>k</w:t>
      </w:r>
      <w:r w:rsidRPr="00E244B2">
        <w:rPr>
          <w:color w:val="000000" w:themeColor="text1"/>
        </w:rPr>
        <w:t>个出力节点的权重变量；</w:t>
      </w:r>
      <w:r w:rsidR="00AF5118" w:rsidRPr="00E244B2">
        <w:rPr>
          <w:color w:val="000000" w:themeColor="text1"/>
          <w:position w:val="-14"/>
        </w:rPr>
        <w:object w:dxaOrig="639" w:dyaOrig="400" w14:anchorId="6A70DEEA">
          <v:shape id="_x0000_i1167" type="#_x0000_t75" style="width:31.75pt;height:20.15pt" o:ole="">
            <v:imagedata r:id="rId298" o:title=""/>
          </v:shape>
          <o:OLEObject Type="Embed" ProgID="Equation.DSMT4" ShapeID="_x0000_i1167" DrawAspect="Content" ObjectID="_1852641064" r:id="rId299"/>
        </w:object>
      </w:r>
      <w:r w:rsidRPr="00E244B2">
        <w:rPr>
          <w:color w:val="000000" w:themeColor="text1"/>
        </w:rPr>
        <w:t>为煤电机组</w:t>
      </w:r>
      <w:r w:rsidRPr="00E244B2">
        <w:rPr>
          <w:color w:val="000000" w:themeColor="text1"/>
        </w:rPr>
        <w:t>i</w:t>
      </w:r>
      <w:r w:rsidRPr="00E244B2">
        <w:rPr>
          <w:color w:val="000000" w:themeColor="text1"/>
        </w:rPr>
        <w:t>在第</w:t>
      </w:r>
      <w:r w:rsidRPr="00E244B2">
        <w:rPr>
          <w:color w:val="000000" w:themeColor="text1"/>
        </w:rPr>
        <w:t>k</w:t>
      </w:r>
      <w:r w:rsidRPr="00E244B2">
        <w:rPr>
          <w:color w:val="000000" w:themeColor="text1"/>
        </w:rPr>
        <w:t>个出力节点下的</w:t>
      </w:r>
      <w:r w:rsidRPr="00E244B2">
        <w:rPr>
          <w:color w:val="000000" w:themeColor="text1"/>
        </w:rPr>
        <w:t>CO₂</w:t>
      </w:r>
      <w:r w:rsidRPr="00E244B2">
        <w:rPr>
          <w:color w:val="000000" w:themeColor="text1"/>
        </w:rPr>
        <w:t>排放速率，其具体计算方式见</w:t>
      </w:r>
      <w:r w:rsidRPr="00E244B2">
        <w:rPr>
          <w:color w:val="000000" w:themeColor="text1"/>
        </w:rPr>
        <w:t>“</w:t>
      </w:r>
      <w:r w:rsidRPr="00E244B2">
        <w:rPr>
          <w:color w:val="000000" w:themeColor="text1"/>
        </w:rPr>
        <w:t>碳排放总量约束</w:t>
      </w:r>
      <w:r w:rsidRPr="00E244B2">
        <w:rPr>
          <w:color w:val="000000" w:themeColor="text1"/>
        </w:rPr>
        <w:t>”</w:t>
      </w:r>
      <w:r w:rsidRPr="00E244B2">
        <w:rPr>
          <w:color w:val="000000" w:themeColor="text1"/>
        </w:rPr>
        <w:t>。</w:t>
      </w:r>
    </w:p>
    <w:p w14:paraId="5E5C1837" w14:textId="77777777" w:rsidR="00DA118C" w:rsidRPr="00E244B2" w:rsidRDefault="00DA118C" w:rsidP="00DA118C">
      <w:pPr>
        <w:ind w:firstLine="482"/>
        <w:rPr>
          <w:b/>
          <w:bCs/>
          <w:color w:val="000000" w:themeColor="text1"/>
        </w:rPr>
      </w:pPr>
      <w:r w:rsidRPr="00E244B2">
        <w:rPr>
          <w:b/>
          <w:bCs/>
          <w:color w:val="000000" w:themeColor="text1"/>
        </w:rPr>
        <w:t>（</w:t>
      </w:r>
      <w:r w:rsidRPr="00E244B2">
        <w:rPr>
          <w:b/>
          <w:bCs/>
          <w:color w:val="000000" w:themeColor="text1"/>
        </w:rPr>
        <w:t>5</w:t>
      </w:r>
      <w:r w:rsidRPr="00E244B2">
        <w:rPr>
          <w:b/>
          <w:bCs/>
          <w:color w:val="000000" w:themeColor="text1"/>
        </w:rPr>
        <w:t>）</w:t>
      </w:r>
      <w:r w:rsidRPr="00E244B2">
        <w:rPr>
          <w:b/>
          <w:bCs/>
          <w:color w:val="000000" w:themeColor="text1"/>
        </w:rPr>
        <w:t>SO</w:t>
      </w:r>
      <w:r w:rsidRPr="00E244B2">
        <w:rPr>
          <w:rFonts w:ascii="Cambria Math" w:hAnsi="Cambria Math" w:cs="Cambria Math"/>
          <w:b/>
          <w:bCs/>
          <w:color w:val="000000" w:themeColor="text1"/>
        </w:rPr>
        <w:t>₂</w:t>
      </w:r>
      <w:r w:rsidRPr="00E244B2">
        <w:rPr>
          <w:b/>
          <w:bCs/>
          <w:color w:val="000000" w:themeColor="text1"/>
        </w:rPr>
        <w:t>排放成本</w:t>
      </w:r>
    </w:p>
    <w:p w14:paraId="0E19D238" w14:textId="77777777" w:rsidR="00DA118C" w:rsidRPr="00E244B2" w:rsidRDefault="00DA118C" w:rsidP="00DA118C">
      <w:pPr>
        <w:ind w:firstLine="480"/>
        <w:jc w:val="center"/>
        <w:rPr>
          <w:color w:val="000000" w:themeColor="text1"/>
        </w:rPr>
      </w:pPr>
      <w:r w:rsidRPr="00E244B2">
        <w:rPr>
          <w:bCs/>
          <w:color w:val="000000" w:themeColor="text1"/>
          <w:position w:val="-32"/>
        </w:rPr>
        <w:object w:dxaOrig="3589" w:dyaOrig="560" w14:anchorId="2EC59781">
          <v:shape id="_x0000_i1168" type="#_x0000_t75" alt="" style="width:179.4pt;height:26.25pt" o:ole="">
            <v:imagedata r:id="rId300" o:title=""/>
          </v:shape>
          <o:OLEObject Type="Embed" ProgID="Equation.DSMT4" ShapeID="_x0000_i1168" DrawAspect="Content" ObjectID="_1852641065" r:id="rId301"/>
        </w:object>
      </w:r>
    </w:p>
    <w:p w14:paraId="6701FF41" w14:textId="77777777" w:rsidR="00DA118C" w:rsidRPr="00E244B2" w:rsidRDefault="00DA118C" w:rsidP="00DA118C">
      <w:pPr>
        <w:ind w:firstLine="482"/>
        <w:rPr>
          <w:b/>
          <w:bCs/>
          <w:color w:val="000000" w:themeColor="text1"/>
        </w:rPr>
      </w:pPr>
      <w:r w:rsidRPr="00E244B2">
        <w:rPr>
          <w:b/>
          <w:bCs/>
          <w:color w:val="000000" w:themeColor="text1"/>
        </w:rPr>
        <w:t>（</w:t>
      </w:r>
      <w:r w:rsidRPr="00E244B2">
        <w:rPr>
          <w:b/>
          <w:bCs/>
          <w:color w:val="000000" w:themeColor="text1"/>
        </w:rPr>
        <w:t>6</w:t>
      </w:r>
      <w:r w:rsidRPr="00E244B2">
        <w:rPr>
          <w:b/>
          <w:bCs/>
          <w:color w:val="000000" w:themeColor="text1"/>
        </w:rPr>
        <w:t>）</w:t>
      </w:r>
      <w:r w:rsidRPr="00E244B2">
        <w:rPr>
          <w:b/>
          <w:bCs/>
          <w:color w:val="000000" w:themeColor="text1"/>
        </w:rPr>
        <w:t>NO</w:t>
      </w:r>
      <w:r w:rsidRPr="00E244B2">
        <w:rPr>
          <w:rFonts w:ascii="Cambria Math" w:hAnsi="Cambria Math" w:cs="Cambria Math"/>
          <w:b/>
          <w:bCs/>
          <w:color w:val="000000" w:themeColor="text1"/>
        </w:rPr>
        <w:t>ₓ</w:t>
      </w:r>
      <w:r w:rsidRPr="00E244B2">
        <w:rPr>
          <w:b/>
          <w:bCs/>
          <w:color w:val="000000" w:themeColor="text1"/>
        </w:rPr>
        <w:t>排放成本</w:t>
      </w:r>
    </w:p>
    <w:p w14:paraId="52AA6130" w14:textId="77777777" w:rsidR="00DA118C" w:rsidRPr="00E244B2" w:rsidRDefault="00DA118C" w:rsidP="00DA118C">
      <w:pPr>
        <w:ind w:firstLine="480"/>
        <w:jc w:val="center"/>
        <w:rPr>
          <w:color w:val="000000" w:themeColor="text1"/>
        </w:rPr>
      </w:pPr>
      <w:r w:rsidRPr="00E244B2">
        <w:rPr>
          <w:bCs/>
          <w:color w:val="000000" w:themeColor="text1"/>
          <w:position w:val="-32"/>
        </w:rPr>
        <w:object w:dxaOrig="3670" w:dyaOrig="560" w14:anchorId="7D3A27DB">
          <v:shape id="_x0000_i1169" type="#_x0000_t75" alt="" style="width:183.05pt;height:26.25pt" o:ole="">
            <v:imagedata r:id="rId302" o:title=""/>
          </v:shape>
          <o:OLEObject Type="Embed" ProgID="Equation.DSMT4" ShapeID="_x0000_i1169" DrawAspect="Content" ObjectID="_1852641066" r:id="rId303"/>
        </w:object>
      </w:r>
    </w:p>
    <w:p w14:paraId="7F63EF6C" w14:textId="77777777" w:rsidR="00DA118C" w:rsidRPr="00E244B2" w:rsidRDefault="00DA118C" w:rsidP="00DA118C">
      <w:pPr>
        <w:ind w:firstLine="482"/>
        <w:rPr>
          <w:b/>
          <w:bCs/>
          <w:color w:val="000000" w:themeColor="text1"/>
        </w:rPr>
      </w:pPr>
      <w:r w:rsidRPr="00E244B2">
        <w:rPr>
          <w:b/>
          <w:bCs/>
          <w:color w:val="000000" w:themeColor="text1"/>
        </w:rPr>
        <w:t>（</w:t>
      </w:r>
      <w:r w:rsidRPr="00E244B2">
        <w:rPr>
          <w:b/>
          <w:bCs/>
          <w:color w:val="000000" w:themeColor="text1"/>
        </w:rPr>
        <w:t>7</w:t>
      </w:r>
      <w:r w:rsidRPr="00E244B2">
        <w:rPr>
          <w:b/>
          <w:bCs/>
          <w:color w:val="000000" w:themeColor="text1"/>
        </w:rPr>
        <w:t>）烟尘排放成本</w:t>
      </w:r>
    </w:p>
    <w:p w14:paraId="37E4F8D9" w14:textId="77777777" w:rsidR="00DA118C" w:rsidRPr="00E244B2" w:rsidRDefault="00DA118C" w:rsidP="00DA118C">
      <w:pPr>
        <w:ind w:firstLine="480"/>
        <w:jc w:val="center"/>
        <w:rPr>
          <w:color w:val="000000" w:themeColor="text1"/>
        </w:rPr>
      </w:pPr>
      <w:r w:rsidRPr="00E244B2">
        <w:rPr>
          <w:bCs/>
          <w:color w:val="000000" w:themeColor="text1"/>
          <w:position w:val="-32"/>
        </w:rPr>
        <w:object w:dxaOrig="3570" w:dyaOrig="560" w14:anchorId="20E426A0">
          <v:shape id="_x0000_i1170" type="#_x0000_t75" alt="" style="width:179.4pt;height:26.25pt" o:ole="">
            <v:imagedata r:id="rId304" o:title=""/>
          </v:shape>
          <o:OLEObject Type="Embed" ProgID="Equation.DSMT4" ShapeID="_x0000_i1170" DrawAspect="Content" ObjectID="_1852641067" r:id="rId305"/>
        </w:object>
      </w:r>
    </w:p>
    <w:p w14:paraId="662B64FC" w14:textId="77777777" w:rsidR="00DA118C" w:rsidRPr="00E244B2" w:rsidRDefault="00DA118C" w:rsidP="00DA118C">
      <w:pPr>
        <w:ind w:firstLine="480"/>
        <w:rPr>
          <w:color w:val="000000" w:themeColor="text1"/>
        </w:rPr>
      </w:pPr>
      <w:r w:rsidRPr="00E244B2">
        <w:rPr>
          <w:color w:val="000000" w:themeColor="text1"/>
        </w:rPr>
        <w:t>其中，</w:t>
      </w:r>
      <w:r w:rsidRPr="00E244B2">
        <w:rPr>
          <w:bCs/>
          <w:color w:val="000000" w:themeColor="text1"/>
          <w:position w:val="-6"/>
        </w:rPr>
        <w:object w:dxaOrig="331" w:dyaOrig="300" w14:anchorId="6BAA8E68">
          <v:shape id="_x0000_i1171" type="#_x0000_t75" alt="" style="width:16.45pt;height:15.25pt" o:ole="">
            <v:imagedata r:id="rId306" o:title=""/>
          </v:shape>
          <o:OLEObject Type="Embed" ProgID="Equation.DSMT4" ShapeID="_x0000_i1171" DrawAspect="Content" ObjectID="_1852641068" r:id="rId307"/>
        </w:object>
      </w:r>
      <w:r w:rsidRPr="00E244B2">
        <w:rPr>
          <w:color w:val="000000" w:themeColor="text1"/>
        </w:rPr>
        <w:t>为污染物</w:t>
      </w:r>
      <w:r w:rsidRPr="00E244B2">
        <w:rPr>
          <w:bCs/>
          <w:color w:val="000000" w:themeColor="text1"/>
          <w:position w:val="-4"/>
        </w:rPr>
        <w:object w:dxaOrig="269" w:dyaOrig="240" w14:anchorId="09261429">
          <v:shape id="_x0000_i1172" type="#_x0000_t75" alt="" style="width:12.8pt;height:11pt" o:ole="">
            <v:imagedata r:id="rId308" o:title=""/>
          </v:shape>
          <o:OLEObject Type="Embed" ProgID="Equation.DSMT4" ShapeID="_x0000_i1172" DrawAspect="Content" ObjectID="_1852641069" r:id="rId309"/>
        </w:object>
      </w:r>
      <w:r w:rsidRPr="00E244B2">
        <w:rPr>
          <w:color w:val="000000" w:themeColor="text1"/>
        </w:rPr>
        <w:t>的单位排放成本；</w:t>
      </w:r>
      <w:r w:rsidRPr="00E244B2">
        <w:rPr>
          <w:bCs/>
          <w:color w:val="000000" w:themeColor="text1"/>
          <w:position w:val="-14"/>
        </w:rPr>
        <w:object w:dxaOrig="476" w:dyaOrig="380" w14:anchorId="14E01D6C">
          <v:shape id="_x0000_i1173" type="#_x0000_t75" alt="" style="width:21.95pt;height:20.15pt" o:ole="">
            <v:imagedata r:id="rId310" o:title=""/>
          </v:shape>
          <o:OLEObject Type="Embed" ProgID="Equation.DSMT4" ShapeID="_x0000_i1173" DrawAspect="Content" ObjectID="_1852641070" r:id="rId311"/>
        </w:object>
      </w:r>
      <w:r w:rsidRPr="00E244B2">
        <w:rPr>
          <w:color w:val="000000" w:themeColor="text1"/>
        </w:rPr>
        <w:t>为煤电机组</w:t>
      </w:r>
      <w:r w:rsidRPr="00E244B2">
        <w:rPr>
          <w:bCs/>
          <w:color w:val="000000" w:themeColor="text1"/>
          <w:position w:val="-6"/>
        </w:rPr>
        <w:object w:dxaOrig="144" w:dyaOrig="240" w14:anchorId="74D5785F">
          <v:shape id="_x0000_i1174" type="#_x0000_t75" alt="" style="width:6.7pt;height:11pt" o:ole="">
            <v:imagedata r:id="rId312" o:title=""/>
          </v:shape>
          <o:OLEObject Type="Embed" ProgID="Equation.DSMT4" ShapeID="_x0000_i1174" DrawAspect="Content" ObjectID="_1852641071" r:id="rId313"/>
        </w:object>
      </w:r>
      <w:r w:rsidRPr="00E244B2">
        <w:rPr>
          <w:color w:val="000000" w:themeColor="text1"/>
        </w:rPr>
        <w:t>发电时产生污染物</w:t>
      </w:r>
      <w:r w:rsidRPr="00E244B2">
        <w:rPr>
          <w:bCs/>
          <w:color w:val="000000" w:themeColor="text1"/>
          <w:position w:val="-4"/>
        </w:rPr>
        <w:object w:dxaOrig="270" w:dyaOrig="240" w14:anchorId="3C77C0EF">
          <v:shape id="_x0000_i1175" type="#_x0000_t75" alt="" style="width:14.05pt;height:11pt" o:ole="">
            <v:imagedata r:id="rId314" o:title=""/>
          </v:shape>
          <o:OLEObject Type="Embed" ProgID="Equation.DSMT4" ShapeID="_x0000_i1175" DrawAspect="Content" ObjectID="_1852641072" r:id="rId315"/>
        </w:object>
      </w:r>
      <w:r w:rsidRPr="00E244B2">
        <w:rPr>
          <w:color w:val="000000" w:themeColor="text1"/>
        </w:rPr>
        <w:t>的排放因子。</w:t>
      </w:r>
    </w:p>
    <w:p w14:paraId="29CE14AE" w14:textId="77777777" w:rsidR="00DA118C" w:rsidRPr="00E244B2" w:rsidRDefault="00DA118C" w:rsidP="00DA118C">
      <w:pPr>
        <w:ind w:firstLine="480"/>
        <w:rPr>
          <w:color w:val="000000" w:themeColor="text1"/>
        </w:rPr>
      </w:pPr>
      <w:r w:rsidRPr="00E244B2">
        <w:rPr>
          <w:color w:val="000000" w:themeColor="text1"/>
        </w:rPr>
        <w:lastRenderedPageBreak/>
        <w:t>因此，大区域煤电机组总运行成本为：</w:t>
      </w:r>
    </w:p>
    <w:p w14:paraId="61FC17B9" w14:textId="77777777" w:rsidR="00DA118C" w:rsidRPr="00E244B2" w:rsidRDefault="00DA118C" w:rsidP="00DA118C">
      <w:pPr>
        <w:ind w:firstLine="480"/>
        <w:jc w:val="center"/>
        <w:rPr>
          <w:bCs/>
          <w:color w:val="000000" w:themeColor="text1"/>
        </w:rPr>
      </w:pPr>
      <w:r w:rsidRPr="00E244B2">
        <w:rPr>
          <w:bCs/>
          <w:color w:val="000000" w:themeColor="text1"/>
          <w:position w:val="-10"/>
        </w:rPr>
        <w:object w:dxaOrig="5567" w:dyaOrig="340" w14:anchorId="5931645E">
          <v:shape id="_x0000_i1176" type="#_x0000_t75" alt="" style="width:277.65pt;height:16.45pt" o:ole="">
            <v:imagedata r:id="rId316" o:title=""/>
          </v:shape>
          <o:OLEObject Type="Embed" ProgID="Equation.DSMT4" ShapeID="_x0000_i1176" DrawAspect="Content" ObjectID="_1852641073" r:id="rId317"/>
        </w:object>
      </w:r>
    </w:p>
    <w:p w14:paraId="2E17E30E" w14:textId="77777777" w:rsidR="00914B8A" w:rsidRPr="00E244B2" w:rsidRDefault="00000000">
      <w:pPr>
        <w:pStyle w:val="3"/>
        <w:rPr>
          <w:rFonts w:hint="default"/>
          <w:color w:val="000000" w:themeColor="text1"/>
        </w:rPr>
      </w:pPr>
      <w:r w:rsidRPr="00E244B2">
        <w:rPr>
          <w:rFonts w:hint="default"/>
          <w:color w:val="000000" w:themeColor="text1"/>
        </w:rPr>
        <w:t>气电运行模型</w:t>
      </w:r>
    </w:p>
    <w:p w14:paraId="228A9136" w14:textId="77777777" w:rsidR="00CC6422" w:rsidRPr="00E244B2" w:rsidRDefault="00CC6422" w:rsidP="00CC6422">
      <w:pPr>
        <w:ind w:firstLine="482"/>
        <w:rPr>
          <w:b/>
          <w:bCs/>
          <w:color w:val="000000" w:themeColor="text1"/>
        </w:rPr>
      </w:pPr>
      <w:r w:rsidRPr="00E244B2">
        <w:rPr>
          <w:b/>
          <w:bCs/>
          <w:color w:val="000000" w:themeColor="text1"/>
        </w:rPr>
        <w:t>一、物理过程</w:t>
      </w:r>
    </w:p>
    <w:p w14:paraId="38F176BF" w14:textId="77777777" w:rsidR="00CC6422" w:rsidRPr="00E244B2" w:rsidRDefault="00CC6422" w:rsidP="00CC6422">
      <w:pPr>
        <w:ind w:firstLine="480"/>
        <w:rPr>
          <w:color w:val="000000" w:themeColor="text1"/>
        </w:rPr>
      </w:pPr>
      <w:r w:rsidRPr="00E244B2">
        <w:rPr>
          <w:color w:val="000000" w:themeColor="text1"/>
        </w:rPr>
        <w:t>燃气机组通过天然气燃烧产生高温高压燃气，驱动燃气轮机及同步发电机完成化学能、热能、机械能到电能的转换。其基本物理过程包括：</w:t>
      </w:r>
    </w:p>
    <w:p w14:paraId="226544B8" w14:textId="77777777" w:rsidR="00CC6422" w:rsidRPr="00E244B2" w:rsidRDefault="00CC6422" w:rsidP="00CC6422">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）天然气在燃烧室内燃烧，将化学能转化为高温高压燃气热能；</w:t>
      </w:r>
    </w:p>
    <w:p w14:paraId="220A1DB0" w14:textId="77777777" w:rsidR="00CC6422" w:rsidRPr="00E244B2" w:rsidRDefault="00CC6422" w:rsidP="00CC6422">
      <w:pPr>
        <w:ind w:firstLine="480"/>
        <w:rPr>
          <w:color w:val="000000" w:themeColor="text1"/>
        </w:rPr>
      </w:pPr>
      <w:r w:rsidRPr="00E244B2">
        <w:rPr>
          <w:color w:val="000000" w:themeColor="text1"/>
        </w:rPr>
        <w:t>（</w:t>
      </w:r>
      <w:r w:rsidRPr="00E244B2">
        <w:rPr>
          <w:color w:val="000000" w:themeColor="text1"/>
        </w:rPr>
        <w:t>2</w:t>
      </w:r>
      <w:r w:rsidRPr="00E244B2">
        <w:rPr>
          <w:color w:val="000000" w:themeColor="text1"/>
        </w:rPr>
        <w:t>）高温高压燃气进入燃气轮机做功，将热能转化为机械能；</w:t>
      </w:r>
    </w:p>
    <w:p w14:paraId="7921B06A" w14:textId="77777777" w:rsidR="00CC6422" w:rsidRPr="00E244B2" w:rsidRDefault="00CC6422" w:rsidP="00CC6422">
      <w:pPr>
        <w:ind w:firstLine="480"/>
        <w:rPr>
          <w:color w:val="000000" w:themeColor="text1"/>
        </w:rPr>
      </w:pPr>
      <w:r w:rsidRPr="00E244B2">
        <w:rPr>
          <w:color w:val="000000" w:themeColor="text1"/>
        </w:rPr>
        <w:t>（</w:t>
      </w:r>
      <w:r w:rsidRPr="00E244B2">
        <w:rPr>
          <w:color w:val="000000" w:themeColor="text1"/>
        </w:rPr>
        <w:t>3</w:t>
      </w:r>
      <w:r w:rsidRPr="00E244B2">
        <w:rPr>
          <w:color w:val="000000" w:themeColor="text1"/>
        </w:rPr>
        <w:t>）燃气轮机驱动同步发电机旋转，将机械能转化为电能；</w:t>
      </w:r>
    </w:p>
    <w:p w14:paraId="48132F2B" w14:textId="1C79DDA7" w:rsidR="00914B8A" w:rsidRPr="00E244B2" w:rsidRDefault="00CC6422" w:rsidP="00C52477">
      <w:pPr>
        <w:ind w:left="480" w:firstLineChars="0" w:firstLine="0"/>
        <w:rPr>
          <w:color w:val="000000" w:themeColor="text1"/>
        </w:rPr>
      </w:pPr>
      <w:r w:rsidRPr="00E244B2">
        <w:rPr>
          <w:color w:val="000000" w:themeColor="text1"/>
        </w:rPr>
        <w:t>（</w:t>
      </w:r>
      <w:r w:rsidRPr="00E244B2">
        <w:rPr>
          <w:color w:val="000000" w:themeColor="text1"/>
        </w:rPr>
        <w:t>4</w:t>
      </w:r>
      <w:r w:rsidRPr="00E244B2">
        <w:rPr>
          <w:color w:val="000000" w:themeColor="text1"/>
        </w:rPr>
        <w:t>）发电机输出电功率经升压变压器后送入电网。</w:t>
      </w:r>
    </w:p>
    <w:p w14:paraId="4D24C704" w14:textId="77777777" w:rsidR="000018BB" w:rsidRPr="00E244B2" w:rsidRDefault="000018BB" w:rsidP="000018BB">
      <w:pPr>
        <w:ind w:firstLine="482"/>
        <w:rPr>
          <w:b/>
          <w:bCs/>
          <w:color w:val="000000" w:themeColor="text1"/>
        </w:rPr>
      </w:pPr>
      <w:r w:rsidRPr="00E244B2">
        <w:rPr>
          <w:b/>
          <w:bCs/>
          <w:color w:val="000000" w:themeColor="text1"/>
        </w:rPr>
        <w:t>二、运行约束</w:t>
      </w:r>
    </w:p>
    <w:p w14:paraId="3EF5DADD" w14:textId="3E10FC01" w:rsidR="008C4454" w:rsidRPr="00E244B2" w:rsidRDefault="00101CE6" w:rsidP="000018BB">
      <w:pPr>
        <w:ind w:firstLine="480"/>
        <w:rPr>
          <w:color w:val="000000" w:themeColor="text1"/>
        </w:rPr>
      </w:pPr>
      <w:r w:rsidRPr="00E244B2">
        <w:rPr>
          <w:color w:val="000000" w:themeColor="text1"/>
        </w:rPr>
        <w:t>燃气机组运行过程中主要受到最小稳定燃烧出力、最大技术出力、启停状态、计划检修、爬坡能力以及旋转备用能力等因素限制。</w:t>
      </w:r>
    </w:p>
    <w:p w14:paraId="2DA7EAAB" w14:textId="46124966" w:rsidR="00047EBD" w:rsidRPr="00E244B2" w:rsidRDefault="00047EBD" w:rsidP="00047EBD">
      <w:pPr>
        <w:ind w:firstLine="482"/>
        <w:rPr>
          <w:b/>
          <w:bCs/>
          <w:color w:val="000000" w:themeColor="text1"/>
        </w:rPr>
      </w:pPr>
      <w:r w:rsidRPr="00E244B2">
        <w:rPr>
          <w:b/>
          <w:bCs/>
          <w:color w:val="000000" w:themeColor="text1"/>
        </w:rPr>
        <w:t>（</w:t>
      </w:r>
      <w:r w:rsidRPr="00E244B2">
        <w:rPr>
          <w:rFonts w:hint="eastAsia"/>
          <w:b/>
          <w:bCs/>
          <w:color w:val="000000" w:themeColor="text1"/>
        </w:rPr>
        <w:t>1</w:t>
      </w:r>
      <w:r w:rsidRPr="00E244B2">
        <w:rPr>
          <w:b/>
          <w:bCs/>
          <w:color w:val="000000" w:themeColor="text1"/>
        </w:rPr>
        <w:t>）</w:t>
      </w:r>
      <w:r w:rsidR="00C6326B" w:rsidRPr="00E244B2">
        <w:rPr>
          <w:b/>
          <w:bCs/>
          <w:color w:val="000000" w:themeColor="text1"/>
        </w:rPr>
        <w:t>运行状态及启停逻辑约束</w:t>
      </w:r>
    </w:p>
    <w:p w14:paraId="447D0D13" w14:textId="767B06A6" w:rsidR="00047EBD" w:rsidRPr="00E244B2" w:rsidRDefault="00F2716B" w:rsidP="00047EBD">
      <w:pPr>
        <w:ind w:firstLine="480"/>
        <w:rPr>
          <w:color w:val="000000" w:themeColor="text1"/>
        </w:rPr>
      </w:pPr>
      <w:r w:rsidRPr="00E244B2">
        <w:rPr>
          <w:color w:val="000000" w:themeColor="text1"/>
        </w:rPr>
        <w:t>定义：</w:t>
      </w:r>
    </w:p>
    <w:p w14:paraId="54413BD4" w14:textId="79DD60AC" w:rsidR="00F2716B" w:rsidRPr="00E244B2" w:rsidRDefault="00E67E4A" w:rsidP="00E67E4A">
      <w:pPr>
        <w:ind w:firstLine="480"/>
        <w:jc w:val="center"/>
        <w:rPr>
          <w:color w:val="000000" w:themeColor="text1"/>
        </w:rPr>
      </w:pPr>
      <w:r w:rsidRPr="00E244B2">
        <w:rPr>
          <w:color w:val="000000" w:themeColor="text1"/>
          <w:position w:val="-14"/>
        </w:rPr>
        <w:object w:dxaOrig="1280" w:dyaOrig="400" w14:anchorId="226A6CDF">
          <v:shape id="_x0000_i1177" type="#_x0000_t75" style="width:65.3pt;height:20.15pt" o:ole="">
            <v:imagedata r:id="rId318" o:title=""/>
          </v:shape>
          <o:OLEObject Type="Embed" ProgID="Equation.DSMT4" ShapeID="_x0000_i1177" DrawAspect="Content" ObjectID="_1852641074" r:id="rId319"/>
        </w:object>
      </w:r>
    </w:p>
    <w:p w14:paraId="3A71F2ED" w14:textId="5D30CEF3" w:rsidR="00E67E4A" w:rsidRPr="00E244B2" w:rsidRDefault="00F0020C" w:rsidP="00047EBD">
      <w:pPr>
        <w:ind w:firstLine="480"/>
        <w:rPr>
          <w:color w:val="000000" w:themeColor="text1"/>
        </w:rPr>
      </w:pPr>
      <w:r w:rsidRPr="00E244B2">
        <w:rPr>
          <w:color w:val="000000" w:themeColor="text1"/>
        </w:rPr>
        <w:t>为燃气机组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的运行状态，其中</w:t>
      </w:r>
      <w:r w:rsidR="009176C7" w:rsidRPr="00E244B2">
        <w:rPr>
          <w:color w:val="000000" w:themeColor="text1"/>
          <w:position w:val="-14"/>
        </w:rPr>
        <w:object w:dxaOrig="920" w:dyaOrig="400" w14:anchorId="70A7EB4C">
          <v:shape id="_x0000_i1178" type="#_x0000_t75" style="width:44.55pt;height:20.15pt" o:ole="">
            <v:imagedata r:id="rId320" o:title=""/>
          </v:shape>
          <o:OLEObject Type="Embed" ProgID="Equation.DSMT4" ShapeID="_x0000_i1178" DrawAspect="Content" ObjectID="_1852641075" r:id="rId321"/>
        </w:object>
      </w:r>
      <w:r w:rsidR="009176C7" w:rsidRPr="00E244B2">
        <w:rPr>
          <w:color w:val="000000" w:themeColor="text1"/>
        </w:rPr>
        <w:t>表示机组处于运行状态；</w:t>
      </w:r>
      <w:r w:rsidR="009176C7" w:rsidRPr="00E244B2">
        <w:rPr>
          <w:color w:val="000000" w:themeColor="text1"/>
          <w:position w:val="-14"/>
        </w:rPr>
        <w:object w:dxaOrig="960" w:dyaOrig="400" w14:anchorId="7D865FDF">
          <v:shape id="_x0000_i1179" type="#_x0000_t75" style="width:49.4pt;height:20.15pt" o:ole="">
            <v:imagedata r:id="rId322" o:title=""/>
          </v:shape>
          <o:OLEObject Type="Embed" ProgID="Equation.DSMT4" ShapeID="_x0000_i1179" DrawAspect="Content" ObjectID="_1852641076" r:id="rId323"/>
        </w:object>
      </w:r>
      <w:r w:rsidR="009176C7" w:rsidRPr="00E244B2">
        <w:rPr>
          <w:color w:val="000000" w:themeColor="text1"/>
        </w:rPr>
        <w:t>表示机组处于停机状态。</w:t>
      </w:r>
    </w:p>
    <w:p w14:paraId="39E57D0B" w14:textId="3DA44E4E" w:rsidR="00E67E4A" w:rsidRPr="00E244B2" w:rsidRDefault="005B26ED" w:rsidP="00047EBD">
      <w:pPr>
        <w:ind w:firstLine="480"/>
        <w:rPr>
          <w:color w:val="000000" w:themeColor="text1"/>
        </w:rPr>
      </w:pPr>
      <w:r w:rsidRPr="00E244B2">
        <w:rPr>
          <w:color w:val="000000" w:themeColor="text1"/>
        </w:rPr>
        <w:t>定义：</w:t>
      </w:r>
    </w:p>
    <w:p w14:paraId="58C66B3E" w14:textId="7DB50757" w:rsidR="00AE1E94" w:rsidRPr="00E244B2" w:rsidRDefault="00AE1E94" w:rsidP="00AE1E94">
      <w:pPr>
        <w:ind w:firstLine="480"/>
        <w:jc w:val="center"/>
        <w:rPr>
          <w:color w:val="000000" w:themeColor="text1"/>
        </w:rPr>
      </w:pPr>
      <w:r w:rsidRPr="00E244B2">
        <w:rPr>
          <w:color w:val="000000" w:themeColor="text1"/>
          <w:position w:val="-14"/>
        </w:rPr>
        <w:object w:dxaOrig="1280" w:dyaOrig="400" w14:anchorId="31886A4C">
          <v:shape id="_x0000_i1180" type="#_x0000_t75" style="width:65.3pt;height:20.15pt" o:ole="">
            <v:imagedata r:id="rId324" o:title=""/>
          </v:shape>
          <o:OLEObject Type="Embed" ProgID="Equation.DSMT4" ShapeID="_x0000_i1180" DrawAspect="Content" ObjectID="_1852641077" r:id="rId325"/>
        </w:object>
      </w:r>
    </w:p>
    <w:p w14:paraId="5BE25741" w14:textId="725AE2CC" w:rsidR="00AE1E94" w:rsidRPr="00E244B2" w:rsidRDefault="004B56F1" w:rsidP="00047EBD">
      <w:pPr>
        <w:ind w:firstLine="480"/>
        <w:rPr>
          <w:color w:val="000000" w:themeColor="text1"/>
        </w:rPr>
      </w:pPr>
      <w:r w:rsidRPr="00E244B2">
        <w:rPr>
          <w:color w:val="000000" w:themeColor="text1"/>
        </w:rPr>
        <w:t>为燃气机组启动状态变量；</w:t>
      </w:r>
    </w:p>
    <w:p w14:paraId="398CE4E4" w14:textId="50C37ECF" w:rsidR="00E67E4A" w:rsidRPr="00E244B2" w:rsidRDefault="00F32F62" w:rsidP="00F32F62">
      <w:pPr>
        <w:ind w:firstLine="480"/>
        <w:jc w:val="center"/>
        <w:rPr>
          <w:color w:val="000000" w:themeColor="text1"/>
        </w:rPr>
      </w:pPr>
      <w:r w:rsidRPr="00E244B2">
        <w:rPr>
          <w:color w:val="000000" w:themeColor="text1"/>
          <w:position w:val="-14"/>
        </w:rPr>
        <w:object w:dxaOrig="1280" w:dyaOrig="400" w14:anchorId="76C74F39">
          <v:shape id="_x0000_i1181" type="#_x0000_t75" style="width:65.3pt;height:20.15pt" o:ole="">
            <v:imagedata r:id="rId326" o:title=""/>
          </v:shape>
          <o:OLEObject Type="Embed" ProgID="Equation.DSMT4" ShapeID="_x0000_i1181" DrawAspect="Content" ObjectID="_1852641078" r:id="rId327"/>
        </w:object>
      </w:r>
    </w:p>
    <w:p w14:paraId="54D120D8" w14:textId="6BF787E1" w:rsidR="00047EBD" w:rsidRPr="00E244B2" w:rsidRDefault="0011440D" w:rsidP="006C213C">
      <w:pPr>
        <w:ind w:firstLine="480"/>
        <w:rPr>
          <w:color w:val="000000" w:themeColor="text1"/>
        </w:rPr>
      </w:pPr>
      <w:r w:rsidRPr="00E244B2">
        <w:rPr>
          <w:color w:val="000000" w:themeColor="text1"/>
        </w:rPr>
        <w:t>为燃气机组停机状态变量。</w:t>
      </w:r>
    </w:p>
    <w:p w14:paraId="2C62F05D" w14:textId="02B375BD" w:rsidR="0011440D" w:rsidRPr="00E244B2" w:rsidRDefault="00CE7FB2" w:rsidP="006C213C">
      <w:pPr>
        <w:ind w:firstLine="480"/>
        <w:rPr>
          <w:color w:val="000000" w:themeColor="text1"/>
        </w:rPr>
      </w:pPr>
      <w:r w:rsidRPr="00E244B2">
        <w:rPr>
          <w:color w:val="000000" w:themeColor="text1"/>
        </w:rPr>
        <w:t>相邻时段运行状态满足：</w:t>
      </w:r>
    </w:p>
    <w:p w14:paraId="5E727063" w14:textId="49F7E76F" w:rsidR="0011440D" w:rsidRPr="00E244B2" w:rsidRDefault="00A72893" w:rsidP="00A72893">
      <w:pPr>
        <w:ind w:firstLine="480"/>
        <w:jc w:val="center"/>
        <w:rPr>
          <w:color w:val="000000" w:themeColor="text1"/>
        </w:rPr>
      </w:pPr>
      <w:r w:rsidRPr="00E244B2">
        <w:rPr>
          <w:color w:val="000000" w:themeColor="text1"/>
          <w:position w:val="-14"/>
        </w:rPr>
        <w:object w:dxaOrig="6160" w:dyaOrig="400" w14:anchorId="16621CA5">
          <v:shape id="_x0000_i1182" type="#_x0000_t75" style="width:308.15pt;height:20.15pt" o:ole="">
            <v:imagedata r:id="rId328" o:title=""/>
          </v:shape>
          <o:OLEObject Type="Embed" ProgID="Equation.DSMT4" ShapeID="_x0000_i1182" DrawAspect="Content" ObjectID="_1852641079" r:id="rId329"/>
        </w:object>
      </w:r>
    </w:p>
    <w:p w14:paraId="21A36090" w14:textId="2C2968A0" w:rsidR="0011440D" w:rsidRPr="00E244B2" w:rsidRDefault="00157F7C" w:rsidP="006C213C">
      <w:pPr>
        <w:ind w:firstLine="480"/>
        <w:rPr>
          <w:color w:val="000000" w:themeColor="text1"/>
        </w:rPr>
      </w:pPr>
      <w:r w:rsidRPr="00E244B2">
        <w:rPr>
          <w:color w:val="000000" w:themeColor="text1"/>
        </w:rPr>
        <w:t>同一时段内机组不能同时启动和停机，因此：</w:t>
      </w:r>
    </w:p>
    <w:p w14:paraId="358B73D4" w14:textId="32FC3EB2" w:rsidR="0011440D" w:rsidRPr="00E244B2" w:rsidRDefault="00C94029" w:rsidP="00C94029">
      <w:pPr>
        <w:ind w:firstLine="480"/>
        <w:jc w:val="center"/>
        <w:rPr>
          <w:color w:val="000000" w:themeColor="text1"/>
        </w:rPr>
      </w:pPr>
      <w:r w:rsidRPr="00E244B2">
        <w:rPr>
          <w:color w:val="000000" w:themeColor="text1"/>
          <w:position w:val="-14"/>
        </w:rPr>
        <w:object w:dxaOrig="1680" w:dyaOrig="400" w14:anchorId="5AC59C40">
          <v:shape id="_x0000_i1183" type="#_x0000_t75" style="width:83pt;height:20.15pt" o:ole="">
            <v:imagedata r:id="rId330" o:title=""/>
          </v:shape>
          <o:OLEObject Type="Embed" ProgID="Equation.DSMT4" ShapeID="_x0000_i1183" DrawAspect="Content" ObjectID="_1852641080" r:id="rId331"/>
        </w:object>
      </w:r>
    </w:p>
    <w:p w14:paraId="663848D9" w14:textId="52EEFD03" w:rsidR="0011440D" w:rsidRPr="00E244B2" w:rsidRDefault="00A304F3" w:rsidP="006C213C">
      <w:pPr>
        <w:ind w:firstLine="482"/>
        <w:rPr>
          <w:b/>
          <w:bCs/>
          <w:color w:val="000000" w:themeColor="text1"/>
        </w:rPr>
      </w:pPr>
      <w:r w:rsidRPr="00E244B2">
        <w:rPr>
          <w:b/>
          <w:bCs/>
          <w:color w:val="000000" w:themeColor="text1"/>
        </w:rPr>
        <w:lastRenderedPageBreak/>
        <w:t>（</w:t>
      </w:r>
      <w:r w:rsidRPr="00E244B2">
        <w:rPr>
          <w:b/>
          <w:bCs/>
          <w:color w:val="000000" w:themeColor="text1"/>
        </w:rPr>
        <w:t>2</w:t>
      </w:r>
      <w:r w:rsidRPr="00E244B2">
        <w:rPr>
          <w:b/>
          <w:bCs/>
          <w:color w:val="000000" w:themeColor="text1"/>
        </w:rPr>
        <w:t>）计划检修状态输入约束</w:t>
      </w:r>
    </w:p>
    <w:p w14:paraId="761D64C0" w14:textId="798C1954" w:rsidR="00A304F3" w:rsidRPr="00E244B2" w:rsidRDefault="00923236" w:rsidP="006C213C">
      <w:pPr>
        <w:ind w:firstLine="480"/>
        <w:rPr>
          <w:color w:val="000000" w:themeColor="text1"/>
        </w:rPr>
      </w:pPr>
      <w:r w:rsidRPr="00E244B2">
        <w:rPr>
          <w:color w:val="000000" w:themeColor="text1"/>
        </w:rPr>
        <w:t>燃气机组年度或月度检修安排在优化计算前，根据各省燃气机组年度检修计划、设备检修安排等信息预先给定，并作为模型的外生输入。</w:t>
      </w:r>
    </w:p>
    <w:p w14:paraId="5DFDCE8F" w14:textId="7C71E460" w:rsidR="00923236" w:rsidRPr="00E244B2" w:rsidRDefault="003A22A6" w:rsidP="006C213C">
      <w:pPr>
        <w:ind w:firstLine="480"/>
        <w:rPr>
          <w:color w:val="000000" w:themeColor="text1"/>
        </w:rPr>
      </w:pPr>
      <w:r w:rsidRPr="00E244B2">
        <w:rPr>
          <w:color w:val="000000" w:themeColor="text1"/>
        </w:rPr>
        <w:t>定义：</w:t>
      </w:r>
    </w:p>
    <w:p w14:paraId="6C3523AC" w14:textId="583207E9" w:rsidR="00923236" w:rsidRPr="00E244B2" w:rsidRDefault="003A22A6" w:rsidP="003A22A6">
      <w:pPr>
        <w:ind w:firstLine="480"/>
        <w:jc w:val="center"/>
        <w:rPr>
          <w:color w:val="000000" w:themeColor="text1"/>
        </w:rPr>
      </w:pPr>
      <w:r w:rsidRPr="00E244B2">
        <w:rPr>
          <w:color w:val="000000" w:themeColor="text1"/>
          <w:position w:val="-14"/>
        </w:rPr>
        <w:object w:dxaOrig="1320" w:dyaOrig="400" w14:anchorId="4F2C25FB">
          <v:shape id="_x0000_i1184" type="#_x0000_t75" style="width:65.3pt;height:20.15pt" o:ole="">
            <v:imagedata r:id="rId332" o:title=""/>
          </v:shape>
          <o:OLEObject Type="Embed" ProgID="Equation.DSMT4" ShapeID="_x0000_i1184" DrawAspect="Content" ObjectID="_1852641081" r:id="rId333"/>
        </w:object>
      </w:r>
    </w:p>
    <w:p w14:paraId="07309AB0" w14:textId="11F0A613" w:rsidR="00923236" w:rsidRPr="00E244B2" w:rsidRDefault="00A96B65" w:rsidP="006C213C">
      <w:pPr>
        <w:ind w:firstLine="480"/>
        <w:rPr>
          <w:color w:val="000000" w:themeColor="text1"/>
        </w:rPr>
      </w:pPr>
      <w:r w:rsidRPr="00E244B2">
        <w:rPr>
          <w:color w:val="000000" w:themeColor="text1"/>
        </w:rPr>
        <w:t>为燃气机组计划检修状态输入参数，其中：</w:t>
      </w:r>
    </w:p>
    <w:p w14:paraId="32F599EE" w14:textId="032986FE" w:rsidR="00923236" w:rsidRPr="00E244B2" w:rsidRDefault="006A0CA8" w:rsidP="006A0CA8">
      <w:pPr>
        <w:ind w:firstLine="480"/>
        <w:jc w:val="center"/>
        <w:rPr>
          <w:color w:val="000000" w:themeColor="text1"/>
        </w:rPr>
      </w:pPr>
      <w:r w:rsidRPr="00E244B2">
        <w:rPr>
          <w:color w:val="000000" w:themeColor="text1"/>
          <w:position w:val="-32"/>
        </w:rPr>
        <w:object w:dxaOrig="4180" w:dyaOrig="760" w14:anchorId="049DC3B9">
          <v:shape id="_x0000_i1185" type="#_x0000_t75" style="width:209.9pt;height:36.6pt" o:ole="">
            <v:imagedata r:id="rId334" o:title=""/>
          </v:shape>
          <o:OLEObject Type="Embed" ProgID="Equation.DSMT4" ShapeID="_x0000_i1185" DrawAspect="Content" ObjectID="_1852641082" r:id="rId335"/>
        </w:object>
      </w:r>
    </w:p>
    <w:p w14:paraId="63BE040F" w14:textId="0D93D4C7" w:rsidR="004D690A" w:rsidRPr="00E244B2" w:rsidRDefault="00C478CE" w:rsidP="006C213C">
      <w:pPr>
        <w:ind w:firstLine="480"/>
        <w:rPr>
          <w:color w:val="000000" w:themeColor="text1"/>
        </w:rPr>
      </w:pPr>
      <w:r w:rsidRPr="00E244B2">
        <w:rPr>
          <w:color w:val="000000" w:themeColor="text1"/>
        </w:rPr>
        <w:t>需要特别说明，</w:t>
      </w:r>
      <w:r w:rsidRPr="00E244B2">
        <w:rPr>
          <w:color w:val="000000" w:themeColor="text1"/>
          <w:position w:val="-14"/>
        </w:rPr>
        <w:object w:dxaOrig="620" w:dyaOrig="400" w14:anchorId="6B548CE3">
          <v:shape id="_x0000_i1186" type="#_x0000_t75" style="width:31.1pt;height:20.15pt" o:ole="">
            <v:imagedata r:id="rId336" o:title=""/>
          </v:shape>
          <o:OLEObject Type="Embed" ProgID="Equation.DSMT4" ShapeID="_x0000_i1186" DrawAspect="Content" ObjectID="_1852641083" r:id="rId337"/>
        </w:object>
      </w:r>
      <w:r w:rsidRPr="00E244B2">
        <w:rPr>
          <w:color w:val="000000" w:themeColor="text1"/>
        </w:rPr>
        <w:t>为</w:t>
      </w:r>
      <w:r w:rsidRPr="00E244B2">
        <w:rPr>
          <w:b/>
          <w:bCs/>
          <w:color w:val="000000" w:themeColor="text1"/>
        </w:rPr>
        <w:t>已知输入参数，而非优化决策变量</w:t>
      </w:r>
      <w:r w:rsidRPr="00E244B2">
        <w:rPr>
          <w:color w:val="000000" w:themeColor="text1"/>
        </w:rPr>
        <w:t>。</w:t>
      </w:r>
    </w:p>
    <w:p w14:paraId="46B37069" w14:textId="02422ABE" w:rsidR="004D690A" w:rsidRPr="00E244B2" w:rsidRDefault="009831A2" w:rsidP="006C213C">
      <w:pPr>
        <w:ind w:firstLine="480"/>
        <w:rPr>
          <w:color w:val="000000" w:themeColor="text1"/>
        </w:rPr>
      </w:pPr>
      <w:r w:rsidRPr="00E244B2">
        <w:rPr>
          <w:color w:val="000000" w:themeColor="text1"/>
        </w:rPr>
        <w:t>燃气机组运行状态必须服从既定检修计划，因此：</w:t>
      </w:r>
    </w:p>
    <w:p w14:paraId="290F482F" w14:textId="323DE58A" w:rsidR="00923236" w:rsidRPr="00E244B2" w:rsidRDefault="00363506" w:rsidP="00363506">
      <w:pPr>
        <w:ind w:firstLine="480"/>
        <w:jc w:val="center"/>
        <w:rPr>
          <w:color w:val="000000" w:themeColor="text1"/>
        </w:rPr>
      </w:pPr>
      <w:r w:rsidRPr="00E244B2">
        <w:rPr>
          <w:color w:val="000000" w:themeColor="text1"/>
          <w:position w:val="-14"/>
        </w:rPr>
        <w:object w:dxaOrig="4860" w:dyaOrig="400" w14:anchorId="55963FF1">
          <v:shape id="_x0000_i1187" type="#_x0000_t75" style="width:243.45pt;height:20.15pt" o:ole="">
            <v:imagedata r:id="rId338" o:title=""/>
          </v:shape>
          <o:OLEObject Type="Embed" ProgID="Equation.DSMT4" ShapeID="_x0000_i1187" DrawAspect="Content" ObjectID="_1852641084" r:id="rId339"/>
        </w:object>
      </w:r>
    </w:p>
    <w:p w14:paraId="0C2743F1" w14:textId="184955BD" w:rsidR="009831A2" w:rsidRPr="00E244B2" w:rsidRDefault="00434517" w:rsidP="006C213C">
      <w:pPr>
        <w:ind w:firstLine="480"/>
        <w:rPr>
          <w:color w:val="000000" w:themeColor="text1"/>
        </w:rPr>
      </w:pPr>
      <w:r w:rsidRPr="00E244B2">
        <w:rPr>
          <w:color w:val="000000" w:themeColor="text1"/>
        </w:rPr>
        <w:t>当</w:t>
      </w:r>
      <w:r w:rsidRPr="00E244B2">
        <w:rPr>
          <w:color w:val="000000" w:themeColor="text1"/>
          <w:position w:val="-14"/>
        </w:rPr>
        <w:object w:dxaOrig="960" w:dyaOrig="400" w14:anchorId="672823E7">
          <v:shape id="_x0000_i1188" type="#_x0000_t75" style="width:49.4pt;height:20.15pt" o:ole="">
            <v:imagedata r:id="rId340" o:title=""/>
          </v:shape>
          <o:OLEObject Type="Embed" ProgID="Equation.DSMT4" ShapeID="_x0000_i1188" DrawAspect="Content" ObjectID="_1852641085" r:id="rId341"/>
        </w:object>
      </w:r>
      <w:r w:rsidRPr="00E244B2">
        <w:rPr>
          <w:color w:val="000000" w:themeColor="text1"/>
        </w:rPr>
        <w:t>时，有</w:t>
      </w:r>
      <w:r w:rsidRPr="00E244B2">
        <w:rPr>
          <w:color w:val="000000" w:themeColor="text1"/>
          <w:position w:val="-14"/>
        </w:rPr>
        <w:object w:dxaOrig="960" w:dyaOrig="400" w14:anchorId="4DCD9E2B">
          <v:shape id="_x0000_i1189" type="#_x0000_t75" style="width:49.4pt;height:20.15pt" o:ole="">
            <v:imagedata r:id="rId342" o:title=""/>
          </v:shape>
          <o:OLEObject Type="Embed" ProgID="Equation.DSMT4" ShapeID="_x0000_i1189" DrawAspect="Content" ObjectID="_1852641086" r:id="rId343"/>
        </w:object>
      </w:r>
      <w:r w:rsidRPr="00E244B2">
        <w:rPr>
          <w:color w:val="000000" w:themeColor="text1"/>
        </w:rPr>
        <w:t>即燃气机组必须按照既定检修计划停机；当</w:t>
      </w:r>
      <w:r w:rsidRPr="00E244B2">
        <w:rPr>
          <w:color w:val="000000" w:themeColor="text1"/>
          <w:position w:val="-14"/>
        </w:rPr>
        <w:object w:dxaOrig="999" w:dyaOrig="400" w14:anchorId="1672AA7A">
          <v:shape id="_x0000_i1190" type="#_x0000_t75" style="width:50.05pt;height:20.15pt" o:ole="">
            <v:imagedata r:id="rId344" o:title=""/>
          </v:shape>
          <o:OLEObject Type="Embed" ProgID="Equation.DSMT4" ShapeID="_x0000_i1190" DrawAspect="Content" ObjectID="_1852641087" r:id="rId345"/>
        </w:object>
      </w:r>
      <w:r w:rsidRPr="00E244B2">
        <w:rPr>
          <w:color w:val="000000" w:themeColor="text1"/>
        </w:rPr>
        <w:t>时，机组是否运行仍由系统经济优化调度决定。</w:t>
      </w:r>
    </w:p>
    <w:p w14:paraId="74A516F1" w14:textId="50A06650" w:rsidR="006C213C" w:rsidRPr="00E244B2" w:rsidRDefault="006C213C" w:rsidP="006C213C">
      <w:pPr>
        <w:ind w:firstLine="482"/>
        <w:rPr>
          <w:b/>
          <w:bCs/>
          <w:color w:val="000000" w:themeColor="text1"/>
        </w:rPr>
      </w:pPr>
      <w:r w:rsidRPr="00E244B2">
        <w:rPr>
          <w:b/>
          <w:bCs/>
          <w:color w:val="000000" w:themeColor="text1"/>
        </w:rPr>
        <w:t>（</w:t>
      </w:r>
      <w:r w:rsidR="00A304F3" w:rsidRPr="00E244B2">
        <w:rPr>
          <w:rFonts w:hint="eastAsia"/>
          <w:b/>
          <w:bCs/>
          <w:color w:val="000000" w:themeColor="text1"/>
        </w:rPr>
        <w:t>3</w:t>
      </w:r>
      <w:r w:rsidRPr="00E244B2">
        <w:rPr>
          <w:b/>
          <w:bCs/>
          <w:color w:val="000000" w:themeColor="text1"/>
        </w:rPr>
        <w:t>）出力上下限约束</w:t>
      </w:r>
    </w:p>
    <w:p w14:paraId="1D6558A1" w14:textId="712259AE" w:rsidR="00507358" w:rsidRPr="00043287" w:rsidRDefault="003548ED" w:rsidP="00507358">
      <w:pPr>
        <w:ind w:firstLine="480"/>
        <w:rPr>
          <w:color w:val="7030A0"/>
        </w:rPr>
      </w:pPr>
      <w:r w:rsidRPr="00043287">
        <w:rPr>
          <w:color w:val="7030A0"/>
        </w:rPr>
        <w:t>燃气机组在供暖期与非供暖期受供热方式、热电耦合关系及机组运行工况影响，其允许的最小技术出力和最大技术出力存在差异。因此，根据时段</w:t>
      </w:r>
      <w:r w:rsidRPr="00043287">
        <w:rPr>
          <w:color w:val="7030A0"/>
        </w:rPr>
        <w:t>t</w:t>
      </w:r>
      <w:r w:rsidRPr="00043287">
        <w:rPr>
          <w:color w:val="7030A0"/>
        </w:rPr>
        <w:t>所处运行时期，分别设置供暖期和非供暖期的出力上下限。</w:t>
      </w:r>
    </w:p>
    <w:p w14:paraId="1B88B760" w14:textId="16B88FD1" w:rsidR="003548ED" w:rsidRPr="00043287" w:rsidRDefault="00203528" w:rsidP="00507358">
      <w:pPr>
        <w:ind w:firstLine="480"/>
        <w:rPr>
          <w:color w:val="7030A0"/>
        </w:rPr>
      </w:pPr>
      <w:r w:rsidRPr="00043287">
        <w:rPr>
          <w:color w:val="7030A0"/>
        </w:rPr>
        <w:t>定义</w:t>
      </w:r>
      <w:r w:rsidRPr="00043287">
        <w:rPr>
          <w:color w:val="7030A0"/>
          <w:position w:val="-14"/>
        </w:rPr>
        <w:object w:dxaOrig="840" w:dyaOrig="400" w14:anchorId="1C449F30">
          <v:shape id="_x0000_i1191" type="#_x0000_t75" style="width:42.1pt;height:20.15pt" o:ole="">
            <v:imagedata r:id="rId346" o:title=""/>
          </v:shape>
          <o:OLEObject Type="Embed" ProgID="Equation.DSMT4" ShapeID="_x0000_i1191" DrawAspect="Content" ObjectID="_1852641088" r:id="rId347"/>
        </w:object>
      </w:r>
      <w:r w:rsidRPr="00043287">
        <w:rPr>
          <w:color w:val="7030A0"/>
        </w:rPr>
        <w:t>、</w:t>
      </w:r>
      <w:r w:rsidRPr="00043287">
        <w:rPr>
          <w:color w:val="7030A0"/>
          <w:position w:val="-14"/>
        </w:rPr>
        <w:object w:dxaOrig="880" w:dyaOrig="400" w14:anchorId="0C0C30CD">
          <v:shape id="_x0000_i1192" type="#_x0000_t75" style="width:44.55pt;height:20.15pt" o:ole="">
            <v:imagedata r:id="rId348" o:title=""/>
          </v:shape>
          <o:OLEObject Type="Embed" ProgID="Equation.DSMT4" ShapeID="_x0000_i1192" DrawAspect="Content" ObjectID="_1852641089" r:id="rId349"/>
        </w:object>
      </w:r>
      <w:r w:rsidRPr="00043287">
        <w:rPr>
          <w:color w:val="7030A0"/>
        </w:rPr>
        <w:t>分别为燃气机组</w:t>
      </w:r>
      <w:r w:rsidRPr="00043287">
        <w:rPr>
          <w:i/>
          <w:iCs/>
          <w:color w:val="7030A0"/>
        </w:rPr>
        <w:t>i</w:t>
      </w:r>
      <w:r w:rsidRPr="00043287">
        <w:rPr>
          <w:color w:val="7030A0"/>
        </w:rPr>
        <w:t>在供暖期的最小技术出力和考虑机组受阻后的最大可用出力；</w:t>
      </w:r>
      <w:r w:rsidR="0096225C" w:rsidRPr="00043287">
        <w:rPr>
          <w:color w:val="7030A0"/>
          <w:position w:val="-14"/>
        </w:rPr>
        <w:object w:dxaOrig="859" w:dyaOrig="400" w14:anchorId="2102981E">
          <v:shape id="_x0000_i1193" type="#_x0000_t75" style="width:42.7pt;height:20.15pt" o:ole="">
            <v:imagedata r:id="rId350" o:title=""/>
          </v:shape>
          <o:OLEObject Type="Embed" ProgID="Equation.DSMT4" ShapeID="_x0000_i1193" DrawAspect="Content" ObjectID="_1852641090" r:id="rId351"/>
        </w:object>
      </w:r>
      <w:r w:rsidRPr="00043287">
        <w:rPr>
          <w:color w:val="7030A0"/>
        </w:rPr>
        <w:t>、</w:t>
      </w:r>
      <w:r w:rsidR="0096225C" w:rsidRPr="00043287">
        <w:rPr>
          <w:color w:val="7030A0"/>
          <w:position w:val="-14"/>
        </w:rPr>
        <w:object w:dxaOrig="880" w:dyaOrig="400" w14:anchorId="224A78DA">
          <v:shape id="_x0000_i1194" type="#_x0000_t75" style="width:44.55pt;height:20.15pt" o:ole="">
            <v:imagedata r:id="rId352" o:title=""/>
          </v:shape>
          <o:OLEObject Type="Embed" ProgID="Equation.DSMT4" ShapeID="_x0000_i1194" DrawAspect="Content" ObjectID="_1852641091" r:id="rId353"/>
        </w:object>
      </w:r>
      <w:r w:rsidRPr="00043287">
        <w:rPr>
          <w:color w:val="7030A0"/>
        </w:rPr>
        <w:t>分别为燃气机组</w:t>
      </w:r>
      <w:r w:rsidRPr="00043287">
        <w:rPr>
          <w:color w:val="7030A0"/>
        </w:rPr>
        <w:t>i</w:t>
      </w:r>
      <w:r w:rsidRPr="00043287">
        <w:rPr>
          <w:color w:val="7030A0"/>
        </w:rPr>
        <w:t>在非供暖期的最小技术出力和考虑机组受阻后的最大可用出力。</w:t>
      </w:r>
    </w:p>
    <w:p w14:paraId="10EFACA1" w14:textId="6C115042" w:rsidR="003548ED" w:rsidRPr="00043287" w:rsidRDefault="0096225C" w:rsidP="00507358">
      <w:pPr>
        <w:ind w:firstLine="480"/>
        <w:rPr>
          <w:color w:val="7030A0"/>
        </w:rPr>
      </w:pPr>
      <w:r w:rsidRPr="00043287">
        <w:rPr>
          <w:color w:val="7030A0"/>
        </w:rPr>
        <w:t>燃气机组在时段</w:t>
      </w:r>
      <w:r w:rsidRPr="00043287">
        <w:rPr>
          <w:color w:val="7030A0"/>
        </w:rPr>
        <w:t>t</w:t>
      </w:r>
      <w:r w:rsidRPr="00043287">
        <w:rPr>
          <w:color w:val="7030A0"/>
        </w:rPr>
        <w:t>的最小、最大允许出力分别表示为：</w:t>
      </w:r>
    </w:p>
    <w:p w14:paraId="68690BD3" w14:textId="299CE18F" w:rsidR="0096225C" w:rsidRPr="00043287" w:rsidRDefault="004B3AB0" w:rsidP="004B3AB0">
      <w:pPr>
        <w:ind w:firstLine="480"/>
        <w:jc w:val="center"/>
        <w:rPr>
          <w:color w:val="7030A0"/>
        </w:rPr>
      </w:pPr>
      <w:r w:rsidRPr="00043287">
        <w:rPr>
          <w:color w:val="7030A0"/>
          <w:position w:val="-36"/>
        </w:rPr>
        <w:object w:dxaOrig="3600" w:dyaOrig="840" w14:anchorId="126C8675">
          <v:shape id="_x0000_i1195" type="#_x0000_t75" style="width:180.6pt;height:42.1pt" o:ole="">
            <v:imagedata r:id="rId354" o:title=""/>
          </v:shape>
          <o:OLEObject Type="Embed" ProgID="Equation.DSMT4" ShapeID="_x0000_i1195" DrawAspect="Content" ObjectID="_1852641092" r:id="rId355"/>
        </w:object>
      </w:r>
    </w:p>
    <w:p w14:paraId="5181C501" w14:textId="32572EAB" w:rsidR="0096225C" w:rsidRPr="00043287" w:rsidRDefault="002B6E8E" w:rsidP="00507358">
      <w:pPr>
        <w:ind w:firstLine="480"/>
        <w:rPr>
          <w:color w:val="7030A0"/>
        </w:rPr>
      </w:pPr>
      <w:r w:rsidRPr="00043287">
        <w:rPr>
          <w:color w:val="7030A0"/>
        </w:rPr>
        <w:t>燃气机组处于运行状态时，其实际出力不得低于对应时期的最小技术出力，同时机组实际出力与预留向上旋转备用容量之和不得超过对应时期的最大可用出力，因此应满足：</w:t>
      </w:r>
    </w:p>
    <w:p w14:paraId="25F9DFDD" w14:textId="48E7C46F" w:rsidR="0096225C" w:rsidRPr="00043287" w:rsidRDefault="002B6E8E" w:rsidP="002B6E8E">
      <w:pPr>
        <w:ind w:firstLine="480"/>
        <w:jc w:val="center"/>
        <w:rPr>
          <w:color w:val="7030A0"/>
        </w:rPr>
      </w:pPr>
      <w:r w:rsidRPr="00043287">
        <w:rPr>
          <w:color w:val="7030A0"/>
          <w:position w:val="-14"/>
        </w:rPr>
        <w:object w:dxaOrig="4180" w:dyaOrig="400" w14:anchorId="3681DD17">
          <v:shape id="_x0000_i1196" type="#_x0000_t75" style="width:209.3pt;height:20.15pt" o:ole="">
            <v:imagedata r:id="rId356" o:title=""/>
          </v:shape>
          <o:OLEObject Type="Embed" ProgID="Equation.DSMT4" ShapeID="_x0000_i1196" DrawAspect="Content" ObjectID="_1852641093" r:id="rId357"/>
        </w:object>
      </w:r>
    </w:p>
    <w:p w14:paraId="44506ABD" w14:textId="632294EE" w:rsidR="00800243" w:rsidRPr="00043287" w:rsidRDefault="00800243" w:rsidP="00507358">
      <w:pPr>
        <w:ind w:firstLine="480"/>
        <w:jc w:val="center"/>
        <w:rPr>
          <w:color w:val="7030A0"/>
        </w:rPr>
      </w:pPr>
    </w:p>
    <w:p w14:paraId="019064D1" w14:textId="5BEDB000" w:rsidR="00507358" w:rsidRPr="00043287" w:rsidRDefault="00507358" w:rsidP="00507358">
      <w:pPr>
        <w:ind w:firstLine="480"/>
        <w:rPr>
          <w:color w:val="7030A0"/>
        </w:rPr>
      </w:pPr>
      <w:r w:rsidRPr="00043287">
        <w:rPr>
          <w:color w:val="7030A0"/>
        </w:rPr>
        <w:t>式中，</w:t>
      </w:r>
      <w:r w:rsidRPr="00043287">
        <w:rPr>
          <w:bCs/>
          <w:color w:val="7030A0"/>
          <w:position w:val="-14"/>
        </w:rPr>
        <w:object w:dxaOrig="528" w:dyaOrig="380" w14:anchorId="623E6442">
          <v:shape id="_x0000_i1197" type="#_x0000_t75" alt="" style="width:27.45pt;height:20.15pt" o:ole="">
            <v:imagedata r:id="rId358" o:title=""/>
          </v:shape>
          <o:OLEObject Type="Embed" ProgID="Equation.DSMT4" ShapeID="_x0000_i1197" DrawAspect="Content" ObjectID="_1852641094" r:id="rId359"/>
        </w:object>
      </w:r>
      <w:r w:rsidRPr="00043287">
        <w:rPr>
          <w:color w:val="7030A0"/>
        </w:rPr>
        <w:t>为燃气机组</w:t>
      </w:r>
      <w:r w:rsidRPr="00043287">
        <w:rPr>
          <w:bCs/>
          <w:color w:val="7030A0"/>
          <w:position w:val="-6"/>
        </w:rPr>
        <w:object w:dxaOrig="141" w:dyaOrig="240" w14:anchorId="0E992A3F">
          <v:shape id="_x0000_i1198" type="#_x0000_t75" style="width:6.7pt;height:11pt" o:ole="">
            <v:imagedata r:id="rId360" o:title=""/>
          </v:shape>
          <o:OLEObject Type="Embed" ProgID="Equation.DSMT4" ShapeID="_x0000_i1198" DrawAspect="Content" ObjectID="_1852641095" r:id="rId361"/>
        </w:object>
      </w:r>
      <w:r w:rsidRPr="00043287">
        <w:rPr>
          <w:color w:val="7030A0"/>
        </w:rPr>
        <w:t>在时段</w:t>
      </w:r>
      <w:r w:rsidRPr="00043287">
        <w:rPr>
          <w:bCs/>
          <w:color w:val="7030A0"/>
          <w:position w:val="-6"/>
        </w:rPr>
        <w:object w:dxaOrig="141" w:dyaOrig="220" w14:anchorId="24F674D3">
          <v:shape id="_x0000_i1199" type="#_x0000_t75" style="width:6.7pt;height:11pt" o:ole="">
            <v:imagedata r:id="rId362" o:title=""/>
          </v:shape>
          <o:OLEObject Type="Embed" ProgID="Equation.DSMT4" ShapeID="_x0000_i1199" DrawAspect="Content" ObjectID="_1852641096" r:id="rId363"/>
        </w:object>
      </w:r>
      <w:r w:rsidRPr="00043287">
        <w:rPr>
          <w:color w:val="7030A0"/>
        </w:rPr>
        <w:t>的实际有功出力；</w:t>
      </w:r>
      <w:r w:rsidR="00C23A13" w:rsidRPr="00043287">
        <w:rPr>
          <w:bCs/>
          <w:color w:val="7030A0"/>
          <w:position w:val="-14"/>
        </w:rPr>
        <w:object w:dxaOrig="580" w:dyaOrig="380" w14:anchorId="1DEC9680">
          <v:shape id="_x0000_i1200" type="#_x0000_t75" alt="" style="width:27.45pt;height:20.15pt" o:ole="">
            <v:imagedata r:id="rId364" o:title=""/>
          </v:shape>
          <o:OLEObject Type="Embed" ProgID="Equation.DSMT4" ShapeID="_x0000_i1200" DrawAspect="Content" ObjectID="_1852641097" r:id="rId365"/>
        </w:object>
      </w:r>
      <w:r w:rsidRPr="00043287">
        <w:rPr>
          <w:color w:val="7030A0"/>
        </w:rPr>
        <w:t>为机组在时段</w:t>
      </w:r>
      <w:r w:rsidRPr="00043287">
        <w:rPr>
          <w:bCs/>
          <w:color w:val="7030A0"/>
          <w:position w:val="-6"/>
        </w:rPr>
        <w:object w:dxaOrig="141" w:dyaOrig="220" w14:anchorId="185669CB">
          <v:shape id="_x0000_i1201" type="#_x0000_t75" style="width:6.7pt;height:11pt" o:ole="">
            <v:imagedata r:id="rId362" o:title=""/>
          </v:shape>
          <o:OLEObject Type="Embed" ProgID="Equation.DSMT4" ShapeID="_x0000_i1201" DrawAspect="Content" ObjectID="_1852641098" r:id="rId366"/>
        </w:object>
      </w:r>
      <w:r w:rsidRPr="00043287">
        <w:rPr>
          <w:color w:val="7030A0"/>
        </w:rPr>
        <w:t>预留的向上旋转备用容量；</w:t>
      </w:r>
      <w:r w:rsidRPr="00043287">
        <w:rPr>
          <w:bCs/>
          <w:color w:val="7030A0"/>
          <w:position w:val="-14"/>
        </w:rPr>
        <w:object w:dxaOrig="629" w:dyaOrig="380" w14:anchorId="46255A8D">
          <v:shape id="_x0000_i1202" type="#_x0000_t75" alt="" style="width:31.1pt;height:20.15pt" o:ole="">
            <v:imagedata r:id="rId367" o:title=""/>
          </v:shape>
          <o:OLEObject Type="Embed" ProgID="Equation.DSMT4" ShapeID="_x0000_i1202" DrawAspect="Content" ObjectID="_1852641099" r:id="rId368"/>
        </w:object>
      </w:r>
      <w:r w:rsidRPr="00043287">
        <w:rPr>
          <w:color w:val="7030A0"/>
        </w:rPr>
        <w:t>和</w:t>
      </w:r>
      <w:r w:rsidRPr="00043287">
        <w:rPr>
          <w:bCs/>
          <w:color w:val="7030A0"/>
          <w:position w:val="-14"/>
        </w:rPr>
        <w:object w:dxaOrig="649" w:dyaOrig="380" w14:anchorId="220FA9D8">
          <v:shape id="_x0000_i1203" type="#_x0000_t75" alt="" style="width:31.1pt;height:20.15pt" o:ole="">
            <v:imagedata r:id="rId369" o:title=""/>
          </v:shape>
          <o:OLEObject Type="Embed" ProgID="Equation.DSMT4" ShapeID="_x0000_i1203" DrawAspect="Content" ObjectID="_1852641100" r:id="rId370"/>
        </w:object>
      </w:r>
      <w:r w:rsidRPr="00043287">
        <w:rPr>
          <w:color w:val="7030A0"/>
        </w:rPr>
        <w:t>分别为机组最小技术出力和最大额定出力。</w:t>
      </w:r>
    </w:p>
    <w:p w14:paraId="692AE83A" w14:textId="14D2090C" w:rsidR="00507358" w:rsidRPr="00E244B2" w:rsidRDefault="00507358" w:rsidP="00507358">
      <w:pPr>
        <w:ind w:firstLine="482"/>
        <w:rPr>
          <w:b/>
          <w:bCs/>
          <w:color w:val="000000" w:themeColor="text1"/>
        </w:rPr>
      </w:pPr>
      <w:r w:rsidRPr="00E244B2">
        <w:rPr>
          <w:b/>
          <w:bCs/>
          <w:color w:val="000000" w:themeColor="text1"/>
        </w:rPr>
        <w:t>（</w:t>
      </w:r>
      <w:r w:rsidR="001E316A" w:rsidRPr="00E244B2">
        <w:rPr>
          <w:rFonts w:hint="eastAsia"/>
          <w:b/>
          <w:bCs/>
          <w:color w:val="000000" w:themeColor="text1"/>
        </w:rPr>
        <w:t>4</w:t>
      </w:r>
      <w:r w:rsidRPr="00E244B2">
        <w:rPr>
          <w:b/>
          <w:bCs/>
          <w:color w:val="000000" w:themeColor="text1"/>
        </w:rPr>
        <w:t>）爬坡约束</w:t>
      </w:r>
    </w:p>
    <w:p w14:paraId="2E1BEE69" w14:textId="77777777" w:rsidR="00507358" w:rsidRPr="00E244B2" w:rsidRDefault="00507358" w:rsidP="00507358">
      <w:pPr>
        <w:ind w:firstLine="480"/>
        <w:rPr>
          <w:color w:val="000000" w:themeColor="text1"/>
        </w:rPr>
      </w:pPr>
      <w:r w:rsidRPr="00E244B2">
        <w:rPr>
          <w:color w:val="000000" w:themeColor="text1"/>
        </w:rPr>
        <w:t>燃气机组相邻时段之间的出力变化受到向上、向下爬坡能力限制。</w:t>
      </w:r>
    </w:p>
    <w:p w14:paraId="0095F6DC" w14:textId="77777777" w:rsidR="00507358" w:rsidRPr="00E244B2" w:rsidRDefault="00507358" w:rsidP="00507358">
      <w:pPr>
        <w:ind w:firstLine="480"/>
        <w:rPr>
          <w:color w:val="000000" w:themeColor="text1"/>
        </w:rPr>
      </w:pPr>
      <w:r w:rsidRPr="00E244B2">
        <w:rPr>
          <w:color w:val="000000" w:themeColor="text1"/>
        </w:rPr>
        <w:t>向上爬坡约束为：</w:t>
      </w:r>
    </w:p>
    <w:p w14:paraId="142BF8B1" w14:textId="77777777" w:rsidR="00507358" w:rsidRPr="00E244B2" w:rsidRDefault="00507358" w:rsidP="00507358">
      <w:pPr>
        <w:ind w:firstLine="480"/>
        <w:jc w:val="center"/>
        <w:rPr>
          <w:color w:val="000000" w:themeColor="text1"/>
        </w:rPr>
      </w:pPr>
      <w:r w:rsidRPr="00E244B2">
        <w:rPr>
          <w:bCs/>
          <w:color w:val="000000" w:themeColor="text1"/>
          <w:position w:val="-14"/>
        </w:rPr>
        <w:object w:dxaOrig="4850" w:dyaOrig="400" w14:anchorId="38CBA82B">
          <v:shape id="_x0000_i1204" type="#_x0000_t75" alt="" style="width:242.25pt;height:20.15pt" o:ole="">
            <v:imagedata r:id="rId371" o:title=""/>
          </v:shape>
          <o:OLEObject Type="Embed" ProgID="Equation.DSMT4" ShapeID="_x0000_i1204" DrawAspect="Content" ObjectID="_1852641101" r:id="rId372"/>
        </w:object>
      </w:r>
    </w:p>
    <w:p w14:paraId="75F05C90" w14:textId="77777777" w:rsidR="00507358" w:rsidRPr="00E244B2" w:rsidRDefault="00507358" w:rsidP="00507358">
      <w:pPr>
        <w:ind w:firstLine="480"/>
        <w:rPr>
          <w:color w:val="000000" w:themeColor="text1"/>
        </w:rPr>
      </w:pPr>
      <w:r w:rsidRPr="00E244B2">
        <w:rPr>
          <w:color w:val="000000" w:themeColor="text1"/>
        </w:rPr>
        <w:t>向下爬坡约束为：</w:t>
      </w:r>
    </w:p>
    <w:p w14:paraId="211C09D8" w14:textId="77777777" w:rsidR="00507358" w:rsidRPr="00E244B2" w:rsidRDefault="00507358" w:rsidP="00507358">
      <w:pPr>
        <w:ind w:firstLine="480"/>
        <w:jc w:val="center"/>
        <w:rPr>
          <w:color w:val="000000" w:themeColor="text1"/>
        </w:rPr>
      </w:pPr>
      <w:r w:rsidRPr="00E244B2">
        <w:rPr>
          <w:bCs/>
          <w:color w:val="000000" w:themeColor="text1"/>
          <w:position w:val="-14"/>
        </w:rPr>
        <w:object w:dxaOrig="4691" w:dyaOrig="400" w14:anchorId="77FF442C">
          <v:shape id="_x0000_i1205" type="#_x0000_t75" alt="" style="width:236.15pt;height:20.15pt" o:ole="">
            <v:imagedata r:id="rId373" o:title=""/>
          </v:shape>
          <o:OLEObject Type="Embed" ProgID="Equation.DSMT4" ShapeID="_x0000_i1205" DrawAspect="Content" ObjectID="_1852641102" r:id="rId374"/>
        </w:object>
      </w:r>
    </w:p>
    <w:p w14:paraId="4BB27990" w14:textId="4E12D605" w:rsidR="00507358" w:rsidRPr="00E244B2" w:rsidRDefault="00507358" w:rsidP="00507358">
      <w:pPr>
        <w:ind w:firstLine="480"/>
        <w:rPr>
          <w:color w:val="000000" w:themeColor="text1"/>
        </w:rPr>
      </w:pPr>
      <w:r w:rsidRPr="00E244B2">
        <w:rPr>
          <w:color w:val="000000" w:themeColor="text1"/>
        </w:rPr>
        <w:t>式中，</w:t>
      </w:r>
      <w:r w:rsidRPr="00E244B2">
        <w:rPr>
          <w:bCs/>
          <w:color w:val="000000" w:themeColor="text1"/>
          <w:position w:val="-14"/>
        </w:rPr>
        <w:object w:dxaOrig="649" w:dyaOrig="380" w14:anchorId="16E741ED">
          <v:shape id="_x0000_i1206" type="#_x0000_t75" alt="" style="width:31.1pt;height:20.15pt" o:ole="">
            <v:imagedata r:id="rId375" o:title=""/>
          </v:shape>
          <o:OLEObject Type="Embed" ProgID="Equation.DSMT4" ShapeID="_x0000_i1206" DrawAspect="Content" ObjectID="_1852641103" r:id="rId376"/>
        </w:object>
      </w:r>
      <w:r w:rsidRPr="00E244B2">
        <w:rPr>
          <w:color w:val="000000" w:themeColor="text1"/>
        </w:rPr>
        <w:t>和</w:t>
      </w:r>
      <w:r w:rsidRPr="00E244B2">
        <w:rPr>
          <w:bCs/>
          <w:color w:val="000000" w:themeColor="text1"/>
          <w:position w:val="-14"/>
        </w:rPr>
        <w:object w:dxaOrig="630" w:dyaOrig="380" w14:anchorId="40D8D0FA">
          <v:shape id="_x0000_i1207" type="#_x0000_t75" alt="" style="width:31.1pt;height:20.15pt" o:ole="">
            <v:imagedata r:id="rId377" o:title=""/>
          </v:shape>
          <o:OLEObject Type="Embed" ProgID="Equation.DSMT4" ShapeID="_x0000_i1207" DrawAspect="Content" ObjectID="_1852641104" r:id="rId378"/>
        </w:object>
      </w:r>
      <w:r w:rsidRPr="00E244B2">
        <w:rPr>
          <w:color w:val="000000" w:themeColor="text1"/>
        </w:rPr>
        <w:t>分别为燃气机组正常运行过程中的向上、向下爬坡能力；</w:t>
      </w:r>
      <w:r w:rsidRPr="00E244B2">
        <w:rPr>
          <w:bCs/>
          <w:color w:val="000000" w:themeColor="text1"/>
          <w:position w:val="-14"/>
        </w:rPr>
        <w:object w:dxaOrig="610" w:dyaOrig="380" w14:anchorId="58D5E348">
          <v:shape id="_x0000_i1208" type="#_x0000_t75" alt="" style="width:31.1pt;height:20.15pt" o:ole="">
            <v:imagedata r:id="rId379" o:title=""/>
          </v:shape>
          <o:OLEObject Type="Embed" ProgID="Equation.DSMT4" ShapeID="_x0000_i1208" DrawAspect="Content" ObjectID="_1852641105" r:id="rId380"/>
        </w:object>
      </w:r>
      <w:r w:rsidRPr="00E244B2">
        <w:rPr>
          <w:color w:val="000000" w:themeColor="text1"/>
        </w:rPr>
        <w:t>和</w:t>
      </w:r>
      <w:r w:rsidRPr="00E244B2">
        <w:rPr>
          <w:bCs/>
          <w:color w:val="000000" w:themeColor="text1"/>
          <w:position w:val="-14"/>
        </w:rPr>
        <w:object w:dxaOrig="590" w:dyaOrig="380" w14:anchorId="207D208B">
          <v:shape id="_x0000_i1209" type="#_x0000_t75" alt="" style="width:29.3pt;height:20.15pt" o:ole="">
            <v:imagedata r:id="rId381" o:title=""/>
          </v:shape>
          <o:OLEObject Type="Embed" ProgID="Equation.DSMT4" ShapeID="_x0000_i1209" DrawAspect="Content" ObjectID="_1852641106" r:id="rId382"/>
        </w:object>
      </w:r>
      <w:r w:rsidRPr="00E244B2">
        <w:rPr>
          <w:color w:val="000000" w:themeColor="text1"/>
        </w:rPr>
        <w:t>分别为启动和停机过程允许的功率变化量。</w:t>
      </w:r>
      <w:r w:rsidR="001A1193" w:rsidRPr="00E244B2">
        <w:rPr>
          <w:color w:val="000000" w:themeColor="text1"/>
        </w:rPr>
        <w:t>其爬坡率设置为</w:t>
      </w:r>
      <w:r w:rsidR="001A1193" w:rsidRPr="00E244B2">
        <w:rPr>
          <w:color w:val="000000" w:themeColor="text1"/>
        </w:rPr>
        <w:t>100%/h</w:t>
      </w:r>
      <w:r w:rsidR="001A1193" w:rsidRPr="00E244B2">
        <w:rPr>
          <w:color w:val="000000" w:themeColor="text1"/>
        </w:rPr>
        <w:t>，该约束实际上允许机组在任意相邻时段间从</w:t>
      </w:r>
      <w:r w:rsidR="001A1193" w:rsidRPr="00E244B2">
        <w:rPr>
          <w:color w:val="000000" w:themeColor="text1"/>
        </w:rPr>
        <w:t>0</w:t>
      </w:r>
      <w:r w:rsidR="001A1193" w:rsidRPr="00E244B2">
        <w:rPr>
          <w:color w:val="000000" w:themeColor="text1"/>
        </w:rPr>
        <w:t>变到满发</w:t>
      </w:r>
      <w:r w:rsidR="006575A0" w:rsidRPr="00E244B2">
        <w:rPr>
          <w:rFonts w:hint="eastAsia"/>
          <w:color w:val="000000" w:themeColor="text1"/>
        </w:rPr>
        <w:t>。</w:t>
      </w:r>
    </w:p>
    <w:p w14:paraId="11128669" w14:textId="77777777" w:rsidR="00103369" w:rsidRPr="00043287" w:rsidRDefault="00103369" w:rsidP="00103369">
      <w:pPr>
        <w:ind w:firstLine="482"/>
        <w:rPr>
          <w:b/>
          <w:bCs/>
          <w:color w:val="7030A0"/>
        </w:rPr>
      </w:pPr>
      <w:r w:rsidRPr="00043287">
        <w:rPr>
          <w:b/>
          <w:bCs/>
          <w:color w:val="7030A0"/>
        </w:rPr>
        <w:t>（</w:t>
      </w:r>
      <w:r w:rsidRPr="00043287">
        <w:rPr>
          <w:b/>
          <w:bCs/>
          <w:color w:val="7030A0"/>
        </w:rPr>
        <w:t>5</w:t>
      </w:r>
      <w:r w:rsidRPr="00043287">
        <w:rPr>
          <w:b/>
          <w:bCs/>
          <w:color w:val="7030A0"/>
        </w:rPr>
        <w:t>）最小连续开机时间约束</w:t>
      </w:r>
    </w:p>
    <w:p w14:paraId="0EBB1D40" w14:textId="5F4F5544" w:rsidR="00103369" w:rsidRPr="00043287" w:rsidRDefault="00043287" w:rsidP="00103369">
      <w:pPr>
        <w:ind w:firstLine="480"/>
        <w:rPr>
          <w:color w:val="7030A0"/>
        </w:rPr>
      </w:pPr>
      <w:r w:rsidRPr="00043287">
        <w:rPr>
          <w:color w:val="7030A0"/>
        </w:rPr>
        <w:t>采用滚动时间窗累计方式描述燃气机组最小连续开机要求。燃气机组启动后应至少连续运行规定时间，则：</w:t>
      </w:r>
    </w:p>
    <w:p w14:paraId="3B5DCF15" w14:textId="519B20B9" w:rsidR="00103369" w:rsidRPr="00043287" w:rsidRDefault="00043287" w:rsidP="00103369">
      <w:pPr>
        <w:ind w:firstLine="480"/>
        <w:jc w:val="center"/>
        <w:rPr>
          <w:color w:val="7030A0"/>
        </w:rPr>
      </w:pPr>
      <w:r w:rsidRPr="00043287">
        <w:rPr>
          <w:bCs/>
          <w:color w:val="7030A0"/>
          <w:position w:val="-34"/>
        </w:rPr>
        <w:object w:dxaOrig="2360" w:dyaOrig="700" w14:anchorId="1B6F8B88">
          <v:shape id="_x0000_i1210" type="#_x0000_t75" alt="" style="width:117.75pt;height:36.6pt" o:ole="">
            <v:imagedata r:id="rId383" o:title=""/>
          </v:shape>
          <o:OLEObject Type="Embed" ProgID="Equation.DSMT4" ShapeID="_x0000_i1210" DrawAspect="Content" ObjectID="_1852641107" r:id="rId384"/>
        </w:object>
      </w:r>
    </w:p>
    <w:p w14:paraId="18DE2043" w14:textId="3E899A8D" w:rsidR="00103369" w:rsidRPr="00043287" w:rsidRDefault="00103369" w:rsidP="00103369">
      <w:pPr>
        <w:ind w:firstLine="480"/>
        <w:rPr>
          <w:color w:val="7030A0"/>
        </w:rPr>
      </w:pPr>
      <w:r w:rsidRPr="00043287">
        <w:rPr>
          <w:color w:val="7030A0"/>
        </w:rPr>
        <w:t>式中，</w:t>
      </w:r>
      <w:r w:rsidR="00673B51" w:rsidRPr="00043287">
        <w:rPr>
          <w:bCs/>
          <w:color w:val="7030A0"/>
          <w:position w:val="-14"/>
        </w:rPr>
        <w:object w:dxaOrig="560" w:dyaOrig="380" w14:anchorId="21489E99">
          <v:shape id="_x0000_i1211" type="#_x0000_t75" alt="" style="width:26.25pt;height:20.15pt" o:ole="">
            <v:imagedata r:id="rId385" o:title=""/>
          </v:shape>
          <o:OLEObject Type="Embed" ProgID="Equation.DSMT4" ShapeID="_x0000_i1211" DrawAspect="Content" ObjectID="_1852641108" r:id="rId386"/>
        </w:object>
      </w:r>
      <w:r w:rsidRPr="00043287">
        <w:rPr>
          <w:color w:val="7030A0"/>
        </w:rPr>
        <w:t>为</w:t>
      </w:r>
      <w:r w:rsidR="00673B51" w:rsidRPr="00043287">
        <w:rPr>
          <w:rFonts w:hint="eastAsia"/>
          <w:color w:val="7030A0"/>
        </w:rPr>
        <w:t>气电</w:t>
      </w:r>
      <w:r w:rsidRPr="00043287">
        <w:rPr>
          <w:color w:val="7030A0"/>
        </w:rPr>
        <w:t>机组</w:t>
      </w:r>
      <w:r w:rsidRPr="00043287">
        <w:rPr>
          <w:bCs/>
          <w:color w:val="7030A0"/>
          <w:position w:val="-6"/>
        </w:rPr>
        <w:object w:dxaOrig="140" w:dyaOrig="240" w14:anchorId="79F92447">
          <v:shape id="_x0000_i1212" type="#_x0000_t75" style="width:6.7pt;height:11pt" o:ole="">
            <v:imagedata r:id="rId387" o:title=""/>
          </v:shape>
          <o:OLEObject Type="Embed" ProgID="Equation.DSMT4" ShapeID="_x0000_i1212" DrawAspect="Content" ObjectID="_1852641109" r:id="rId388"/>
        </w:object>
      </w:r>
      <w:r w:rsidRPr="00043287">
        <w:rPr>
          <w:color w:val="7030A0"/>
        </w:rPr>
        <w:t>的最小连续开机时间。</w:t>
      </w:r>
    </w:p>
    <w:p w14:paraId="1C8876B2" w14:textId="77777777" w:rsidR="00103369" w:rsidRPr="00043287" w:rsidRDefault="00103369" w:rsidP="00103369">
      <w:pPr>
        <w:ind w:firstLine="482"/>
        <w:rPr>
          <w:b/>
          <w:bCs/>
          <w:color w:val="7030A0"/>
        </w:rPr>
      </w:pPr>
      <w:r w:rsidRPr="00043287">
        <w:rPr>
          <w:b/>
          <w:bCs/>
          <w:color w:val="7030A0"/>
        </w:rPr>
        <w:t>（</w:t>
      </w:r>
      <w:r w:rsidRPr="00043287">
        <w:rPr>
          <w:b/>
          <w:bCs/>
          <w:color w:val="7030A0"/>
        </w:rPr>
        <w:t>6</w:t>
      </w:r>
      <w:r w:rsidRPr="00043287">
        <w:rPr>
          <w:b/>
          <w:bCs/>
          <w:color w:val="7030A0"/>
        </w:rPr>
        <w:t>）最小连续停机时间约束</w:t>
      </w:r>
    </w:p>
    <w:p w14:paraId="3A3E41AA" w14:textId="611A4F0D" w:rsidR="00103369" w:rsidRPr="00043287" w:rsidRDefault="00043287" w:rsidP="00103369">
      <w:pPr>
        <w:ind w:firstLine="480"/>
        <w:rPr>
          <w:color w:val="7030A0"/>
        </w:rPr>
      </w:pPr>
      <w:r w:rsidRPr="00043287">
        <w:rPr>
          <w:color w:val="7030A0"/>
        </w:rPr>
        <w:t>采用滚动时间窗累计方式描述燃气机组最小连续停机要求。燃气机组停机后应至少连续停运规定时间，则：</w:t>
      </w:r>
    </w:p>
    <w:p w14:paraId="0169D6AD" w14:textId="2ADF8492" w:rsidR="00103369" w:rsidRPr="00043287" w:rsidRDefault="00043287" w:rsidP="00103369">
      <w:pPr>
        <w:ind w:firstLine="480"/>
        <w:jc w:val="center"/>
        <w:rPr>
          <w:color w:val="7030A0"/>
        </w:rPr>
      </w:pPr>
      <w:r w:rsidRPr="00043287">
        <w:rPr>
          <w:bCs/>
          <w:color w:val="7030A0"/>
          <w:position w:val="-34"/>
        </w:rPr>
        <w:object w:dxaOrig="2720" w:dyaOrig="700" w14:anchorId="512D45F9">
          <v:shape id="_x0000_i1213" type="#_x0000_t75" alt="" style="width:135.45pt;height:36.6pt" o:ole="">
            <v:imagedata r:id="rId389" o:title=""/>
          </v:shape>
          <o:OLEObject Type="Embed" ProgID="Equation.DSMT4" ShapeID="_x0000_i1213" DrawAspect="Content" ObjectID="_1852641110" r:id="rId390"/>
        </w:object>
      </w:r>
    </w:p>
    <w:p w14:paraId="545D5C00" w14:textId="18E54EEB" w:rsidR="00103369" w:rsidRPr="00043287" w:rsidRDefault="00103369" w:rsidP="00103369">
      <w:pPr>
        <w:ind w:firstLine="480"/>
        <w:rPr>
          <w:color w:val="7030A0"/>
        </w:rPr>
      </w:pPr>
      <w:r w:rsidRPr="00043287">
        <w:rPr>
          <w:color w:val="7030A0"/>
        </w:rPr>
        <w:t>式中，</w:t>
      </w:r>
      <w:r w:rsidR="00673B51" w:rsidRPr="00043287">
        <w:rPr>
          <w:bCs/>
          <w:color w:val="7030A0"/>
          <w:position w:val="-14"/>
        </w:rPr>
        <w:object w:dxaOrig="700" w:dyaOrig="380" w14:anchorId="50E234DB">
          <v:shape id="_x0000_i1214" type="#_x0000_t75" style="width:35.4pt;height:20.15pt" o:ole="">
            <v:imagedata r:id="rId391" o:title=""/>
          </v:shape>
          <o:OLEObject Type="Embed" ProgID="Equation.DSMT4" ShapeID="_x0000_i1214" DrawAspect="Content" ObjectID="_1852641111" r:id="rId392"/>
        </w:object>
      </w:r>
      <w:r w:rsidRPr="00043287">
        <w:rPr>
          <w:color w:val="7030A0"/>
        </w:rPr>
        <w:t>为</w:t>
      </w:r>
      <w:r w:rsidR="00673B51" w:rsidRPr="00043287">
        <w:rPr>
          <w:rFonts w:hint="eastAsia"/>
          <w:color w:val="7030A0"/>
        </w:rPr>
        <w:t>气电</w:t>
      </w:r>
      <w:r w:rsidRPr="00043287">
        <w:rPr>
          <w:color w:val="7030A0"/>
        </w:rPr>
        <w:t>机组最小连续停机时间。</w:t>
      </w:r>
    </w:p>
    <w:p w14:paraId="38E4D3C8" w14:textId="1508DEF2" w:rsidR="009B3A49" w:rsidRPr="00E244B2" w:rsidRDefault="00926138" w:rsidP="00507358">
      <w:pPr>
        <w:ind w:firstLine="482"/>
        <w:rPr>
          <w:b/>
          <w:bCs/>
          <w:color w:val="000000" w:themeColor="text1"/>
        </w:rPr>
      </w:pPr>
      <w:r w:rsidRPr="00E244B2">
        <w:rPr>
          <w:b/>
          <w:bCs/>
          <w:color w:val="000000" w:themeColor="text1"/>
        </w:rPr>
        <w:t>（</w:t>
      </w:r>
      <w:r w:rsidR="00800243" w:rsidRPr="00E244B2">
        <w:rPr>
          <w:rFonts w:hint="eastAsia"/>
          <w:b/>
          <w:bCs/>
          <w:color w:val="000000" w:themeColor="text1"/>
        </w:rPr>
        <w:t>7</w:t>
      </w:r>
      <w:r w:rsidRPr="00E244B2">
        <w:rPr>
          <w:b/>
          <w:bCs/>
          <w:color w:val="000000" w:themeColor="text1"/>
        </w:rPr>
        <w:t>）冷备用容量约束</w:t>
      </w:r>
    </w:p>
    <w:p w14:paraId="3FFF87D7" w14:textId="77777777" w:rsidR="00264EE2" w:rsidRPr="00E244B2" w:rsidRDefault="00264EE2" w:rsidP="00264EE2">
      <w:pPr>
        <w:ind w:firstLine="480"/>
        <w:rPr>
          <w:color w:val="000000" w:themeColor="text1"/>
        </w:rPr>
      </w:pPr>
      <w:r w:rsidRPr="00E244B2">
        <w:rPr>
          <w:rFonts w:hint="eastAsia"/>
          <w:color w:val="000000" w:themeColor="text1"/>
        </w:rPr>
        <w:t>对于当前未投入运行，但未处于计划检修状态且具备启动条件的燃气机组，</w:t>
      </w:r>
      <w:r w:rsidRPr="00E244B2">
        <w:rPr>
          <w:rFonts w:hint="eastAsia"/>
          <w:color w:val="000000" w:themeColor="text1"/>
        </w:rPr>
        <w:lastRenderedPageBreak/>
        <w:t>可将其可用容量作为系统冷备用。</w:t>
      </w:r>
    </w:p>
    <w:p w14:paraId="5A794F45" w14:textId="490B0CE9" w:rsidR="009B3A49" w:rsidRPr="00E244B2" w:rsidRDefault="00264EE2" w:rsidP="00264EE2">
      <w:pPr>
        <w:ind w:firstLine="480"/>
        <w:rPr>
          <w:color w:val="000000" w:themeColor="text1"/>
        </w:rPr>
      </w:pPr>
      <w:r w:rsidRPr="00E244B2">
        <w:rPr>
          <w:rFonts w:hint="eastAsia"/>
          <w:color w:val="000000" w:themeColor="text1"/>
        </w:rPr>
        <w:t>定义：</w:t>
      </w:r>
    </w:p>
    <w:p w14:paraId="5A806F20" w14:textId="0DC34FE7" w:rsidR="003B2587" w:rsidRPr="00E244B2" w:rsidRDefault="00433B34" w:rsidP="00433B34">
      <w:pPr>
        <w:ind w:firstLine="480"/>
        <w:jc w:val="center"/>
        <w:rPr>
          <w:color w:val="000000" w:themeColor="text1"/>
        </w:rPr>
      </w:pPr>
      <w:r w:rsidRPr="00E244B2">
        <w:rPr>
          <w:color w:val="000000" w:themeColor="text1"/>
          <w:position w:val="-14"/>
        </w:rPr>
        <w:object w:dxaOrig="1100" w:dyaOrig="400" w14:anchorId="4275E56E">
          <v:shape id="_x0000_i1215" type="#_x0000_t75" style="width:55.55pt;height:20.15pt" o:ole="">
            <v:imagedata r:id="rId393" o:title=""/>
          </v:shape>
          <o:OLEObject Type="Embed" ProgID="Equation.DSMT4" ShapeID="_x0000_i1215" DrawAspect="Content" ObjectID="_1852641112" r:id="rId394"/>
        </w:object>
      </w:r>
    </w:p>
    <w:p w14:paraId="451F8D3E" w14:textId="311225E8" w:rsidR="003B2587" w:rsidRPr="00E244B2" w:rsidRDefault="00365B26" w:rsidP="00264EE2">
      <w:pPr>
        <w:ind w:firstLine="480"/>
        <w:rPr>
          <w:color w:val="000000" w:themeColor="text1"/>
        </w:rPr>
      </w:pPr>
      <w:r w:rsidRPr="00E244B2">
        <w:rPr>
          <w:color w:val="000000" w:themeColor="text1"/>
        </w:rPr>
        <w:t>为燃气机组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可提供的冷备用容量。</w:t>
      </w:r>
    </w:p>
    <w:p w14:paraId="7DDB5BC9" w14:textId="45BF4FCA" w:rsidR="003B2587" w:rsidRPr="00E244B2" w:rsidRDefault="00801EF1" w:rsidP="00264EE2">
      <w:pPr>
        <w:ind w:firstLine="480"/>
        <w:rPr>
          <w:color w:val="000000" w:themeColor="text1"/>
        </w:rPr>
      </w:pPr>
      <w:r w:rsidRPr="00E244B2">
        <w:rPr>
          <w:color w:val="000000" w:themeColor="text1"/>
        </w:rPr>
        <w:t>为了保证只有当前停机机组才能提供冷备用，应满足：</w:t>
      </w:r>
    </w:p>
    <w:p w14:paraId="0906D2B4" w14:textId="4CE4E2B8" w:rsidR="00667EFF" w:rsidRPr="00E244B2" w:rsidRDefault="00A22412" w:rsidP="00075B09">
      <w:pPr>
        <w:ind w:firstLine="480"/>
        <w:jc w:val="center"/>
        <w:rPr>
          <w:color w:val="000000" w:themeColor="text1"/>
        </w:rPr>
      </w:pPr>
      <w:r w:rsidRPr="00E244B2">
        <w:rPr>
          <w:color w:val="000000" w:themeColor="text1"/>
          <w:position w:val="-16"/>
        </w:rPr>
        <w:object w:dxaOrig="2659" w:dyaOrig="440" w14:anchorId="5C9B3452">
          <v:shape id="_x0000_i1216" type="#_x0000_t75" style="width:132.4pt;height:21.95pt" o:ole="">
            <v:imagedata r:id="rId395" o:title=""/>
          </v:shape>
          <o:OLEObject Type="Embed" ProgID="Equation.DSMT4" ShapeID="_x0000_i1216" DrawAspect="Content" ObjectID="_1852641113" r:id="rId396"/>
        </w:object>
      </w:r>
    </w:p>
    <w:p w14:paraId="2AC385F7" w14:textId="7EB48BDC" w:rsidR="00667EFF" w:rsidRPr="00E244B2" w:rsidRDefault="00A07F6D" w:rsidP="00264EE2">
      <w:pPr>
        <w:ind w:firstLine="480"/>
        <w:rPr>
          <w:color w:val="000000" w:themeColor="text1"/>
        </w:rPr>
      </w:pPr>
      <w:r w:rsidRPr="00E244B2">
        <w:rPr>
          <w:color w:val="000000" w:themeColor="text1"/>
        </w:rPr>
        <w:t>同时，为保证处于计划检修状态的燃气机组不能计入冷备用，应满足：</w:t>
      </w:r>
    </w:p>
    <w:p w14:paraId="0B214472" w14:textId="5F54FA65" w:rsidR="00667EFF" w:rsidRPr="00E244B2" w:rsidRDefault="00A22412" w:rsidP="008621E7">
      <w:pPr>
        <w:ind w:firstLine="480"/>
        <w:jc w:val="center"/>
        <w:rPr>
          <w:color w:val="000000" w:themeColor="text1"/>
        </w:rPr>
      </w:pPr>
      <w:r w:rsidRPr="00E244B2">
        <w:rPr>
          <w:color w:val="000000" w:themeColor="text1"/>
          <w:position w:val="-16"/>
        </w:rPr>
        <w:object w:dxaOrig="2720" w:dyaOrig="440" w14:anchorId="4F91112C">
          <v:shape id="_x0000_i1217" type="#_x0000_t75" style="width:137.3pt;height:21.95pt" o:ole="">
            <v:imagedata r:id="rId397" o:title=""/>
          </v:shape>
          <o:OLEObject Type="Embed" ProgID="Equation.DSMT4" ShapeID="_x0000_i1217" DrawAspect="Content" ObjectID="_1852641114" r:id="rId398"/>
        </w:object>
      </w:r>
    </w:p>
    <w:p w14:paraId="573D14CD" w14:textId="5939F358" w:rsidR="004453F8" w:rsidRPr="00E244B2" w:rsidRDefault="0015258E" w:rsidP="00507358">
      <w:pPr>
        <w:ind w:firstLine="480"/>
        <w:rPr>
          <w:color w:val="000000" w:themeColor="text1"/>
        </w:rPr>
      </w:pPr>
      <w:r w:rsidRPr="00E244B2">
        <w:rPr>
          <w:color w:val="000000" w:themeColor="text1"/>
        </w:rPr>
        <w:t>燃气机组热备用、冷备用及检修状态之间满足：</w:t>
      </w:r>
    </w:p>
    <w:p w14:paraId="163A7A6B" w14:textId="685B9E2A" w:rsidR="00FD47C8" w:rsidRPr="00E244B2" w:rsidRDefault="00B22BB7" w:rsidP="00B22BB7">
      <w:pPr>
        <w:ind w:firstLine="480"/>
        <w:jc w:val="center"/>
        <w:rPr>
          <w:color w:val="000000" w:themeColor="text1"/>
        </w:rPr>
      </w:pPr>
      <w:r w:rsidRPr="00E244B2">
        <w:rPr>
          <w:color w:val="000000" w:themeColor="text1"/>
          <w:position w:val="-58"/>
        </w:rPr>
        <w:object w:dxaOrig="4700" w:dyaOrig="1280" w14:anchorId="4A34E954">
          <v:shape id="_x0000_i1218" type="#_x0000_t75" style="width:234.3pt;height:65.3pt" o:ole="">
            <v:imagedata r:id="rId399" o:title=""/>
          </v:shape>
          <o:OLEObject Type="Embed" ProgID="Equation.DSMT4" ShapeID="_x0000_i1218" DrawAspect="Content" ObjectID="_1852641115" r:id="rId400"/>
        </w:object>
      </w:r>
    </w:p>
    <w:p w14:paraId="74B62834" w14:textId="43ADCA78" w:rsidR="004453F8" w:rsidRPr="00E244B2" w:rsidRDefault="00365E29" w:rsidP="00507358">
      <w:pPr>
        <w:ind w:firstLine="480"/>
        <w:rPr>
          <w:color w:val="000000" w:themeColor="text1"/>
        </w:rPr>
      </w:pPr>
      <w:r w:rsidRPr="00E244B2">
        <w:rPr>
          <w:color w:val="000000" w:themeColor="text1"/>
        </w:rPr>
        <w:t>即：</w:t>
      </w:r>
      <w:r w:rsidRPr="00E244B2">
        <w:rPr>
          <w:b/>
          <w:bCs/>
          <w:color w:val="000000" w:themeColor="text1"/>
        </w:rPr>
        <w:t>在线燃气机组提供热备用，停机但可用的燃气机组提供冷备用，计划检修机组既不提供热备用，也不提供冷备用。</w:t>
      </w:r>
    </w:p>
    <w:p w14:paraId="49B00FBB" w14:textId="77777777" w:rsidR="00507358" w:rsidRPr="00E244B2" w:rsidRDefault="00507358" w:rsidP="00507358">
      <w:pPr>
        <w:ind w:firstLine="482"/>
        <w:rPr>
          <w:b/>
          <w:bCs/>
          <w:color w:val="000000" w:themeColor="text1"/>
        </w:rPr>
      </w:pPr>
      <w:r w:rsidRPr="00E244B2">
        <w:rPr>
          <w:b/>
          <w:bCs/>
          <w:color w:val="000000" w:themeColor="text1"/>
        </w:rPr>
        <w:t>三、气电运行成本</w:t>
      </w:r>
    </w:p>
    <w:p w14:paraId="02585938" w14:textId="77777777" w:rsidR="00507358" w:rsidRPr="00E244B2" w:rsidRDefault="00507358" w:rsidP="00507358">
      <w:pPr>
        <w:ind w:firstLine="480"/>
        <w:rPr>
          <w:color w:val="000000" w:themeColor="text1"/>
        </w:rPr>
      </w:pPr>
      <w:r w:rsidRPr="00E244B2">
        <w:rPr>
          <w:color w:val="000000" w:themeColor="text1"/>
        </w:rPr>
        <w:t>燃气机组运行成本主要由发电成本、固定运行维护成本以及启停成本构成。</w:t>
      </w:r>
    </w:p>
    <w:p w14:paraId="12637C7C" w14:textId="77777777" w:rsidR="00507358" w:rsidRPr="00E244B2" w:rsidRDefault="00507358" w:rsidP="00507358">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）发电成本</w:t>
      </w:r>
    </w:p>
    <w:p w14:paraId="0DAB4AF0" w14:textId="582EBFC5" w:rsidR="00507358" w:rsidRPr="00E244B2" w:rsidRDefault="00507358" w:rsidP="00507358">
      <w:pPr>
        <w:ind w:firstLine="480"/>
        <w:rPr>
          <w:color w:val="000000" w:themeColor="text1"/>
        </w:rPr>
      </w:pPr>
      <w:r w:rsidRPr="00E244B2">
        <w:rPr>
          <w:color w:val="000000" w:themeColor="text1"/>
        </w:rPr>
        <w:t>整个大区域内燃气机组的发电成本为</w:t>
      </w:r>
      <w:r w:rsidR="00975F1E" w:rsidRPr="00E244B2">
        <w:rPr>
          <w:rFonts w:hint="eastAsia"/>
          <w:color w:val="000000" w:themeColor="text1"/>
        </w:rPr>
        <w:t>，</w:t>
      </w:r>
      <w:r w:rsidR="00975F1E" w:rsidRPr="00E244B2">
        <w:rPr>
          <w:color w:val="000000" w:themeColor="text1"/>
        </w:rPr>
        <w:t>则整个调度周期内大区域</w:t>
      </w:r>
      <w:r w:rsidR="00975F1E" w:rsidRPr="00E244B2">
        <w:rPr>
          <w:i/>
          <w:iCs/>
          <w:color w:val="000000" w:themeColor="text1"/>
        </w:rPr>
        <w:t>a</w:t>
      </w:r>
      <w:r w:rsidR="00975F1E" w:rsidRPr="00E244B2">
        <w:rPr>
          <w:color w:val="000000" w:themeColor="text1"/>
        </w:rPr>
        <w:t>中燃气机组的发电成本为：</w:t>
      </w:r>
    </w:p>
    <w:p w14:paraId="7F6691E8" w14:textId="115854A1" w:rsidR="00507358" w:rsidRPr="00E244B2" w:rsidRDefault="00B7260B" w:rsidP="00507358">
      <w:pPr>
        <w:ind w:firstLine="480"/>
        <w:jc w:val="center"/>
        <w:rPr>
          <w:bCs/>
          <w:color w:val="000000" w:themeColor="text1"/>
        </w:rPr>
      </w:pPr>
      <w:r w:rsidRPr="00E244B2">
        <w:rPr>
          <w:bCs/>
          <w:color w:val="000000" w:themeColor="text1"/>
          <w:position w:val="-32"/>
        </w:rPr>
        <w:object w:dxaOrig="3159" w:dyaOrig="560" w14:anchorId="2F30E901">
          <v:shape id="_x0000_i1219" type="#_x0000_t75" alt="" style="width:156.8pt;height:26.25pt" o:ole="">
            <v:imagedata r:id="rId401" o:title=""/>
          </v:shape>
          <o:OLEObject Type="Embed" ProgID="Equation.DSMT4" ShapeID="_x0000_i1219" DrawAspect="Content" ObjectID="_1852641116" r:id="rId402"/>
        </w:object>
      </w:r>
    </w:p>
    <w:p w14:paraId="7202B0B7" w14:textId="43A9D348" w:rsidR="00B7260B" w:rsidRPr="00E244B2" w:rsidRDefault="00B7260B" w:rsidP="00B7260B">
      <w:pPr>
        <w:ind w:firstLine="480"/>
        <w:rPr>
          <w:color w:val="000000" w:themeColor="text1"/>
        </w:rPr>
      </w:pPr>
      <w:r w:rsidRPr="00E244B2">
        <w:rPr>
          <w:rFonts w:hint="eastAsia"/>
          <w:color w:val="000000" w:themeColor="text1"/>
        </w:rPr>
        <w:t>式中，</w:t>
      </w:r>
      <w:r w:rsidR="00DD1046" w:rsidRPr="00E244B2">
        <w:rPr>
          <w:color w:val="000000" w:themeColor="text1"/>
          <w:position w:val="-14"/>
        </w:rPr>
        <w:object w:dxaOrig="420" w:dyaOrig="380" w14:anchorId="4F2C1B32">
          <v:shape id="_x0000_i1220" type="#_x0000_t75" style="width:21.95pt;height:18.9pt" o:ole="">
            <v:imagedata r:id="rId403" o:title=""/>
          </v:shape>
          <o:OLEObject Type="Embed" ProgID="Equation.DSMT4" ShapeID="_x0000_i1220" DrawAspect="Content" ObjectID="_1852641117" r:id="rId404"/>
        </w:object>
      </w:r>
      <w:r w:rsidR="00DD1046" w:rsidRPr="00E244B2">
        <w:rPr>
          <w:rFonts w:hint="eastAsia"/>
          <w:color w:val="000000" w:themeColor="text1"/>
        </w:rPr>
        <w:t>为</w:t>
      </w:r>
      <w:r w:rsidR="00C032AC" w:rsidRPr="00E244B2">
        <w:rPr>
          <w:color w:val="000000" w:themeColor="text1"/>
        </w:rPr>
        <w:t>燃气机组</w:t>
      </w:r>
      <w:r w:rsidR="00C032AC" w:rsidRPr="00E244B2">
        <w:rPr>
          <w:i/>
          <w:iCs/>
          <w:color w:val="000000" w:themeColor="text1"/>
        </w:rPr>
        <w:t>i</w:t>
      </w:r>
      <w:r w:rsidR="00C032AC" w:rsidRPr="00E244B2">
        <w:rPr>
          <w:color w:val="000000" w:themeColor="text1"/>
        </w:rPr>
        <w:t>的单位发电成本</w:t>
      </w:r>
      <w:r w:rsidR="002F4ED8" w:rsidRPr="00E244B2">
        <w:rPr>
          <w:rFonts w:hint="eastAsia"/>
          <w:color w:val="000000" w:themeColor="text1"/>
        </w:rPr>
        <w:t>。</w:t>
      </w:r>
    </w:p>
    <w:p w14:paraId="1CF85E61" w14:textId="77777777" w:rsidR="00507358" w:rsidRPr="00E244B2" w:rsidRDefault="00507358" w:rsidP="00507358">
      <w:pPr>
        <w:ind w:firstLine="482"/>
        <w:rPr>
          <w:b/>
          <w:bCs/>
          <w:color w:val="000000" w:themeColor="text1"/>
        </w:rPr>
      </w:pPr>
      <w:r w:rsidRPr="00E244B2">
        <w:rPr>
          <w:rFonts w:hint="eastAsia"/>
          <w:b/>
          <w:bCs/>
          <w:color w:val="000000" w:themeColor="text1"/>
        </w:rPr>
        <w:t>（</w:t>
      </w:r>
      <w:r w:rsidRPr="00E244B2">
        <w:rPr>
          <w:b/>
          <w:bCs/>
          <w:color w:val="000000" w:themeColor="text1"/>
        </w:rPr>
        <w:t>2</w:t>
      </w:r>
      <w:r w:rsidRPr="00E244B2">
        <w:rPr>
          <w:rFonts w:hint="eastAsia"/>
          <w:b/>
          <w:bCs/>
          <w:color w:val="000000" w:themeColor="text1"/>
        </w:rPr>
        <w:t>）固定运行维护成本</w:t>
      </w:r>
    </w:p>
    <w:p w14:paraId="7F4974B1" w14:textId="77777777" w:rsidR="00507358" w:rsidRPr="00E244B2" w:rsidRDefault="00507358" w:rsidP="00507358">
      <w:pPr>
        <w:ind w:firstLine="480"/>
        <w:rPr>
          <w:color w:val="000000" w:themeColor="text1"/>
        </w:rPr>
      </w:pPr>
      <w:r w:rsidRPr="00E244B2">
        <w:rPr>
          <w:rFonts w:hint="eastAsia"/>
          <w:color w:val="000000" w:themeColor="text1"/>
        </w:rPr>
        <w:t>燃气机组固定运行维护成本按装机容量计算：</w:t>
      </w:r>
    </w:p>
    <w:p w14:paraId="400EB91D" w14:textId="450F7486" w:rsidR="00507358" w:rsidRPr="00E244B2" w:rsidRDefault="00E32271" w:rsidP="00507358">
      <w:pPr>
        <w:ind w:firstLine="480"/>
        <w:jc w:val="center"/>
        <w:rPr>
          <w:color w:val="000000" w:themeColor="text1"/>
        </w:rPr>
      </w:pPr>
      <w:r w:rsidRPr="00E244B2">
        <w:rPr>
          <w:bCs/>
          <w:color w:val="000000" w:themeColor="text1"/>
          <w:position w:val="-32"/>
        </w:rPr>
        <w:object w:dxaOrig="3040" w:dyaOrig="560" w14:anchorId="026796BF">
          <v:shape id="_x0000_i1221" type="#_x0000_t75" alt="" style="width:151.3pt;height:26.25pt" o:ole="">
            <v:imagedata r:id="rId405" o:title=""/>
          </v:shape>
          <o:OLEObject Type="Embed" ProgID="Equation.DSMT4" ShapeID="_x0000_i1221" DrawAspect="Content" ObjectID="_1852641118" r:id="rId406"/>
        </w:object>
      </w:r>
    </w:p>
    <w:p w14:paraId="0FE06F78" w14:textId="67EE18E6" w:rsidR="00507358" w:rsidRPr="00E244B2" w:rsidRDefault="00507358" w:rsidP="00507358">
      <w:pPr>
        <w:ind w:firstLine="480"/>
        <w:rPr>
          <w:color w:val="000000" w:themeColor="text1"/>
        </w:rPr>
      </w:pPr>
      <w:r w:rsidRPr="00E244B2">
        <w:rPr>
          <w:rFonts w:hint="eastAsia"/>
          <w:color w:val="000000" w:themeColor="text1"/>
        </w:rPr>
        <w:t>式中，</w:t>
      </w:r>
      <w:r w:rsidRPr="00E244B2">
        <w:rPr>
          <w:bCs/>
          <w:color w:val="000000" w:themeColor="text1"/>
          <w:position w:val="-14"/>
        </w:rPr>
        <w:object w:dxaOrig="655" w:dyaOrig="380" w14:anchorId="5B0EC685">
          <v:shape id="_x0000_i1222" type="#_x0000_t75" alt="" style="width:32.95pt;height:20.15pt" o:ole="">
            <v:imagedata r:id="rId407" o:title=""/>
          </v:shape>
          <o:OLEObject Type="Embed" ProgID="Equation.DSMT4" ShapeID="_x0000_i1222" DrawAspect="Content" ObjectID="_1852641119" r:id="rId408"/>
        </w:object>
      </w:r>
      <w:r w:rsidRPr="00E244B2">
        <w:rPr>
          <w:rFonts w:hint="eastAsia"/>
          <w:color w:val="000000" w:themeColor="text1"/>
        </w:rPr>
        <w:t>为燃气机组单位装机容量固定运行维护成本</w:t>
      </w:r>
      <w:r w:rsidR="00E32271" w:rsidRPr="00E244B2">
        <w:rPr>
          <w:rFonts w:hint="eastAsia"/>
          <w:color w:val="000000" w:themeColor="text1"/>
        </w:rPr>
        <w:t>；</w:t>
      </w:r>
      <w:r w:rsidR="00E32271" w:rsidRPr="00E244B2">
        <w:rPr>
          <w:color w:val="000000" w:themeColor="text1"/>
          <w:position w:val="-14"/>
        </w:rPr>
        <w:object w:dxaOrig="520" w:dyaOrig="380" w14:anchorId="5808D729">
          <v:shape id="_x0000_i1223" type="#_x0000_t75" style="width:26.25pt;height:18.9pt" o:ole="">
            <v:imagedata r:id="rId409" o:title=""/>
          </v:shape>
          <o:OLEObject Type="Embed" ProgID="Equation.DSMT4" ShapeID="_x0000_i1223" DrawAspect="Content" ObjectID="_1852641120" r:id="rId410"/>
        </w:object>
      </w:r>
      <w:r w:rsidR="00E32271" w:rsidRPr="00E244B2">
        <w:rPr>
          <w:rFonts w:hint="eastAsia"/>
          <w:color w:val="000000" w:themeColor="text1"/>
        </w:rPr>
        <w:t>为</w:t>
      </w:r>
      <w:r w:rsidR="00E32271" w:rsidRPr="00E244B2">
        <w:rPr>
          <w:color w:val="000000" w:themeColor="text1"/>
        </w:rPr>
        <w:t>燃气机组</w:t>
      </w:r>
      <w:r w:rsidR="00E32271" w:rsidRPr="00E244B2">
        <w:rPr>
          <w:rFonts w:hint="eastAsia"/>
          <w:color w:val="000000" w:themeColor="text1"/>
        </w:rPr>
        <w:t>的装机容量</w:t>
      </w:r>
      <w:r w:rsidRPr="00E244B2">
        <w:rPr>
          <w:rFonts w:hint="eastAsia"/>
          <w:color w:val="000000" w:themeColor="text1"/>
        </w:rPr>
        <w:t>。</w:t>
      </w:r>
    </w:p>
    <w:p w14:paraId="30211195" w14:textId="77777777" w:rsidR="00507358" w:rsidRPr="00E244B2" w:rsidRDefault="00507358" w:rsidP="00507358">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）启停成本</w:t>
      </w:r>
    </w:p>
    <w:p w14:paraId="7FAC4370" w14:textId="77777777" w:rsidR="00507358" w:rsidRPr="00E244B2" w:rsidRDefault="00507358" w:rsidP="00507358">
      <w:pPr>
        <w:ind w:firstLine="480"/>
        <w:rPr>
          <w:color w:val="000000" w:themeColor="text1"/>
        </w:rPr>
      </w:pPr>
      <w:r w:rsidRPr="00E244B2">
        <w:rPr>
          <w:color w:val="000000" w:themeColor="text1"/>
        </w:rPr>
        <w:lastRenderedPageBreak/>
        <w:t>燃气机组启停成本为：</w:t>
      </w:r>
    </w:p>
    <w:p w14:paraId="0EA41661" w14:textId="3314E0C5" w:rsidR="00507358" w:rsidRPr="00E244B2" w:rsidRDefault="0032114D" w:rsidP="00507358">
      <w:pPr>
        <w:ind w:firstLine="480"/>
        <w:jc w:val="center"/>
        <w:rPr>
          <w:color w:val="000000" w:themeColor="text1"/>
        </w:rPr>
      </w:pPr>
      <w:r w:rsidRPr="00E244B2">
        <w:rPr>
          <w:bCs/>
          <w:color w:val="000000" w:themeColor="text1"/>
          <w:position w:val="-32"/>
        </w:rPr>
        <w:object w:dxaOrig="4260" w:dyaOrig="580" w14:anchorId="60E2D1CE">
          <v:shape id="_x0000_i1224" type="#_x0000_t75" alt="" style="width:214.8pt;height:29.3pt" o:ole="">
            <v:imagedata r:id="rId411" o:title=""/>
          </v:shape>
          <o:OLEObject Type="Embed" ProgID="Equation.DSMT4" ShapeID="_x0000_i1224" DrawAspect="Content" ObjectID="_1852641121" r:id="rId412"/>
        </w:object>
      </w:r>
    </w:p>
    <w:p w14:paraId="47FB2FED" w14:textId="79759A7D" w:rsidR="00507358" w:rsidRPr="00E244B2" w:rsidRDefault="00507358" w:rsidP="00507358">
      <w:pPr>
        <w:ind w:firstLine="480"/>
        <w:rPr>
          <w:color w:val="000000" w:themeColor="text1"/>
        </w:rPr>
      </w:pPr>
      <w:r w:rsidRPr="00E244B2">
        <w:rPr>
          <w:color w:val="000000" w:themeColor="text1"/>
        </w:rPr>
        <w:t>式中，</w:t>
      </w:r>
      <w:r w:rsidR="0032114D" w:rsidRPr="00E244B2">
        <w:rPr>
          <w:bCs/>
          <w:color w:val="000000" w:themeColor="text1"/>
          <w:position w:val="-14"/>
        </w:rPr>
        <w:object w:dxaOrig="460" w:dyaOrig="380" w14:anchorId="7897B57B">
          <v:shape id="_x0000_i1225" type="#_x0000_t75" alt="" style="width:22.6pt;height:20.15pt" o:ole="">
            <v:imagedata r:id="rId413" o:title=""/>
          </v:shape>
          <o:OLEObject Type="Embed" ProgID="Equation.DSMT4" ShapeID="_x0000_i1225" DrawAspect="Content" ObjectID="_1852641122" r:id="rId414"/>
        </w:object>
      </w:r>
      <w:r w:rsidRPr="00E244B2">
        <w:rPr>
          <w:color w:val="000000" w:themeColor="text1"/>
        </w:rPr>
        <w:t>和</w:t>
      </w:r>
      <w:r w:rsidR="0032114D" w:rsidRPr="00E244B2">
        <w:rPr>
          <w:bCs/>
          <w:color w:val="000000" w:themeColor="text1"/>
          <w:position w:val="-14"/>
        </w:rPr>
        <w:object w:dxaOrig="480" w:dyaOrig="380" w14:anchorId="6F1A343B">
          <v:shape id="_x0000_i1226" type="#_x0000_t75" alt="" style="width:22.6pt;height:20.15pt" o:ole="">
            <v:imagedata r:id="rId415" o:title=""/>
          </v:shape>
          <o:OLEObject Type="Embed" ProgID="Equation.DSMT4" ShapeID="_x0000_i1226" DrawAspect="Content" ObjectID="_1852641123" r:id="rId416"/>
        </w:object>
      </w:r>
      <w:r w:rsidRPr="00E244B2">
        <w:rPr>
          <w:color w:val="000000" w:themeColor="text1"/>
        </w:rPr>
        <w:t>分别为燃气机组单次启动成本和停机成本。</w:t>
      </w:r>
    </w:p>
    <w:p w14:paraId="54AF13CF" w14:textId="77777777" w:rsidR="009318B3" w:rsidRPr="00E244B2" w:rsidRDefault="009318B3" w:rsidP="009318B3">
      <w:pPr>
        <w:ind w:firstLine="482"/>
        <w:rPr>
          <w:b/>
          <w:bCs/>
          <w:color w:val="000000" w:themeColor="text1"/>
        </w:rPr>
      </w:pPr>
      <w:r w:rsidRPr="00E244B2">
        <w:rPr>
          <w:b/>
          <w:bCs/>
          <w:color w:val="000000" w:themeColor="text1"/>
        </w:rPr>
        <w:t>（</w:t>
      </w:r>
      <w:r w:rsidRPr="00E244B2">
        <w:rPr>
          <w:b/>
          <w:bCs/>
          <w:color w:val="000000" w:themeColor="text1"/>
        </w:rPr>
        <w:t>4</w:t>
      </w:r>
      <w:r w:rsidRPr="00E244B2">
        <w:rPr>
          <w:b/>
          <w:bCs/>
          <w:color w:val="000000" w:themeColor="text1"/>
        </w:rPr>
        <w:t>）碳排放成本</w:t>
      </w:r>
    </w:p>
    <w:p w14:paraId="5B97D82B" w14:textId="1FF364C3" w:rsidR="009318B3" w:rsidRPr="00E244B2" w:rsidRDefault="009318B3" w:rsidP="009318B3">
      <w:pPr>
        <w:ind w:firstLine="480"/>
        <w:rPr>
          <w:color w:val="000000" w:themeColor="text1"/>
        </w:rPr>
      </w:pPr>
      <w:r w:rsidRPr="00E244B2">
        <w:rPr>
          <w:color w:val="000000" w:themeColor="text1"/>
        </w:rPr>
        <w:t>燃气机组燃烧天然气发电过程中会产生</w:t>
      </w:r>
      <w:r w:rsidRPr="00E244B2">
        <w:rPr>
          <w:color w:val="000000" w:themeColor="text1"/>
        </w:rPr>
        <w:t>CO₂</w:t>
      </w:r>
      <w:r w:rsidRPr="00E244B2">
        <w:rPr>
          <w:color w:val="000000" w:themeColor="text1"/>
        </w:rPr>
        <w:t>排放。考虑气电机组单位发电量对应的</w:t>
      </w:r>
      <w:r w:rsidRPr="00E244B2">
        <w:rPr>
          <w:color w:val="000000" w:themeColor="text1"/>
        </w:rPr>
        <w:t>CO₂</w:t>
      </w:r>
      <w:r w:rsidRPr="00E244B2">
        <w:rPr>
          <w:color w:val="000000" w:themeColor="text1"/>
        </w:rPr>
        <w:t>排放水平，燃气机组在时段</w:t>
      </w:r>
      <w:r w:rsidRPr="00E244B2">
        <w:rPr>
          <w:i/>
          <w:iCs/>
          <w:color w:val="000000" w:themeColor="text1"/>
        </w:rPr>
        <w:t>t</w:t>
      </w:r>
      <w:r w:rsidRPr="00E244B2">
        <w:rPr>
          <w:color w:val="000000" w:themeColor="text1"/>
        </w:rPr>
        <w:t>的</w:t>
      </w:r>
      <w:r w:rsidRPr="00E244B2">
        <w:rPr>
          <w:color w:val="000000" w:themeColor="text1"/>
        </w:rPr>
        <w:t>CO₂</w:t>
      </w:r>
      <w:r w:rsidRPr="00E244B2">
        <w:rPr>
          <w:color w:val="000000" w:themeColor="text1"/>
        </w:rPr>
        <w:t>排放量表示为：</w:t>
      </w:r>
    </w:p>
    <w:p w14:paraId="1CFF7904" w14:textId="1E360C60" w:rsidR="008F7BB1" w:rsidRPr="00E244B2" w:rsidRDefault="00940E97" w:rsidP="00940E97">
      <w:pPr>
        <w:ind w:firstLine="480"/>
        <w:jc w:val="center"/>
        <w:rPr>
          <w:color w:val="000000" w:themeColor="text1"/>
        </w:rPr>
      </w:pPr>
      <w:r w:rsidRPr="00E244B2">
        <w:rPr>
          <w:color w:val="000000" w:themeColor="text1"/>
          <w:position w:val="-14"/>
        </w:rPr>
        <w:object w:dxaOrig="2420" w:dyaOrig="400" w14:anchorId="1E4CBD4C">
          <v:shape id="_x0000_i1227" type="#_x0000_t75" style="width:121.4pt;height:20.15pt" o:ole="">
            <v:imagedata r:id="rId417" o:title=""/>
          </v:shape>
          <o:OLEObject Type="Embed" ProgID="Equation.DSMT4" ShapeID="_x0000_i1227" DrawAspect="Content" ObjectID="_1852641124" r:id="rId418"/>
        </w:object>
      </w:r>
    </w:p>
    <w:p w14:paraId="11FB64D5" w14:textId="043D2638" w:rsidR="008F7BB1" w:rsidRPr="00E244B2" w:rsidRDefault="009416E5" w:rsidP="00507358">
      <w:pPr>
        <w:ind w:firstLine="480"/>
        <w:rPr>
          <w:color w:val="000000" w:themeColor="text1"/>
        </w:rPr>
      </w:pPr>
      <w:r w:rsidRPr="00E244B2">
        <w:rPr>
          <w:color w:val="000000" w:themeColor="text1"/>
        </w:rPr>
        <w:t>式中，</w:t>
      </w:r>
      <w:r w:rsidRPr="00E244B2">
        <w:rPr>
          <w:color w:val="000000" w:themeColor="text1"/>
          <w:position w:val="-14"/>
        </w:rPr>
        <w:object w:dxaOrig="740" w:dyaOrig="400" w14:anchorId="01F8447A">
          <v:shape id="_x0000_i1228" type="#_x0000_t75" style="width:36.6pt;height:20.15pt" o:ole="">
            <v:imagedata r:id="rId419" o:title=""/>
          </v:shape>
          <o:OLEObject Type="Embed" ProgID="Equation.DSMT4" ShapeID="_x0000_i1228" DrawAspect="Content" ObjectID="_1852641125" r:id="rId420"/>
        </w:object>
      </w:r>
      <w:r w:rsidRPr="00E244B2">
        <w:rPr>
          <w:color w:val="000000" w:themeColor="text1"/>
        </w:rPr>
        <w:t>为燃气机组</w:t>
      </w:r>
      <w:r w:rsidRPr="00E244B2">
        <w:rPr>
          <w:color w:val="000000" w:themeColor="text1"/>
        </w:rPr>
        <w:t>i</w:t>
      </w:r>
      <w:r w:rsidRPr="00E244B2">
        <w:rPr>
          <w:color w:val="000000" w:themeColor="text1"/>
        </w:rPr>
        <w:t>在时段</w:t>
      </w:r>
      <w:r w:rsidRPr="00E244B2">
        <w:rPr>
          <w:color w:val="000000" w:themeColor="text1"/>
        </w:rPr>
        <w:t>t</w:t>
      </w:r>
      <w:r w:rsidRPr="00E244B2">
        <w:rPr>
          <w:color w:val="000000" w:themeColor="text1"/>
        </w:rPr>
        <w:t>的</w:t>
      </w:r>
      <w:r w:rsidRPr="00E244B2">
        <w:rPr>
          <w:color w:val="000000" w:themeColor="text1"/>
        </w:rPr>
        <w:t>CO₂</w:t>
      </w:r>
      <w:r w:rsidRPr="00E244B2">
        <w:rPr>
          <w:color w:val="000000" w:themeColor="text1"/>
        </w:rPr>
        <w:t>排放量；</w:t>
      </w:r>
      <w:r w:rsidR="003C1337" w:rsidRPr="00E244B2">
        <w:rPr>
          <w:color w:val="000000" w:themeColor="text1"/>
          <w:position w:val="-14"/>
        </w:rPr>
        <w:object w:dxaOrig="740" w:dyaOrig="400" w14:anchorId="2888F081">
          <v:shape id="_x0000_i1229" type="#_x0000_t75" style="width:36.6pt;height:20.15pt" o:ole="">
            <v:imagedata r:id="rId421" o:title=""/>
          </v:shape>
          <o:OLEObject Type="Embed" ProgID="Equation.DSMT4" ShapeID="_x0000_i1229" DrawAspect="Content" ObjectID="_1852641126" r:id="rId422"/>
        </w:object>
      </w:r>
      <w:r w:rsidRPr="00E244B2">
        <w:rPr>
          <w:color w:val="000000" w:themeColor="text1"/>
        </w:rPr>
        <w:t>为燃气机组单位发电量对应的</w:t>
      </w:r>
      <w:r w:rsidRPr="00E244B2">
        <w:rPr>
          <w:color w:val="000000" w:themeColor="text1"/>
        </w:rPr>
        <w:t>CO₂</w:t>
      </w:r>
      <w:r w:rsidRPr="00E244B2">
        <w:rPr>
          <w:color w:val="000000" w:themeColor="text1"/>
        </w:rPr>
        <w:t>排放因子。</w:t>
      </w:r>
    </w:p>
    <w:p w14:paraId="207BA76C" w14:textId="081D1E61" w:rsidR="009416E5" w:rsidRPr="00E244B2" w:rsidRDefault="007E561C" w:rsidP="00507358">
      <w:pPr>
        <w:ind w:firstLine="480"/>
        <w:rPr>
          <w:color w:val="000000" w:themeColor="text1"/>
        </w:rPr>
      </w:pPr>
      <w:r w:rsidRPr="00E244B2">
        <w:rPr>
          <w:color w:val="000000" w:themeColor="text1"/>
        </w:rPr>
        <w:t>因此，大区域</w:t>
      </w:r>
      <w:r w:rsidRPr="00E244B2">
        <w:rPr>
          <w:i/>
          <w:iCs/>
          <w:color w:val="000000" w:themeColor="text1"/>
        </w:rPr>
        <w:t>a</w:t>
      </w:r>
      <w:r w:rsidRPr="00E244B2">
        <w:rPr>
          <w:color w:val="000000" w:themeColor="text1"/>
        </w:rPr>
        <w:t>内燃气机组在整个调度周期内的碳排放成本为：</w:t>
      </w:r>
    </w:p>
    <w:p w14:paraId="2422DED1" w14:textId="12C61737" w:rsidR="009416E5" w:rsidRPr="00E244B2" w:rsidRDefault="00417DF4" w:rsidP="004E3957">
      <w:pPr>
        <w:ind w:firstLine="480"/>
        <w:jc w:val="center"/>
        <w:rPr>
          <w:color w:val="000000" w:themeColor="text1"/>
        </w:rPr>
      </w:pPr>
      <w:r w:rsidRPr="00E244B2">
        <w:rPr>
          <w:color w:val="000000" w:themeColor="text1"/>
          <w:position w:val="-36"/>
        </w:rPr>
        <w:object w:dxaOrig="3620" w:dyaOrig="620" w14:anchorId="0F266987">
          <v:shape id="_x0000_i1230" type="#_x0000_t75" style="width:180.6pt;height:31.1pt" o:ole="">
            <v:imagedata r:id="rId423" o:title=""/>
          </v:shape>
          <o:OLEObject Type="Embed" ProgID="Equation.DSMT4" ShapeID="_x0000_i1230" DrawAspect="Content" ObjectID="_1852641127" r:id="rId424"/>
        </w:object>
      </w:r>
    </w:p>
    <w:p w14:paraId="4271BC57" w14:textId="10E8BBA6" w:rsidR="009416E5" w:rsidRPr="00E244B2" w:rsidRDefault="00417DF4" w:rsidP="00507358">
      <w:pPr>
        <w:ind w:firstLine="480"/>
        <w:rPr>
          <w:color w:val="000000" w:themeColor="text1"/>
        </w:rPr>
      </w:pPr>
      <w:r w:rsidRPr="00E244B2">
        <w:rPr>
          <w:color w:val="000000" w:themeColor="text1"/>
        </w:rPr>
        <w:t>式中，</w:t>
      </w:r>
      <w:r w:rsidRPr="00E244B2">
        <w:rPr>
          <w:color w:val="000000" w:themeColor="text1"/>
          <w:position w:val="-6"/>
        </w:rPr>
        <w:object w:dxaOrig="460" w:dyaOrig="320" w14:anchorId="29FD9FDC">
          <v:shape id="_x0000_i1231" type="#_x0000_t75" style="width:22.6pt;height:15.25pt" o:ole="">
            <v:imagedata r:id="rId425" o:title=""/>
          </v:shape>
          <o:OLEObject Type="Embed" ProgID="Equation.DSMT4" ShapeID="_x0000_i1231" DrawAspect="Content" ObjectID="_1852641128" r:id="rId426"/>
        </w:object>
      </w:r>
      <w:r w:rsidRPr="00E244B2">
        <w:rPr>
          <w:color w:val="000000" w:themeColor="text1"/>
        </w:rPr>
        <w:t>为单位</w:t>
      </w:r>
      <w:r w:rsidRPr="00E244B2">
        <w:rPr>
          <w:color w:val="000000" w:themeColor="text1"/>
        </w:rPr>
        <w:t>CO₂</w:t>
      </w:r>
      <w:r w:rsidRPr="00E244B2">
        <w:rPr>
          <w:color w:val="000000" w:themeColor="text1"/>
        </w:rPr>
        <w:t>排放成本</w:t>
      </w:r>
    </w:p>
    <w:p w14:paraId="0A6A62C7" w14:textId="77777777" w:rsidR="00507358" w:rsidRPr="00E244B2" w:rsidRDefault="00507358" w:rsidP="00507358">
      <w:pPr>
        <w:ind w:firstLine="480"/>
        <w:rPr>
          <w:color w:val="000000" w:themeColor="text1"/>
        </w:rPr>
      </w:pPr>
      <w:r w:rsidRPr="00E244B2">
        <w:rPr>
          <w:color w:val="000000" w:themeColor="text1"/>
        </w:rPr>
        <w:t>因此，大区域</w:t>
      </w:r>
      <w:r w:rsidRPr="00E244B2">
        <w:rPr>
          <w:bCs/>
          <w:color w:val="000000" w:themeColor="text1"/>
          <w:position w:val="-6"/>
        </w:rPr>
        <w:object w:dxaOrig="185" w:dyaOrig="200" w14:anchorId="5B52A1B6">
          <v:shape id="_x0000_i1232" type="#_x0000_t75" alt="" style="width:9.15pt;height:9.75pt" o:ole="">
            <v:imagedata r:id="rId427" o:title=""/>
          </v:shape>
          <o:OLEObject Type="Embed" ProgID="Equation.DSMT4" ShapeID="_x0000_i1232" DrawAspect="Content" ObjectID="_1852641129" r:id="rId428"/>
        </w:object>
      </w:r>
      <w:r w:rsidRPr="00E244B2">
        <w:rPr>
          <w:color w:val="000000" w:themeColor="text1"/>
        </w:rPr>
        <w:t>内燃气机组总运行成本为：</w:t>
      </w:r>
    </w:p>
    <w:p w14:paraId="2E5C314E" w14:textId="03D78BDC" w:rsidR="00507358" w:rsidRPr="00E244B2" w:rsidRDefault="009F32F4" w:rsidP="00507358">
      <w:pPr>
        <w:ind w:firstLine="480"/>
        <w:jc w:val="center"/>
        <w:rPr>
          <w:color w:val="000000" w:themeColor="text1"/>
        </w:rPr>
      </w:pPr>
      <w:r w:rsidRPr="00E244B2">
        <w:rPr>
          <w:bCs/>
          <w:color w:val="000000" w:themeColor="text1"/>
          <w:position w:val="-10"/>
        </w:rPr>
        <w:object w:dxaOrig="3560" w:dyaOrig="340" w14:anchorId="0C129AB6">
          <v:shape id="_x0000_i1233" type="#_x0000_t75" alt="" style="width:177.55pt;height:16.45pt" o:ole="">
            <v:imagedata r:id="rId429" o:title=""/>
          </v:shape>
          <o:OLEObject Type="Embed" ProgID="Equation.DSMT4" ShapeID="_x0000_i1233" DrawAspect="Content" ObjectID="_1852641130" r:id="rId430"/>
        </w:object>
      </w:r>
    </w:p>
    <w:p w14:paraId="24EDA9DE" w14:textId="77777777" w:rsidR="00914B8A" w:rsidRPr="00E244B2" w:rsidRDefault="00000000">
      <w:pPr>
        <w:pStyle w:val="3"/>
        <w:rPr>
          <w:rFonts w:hint="default"/>
          <w:color w:val="000000" w:themeColor="text1"/>
        </w:rPr>
      </w:pPr>
      <w:commentRangeStart w:id="4"/>
      <w:r w:rsidRPr="00E244B2">
        <w:rPr>
          <w:rFonts w:hint="default"/>
          <w:color w:val="000000" w:themeColor="text1"/>
        </w:rPr>
        <w:t>生物质能运行模型</w:t>
      </w:r>
      <w:commentRangeEnd w:id="4"/>
      <w:r w:rsidR="00D0175E" w:rsidRPr="00E244B2">
        <w:rPr>
          <w:rStyle w:val="ab"/>
          <w:rFonts w:hint="default"/>
          <w:color w:val="000000" w:themeColor="text1"/>
          <w:sz w:val="24"/>
          <w:szCs w:val="27"/>
        </w:rPr>
        <w:commentReference w:id="4"/>
      </w:r>
    </w:p>
    <w:p w14:paraId="3AD5D065" w14:textId="77777777" w:rsidR="00982588" w:rsidRPr="00F25865" w:rsidRDefault="00982588" w:rsidP="00982588">
      <w:pPr>
        <w:ind w:firstLine="482"/>
        <w:rPr>
          <w:b/>
          <w:bCs/>
          <w:color w:val="000000" w:themeColor="text1"/>
        </w:rPr>
      </w:pPr>
      <w:r w:rsidRPr="00F25865">
        <w:rPr>
          <w:b/>
          <w:bCs/>
          <w:color w:val="000000" w:themeColor="text1"/>
        </w:rPr>
        <w:t>一、物理过程</w:t>
      </w:r>
    </w:p>
    <w:p w14:paraId="37A88F87" w14:textId="77777777" w:rsidR="00982588" w:rsidRPr="00F25865" w:rsidRDefault="00982588" w:rsidP="00982588">
      <w:pPr>
        <w:ind w:firstLine="480"/>
        <w:rPr>
          <w:color w:val="000000" w:themeColor="text1"/>
        </w:rPr>
      </w:pPr>
      <w:r w:rsidRPr="00F25865">
        <w:rPr>
          <w:color w:val="000000" w:themeColor="text1"/>
        </w:rPr>
        <w:t>生物质发电机组通过生物质燃料燃烧产生高温高压蒸汽，并驱动汽轮机及同步发电机完成燃料化学能、热能、机械能到电能的转换。其基本物理过程包括：</w:t>
      </w:r>
    </w:p>
    <w:p w14:paraId="589709E7" w14:textId="77777777" w:rsidR="00982588" w:rsidRPr="00F25865" w:rsidRDefault="00982588" w:rsidP="00982588">
      <w:pPr>
        <w:ind w:firstLine="480"/>
        <w:rPr>
          <w:color w:val="000000" w:themeColor="text1"/>
        </w:rPr>
      </w:pPr>
      <w:r w:rsidRPr="00F25865">
        <w:rPr>
          <w:color w:val="000000" w:themeColor="text1"/>
        </w:rPr>
        <w:t>（</w:t>
      </w:r>
      <w:r w:rsidRPr="00F25865">
        <w:rPr>
          <w:color w:val="000000" w:themeColor="text1"/>
        </w:rPr>
        <w:t>1</w:t>
      </w:r>
      <w:r w:rsidRPr="00F25865">
        <w:rPr>
          <w:color w:val="000000" w:themeColor="text1"/>
        </w:rPr>
        <w:t>）生物质燃料在锅炉中燃烧，将化学能转化为热能，产生高温高压蒸汽；</w:t>
      </w:r>
    </w:p>
    <w:p w14:paraId="3563D748" w14:textId="77777777" w:rsidR="00982588" w:rsidRPr="00F25865" w:rsidRDefault="00982588" w:rsidP="00982588">
      <w:pPr>
        <w:ind w:firstLine="480"/>
        <w:rPr>
          <w:color w:val="000000" w:themeColor="text1"/>
        </w:rPr>
      </w:pPr>
      <w:r w:rsidRPr="00F25865">
        <w:rPr>
          <w:color w:val="000000" w:themeColor="text1"/>
        </w:rPr>
        <w:t>（</w:t>
      </w:r>
      <w:r w:rsidRPr="00F25865">
        <w:rPr>
          <w:color w:val="000000" w:themeColor="text1"/>
        </w:rPr>
        <w:t>2</w:t>
      </w:r>
      <w:r w:rsidRPr="00F25865">
        <w:rPr>
          <w:color w:val="000000" w:themeColor="text1"/>
        </w:rPr>
        <w:t>）高温高压蒸汽进入汽轮机做功，将热能转化为机械能；</w:t>
      </w:r>
    </w:p>
    <w:p w14:paraId="5246C25E" w14:textId="77777777" w:rsidR="00982588" w:rsidRPr="00F25865" w:rsidRDefault="00982588" w:rsidP="00982588">
      <w:pPr>
        <w:ind w:firstLine="480"/>
        <w:rPr>
          <w:color w:val="000000" w:themeColor="text1"/>
        </w:rPr>
      </w:pPr>
      <w:r w:rsidRPr="00F25865">
        <w:rPr>
          <w:color w:val="000000" w:themeColor="text1"/>
        </w:rPr>
        <w:t>（</w:t>
      </w:r>
      <w:r w:rsidRPr="00F25865">
        <w:rPr>
          <w:color w:val="000000" w:themeColor="text1"/>
        </w:rPr>
        <w:t>3</w:t>
      </w:r>
      <w:r w:rsidRPr="00F25865">
        <w:rPr>
          <w:color w:val="000000" w:themeColor="text1"/>
        </w:rPr>
        <w:t>）汽轮机驱动同步发电机旋转，将机械能转化为电能。</w:t>
      </w:r>
    </w:p>
    <w:p w14:paraId="7F9B687C" w14:textId="77777777" w:rsidR="00982588" w:rsidRPr="00F25865" w:rsidRDefault="00982588" w:rsidP="00982588">
      <w:pPr>
        <w:ind w:firstLine="480"/>
        <w:rPr>
          <w:color w:val="000000" w:themeColor="text1"/>
        </w:rPr>
      </w:pPr>
      <w:r w:rsidRPr="00F25865">
        <w:rPr>
          <w:color w:val="000000" w:themeColor="text1"/>
        </w:rPr>
        <w:t>在大区域统一优化框架下，设</w:t>
      </w:r>
      <w:r w:rsidRPr="00F25865">
        <w:rPr>
          <w:bCs/>
          <w:color w:val="000000" w:themeColor="text1"/>
          <w:position w:val="-6"/>
        </w:rPr>
        <w:object w:dxaOrig="185" w:dyaOrig="200" w14:anchorId="0D04934F">
          <v:shape id="_x0000_i1234" type="#_x0000_t75" style="width:8.55pt;height:9.75pt" o:ole="">
            <v:imagedata r:id="rId427" o:title=""/>
          </v:shape>
          <o:OLEObject Type="Embed" ProgID="Equation.DSMT4" ShapeID="_x0000_i1234" DrawAspect="Content" ObjectID="_1852641131" r:id="rId431"/>
        </w:object>
      </w:r>
      <w:r w:rsidRPr="00F25865">
        <w:rPr>
          <w:color w:val="000000" w:themeColor="text1"/>
        </w:rPr>
        <w:t>为研究的大区域，</w:t>
      </w:r>
      <w:r w:rsidRPr="00F25865">
        <w:rPr>
          <w:bCs/>
          <w:color w:val="000000" w:themeColor="text1"/>
          <w:position w:val="-10"/>
        </w:rPr>
        <w:object w:dxaOrig="679" w:dyaOrig="340" w14:anchorId="0393FD3E">
          <v:shape id="_x0000_i1235" type="#_x0000_t75" alt="" style="width:35.4pt;height:16.45pt" o:ole="">
            <v:imagedata r:id="rId432" o:title=""/>
          </v:shape>
          <o:OLEObject Type="Embed" ProgID="Equation.DSMT4" ShapeID="_x0000_i1235" DrawAspect="Content" ObjectID="_1852641132" r:id="rId433"/>
        </w:object>
      </w:r>
      <w:r w:rsidRPr="00F25865">
        <w:rPr>
          <w:color w:val="000000" w:themeColor="text1"/>
        </w:rPr>
        <w:t>为区域</w:t>
      </w:r>
      <w:r w:rsidRPr="00F25865">
        <w:rPr>
          <w:bCs/>
          <w:color w:val="000000" w:themeColor="text1"/>
          <w:position w:val="-6"/>
        </w:rPr>
        <w:object w:dxaOrig="185" w:dyaOrig="200" w14:anchorId="5F66E832">
          <v:shape id="_x0000_i1236" type="#_x0000_t75" style="width:8.55pt;height:9.75pt" o:ole="">
            <v:imagedata r:id="rId427" o:title=""/>
          </v:shape>
          <o:OLEObject Type="Embed" ProgID="Equation.DSMT4" ShapeID="_x0000_i1236" DrawAspect="Content" ObjectID="_1852641133" r:id="rId434"/>
        </w:object>
      </w:r>
      <w:r w:rsidRPr="00F25865">
        <w:rPr>
          <w:color w:val="000000" w:themeColor="text1"/>
        </w:rPr>
        <w:t>内的省份，</w:t>
      </w:r>
      <w:r w:rsidRPr="00F25865">
        <w:rPr>
          <w:bCs/>
          <w:color w:val="000000" w:themeColor="text1"/>
          <w:position w:val="-14"/>
        </w:rPr>
        <w:object w:dxaOrig="638" w:dyaOrig="380" w14:anchorId="09E6BA9B">
          <v:shape id="_x0000_i1237" type="#_x0000_t75" alt="" style="width:31.1pt;height:20.15pt" o:ole="">
            <v:imagedata r:id="rId435" o:title=""/>
          </v:shape>
          <o:OLEObject Type="Embed" ProgID="Equation.DSMT4" ShapeID="_x0000_i1237" DrawAspect="Content" ObjectID="_1852641134" r:id="rId436"/>
        </w:object>
      </w:r>
      <w:r w:rsidRPr="00F25865">
        <w:rPr>
          <w:color w:val="000000" w:themeColor="text1"/>
        </w:rPr>
        <w:t>为省份</w:t>
      </w:r>
      <w:r w:rsidRPr="00F25865">
        <w:rPr>
          <w:bCs/>
          <w:color w:val="000000" w:themeColor="text1"/>
          <w:position w:val="-10"/>
        </w:rPr>
        <w:object w:dxaOrig="227" w:dyaOrig="240" w14:anchorId="73918A1F">
          <v:shape id="_x0000_i1238" type="#_x0000_t75" alt="" style="width:11pt;height:11pt" o:ole="">
            <v:imagedata r:id="rId437" o:title=""/>
          </v:shape>
          <o:OLEObject Type="Embed" ProgID="Equation.DSMT4" ShapeID="_x0000_i1238" DrawAspect="Content" ObjectID="_1852641135" r:id="rId438"/>
        </w:object>
      </w:r>
      <w:r w:rsidRPr="00F25865">
        <w:rPr>
          <w:color w:val="000000" w:themeColor="text1"/>
        </w:rPr>
        <w:t>内的供需平衡分区，</w:t>
      </w:r>
      <w:r w:rsidRPr="00F25865">
        <w:rPr>
          <w:bCs/>
          <w:color w:val="000000" w:themeColor="text1"/>
          <w:position w:val="-14"/>
        </w:rPr>
        <w:object w:dxaOrig="703" w:dyaOrig="380" w14:anchorId="316CC1D8">
          <v:shape id="_x0000_i1239" type="#_x0000_t75" alt="" style="width:35.4pt;height:20.15pt" o:ole="">
            <v:imagedata r:id="rId439" o:title=""/>
          </v:shape>
          <o:OLEObject Type="Embed" ProgID="Equation.DSMT4" ShapeID="_x0000_i1239" DrawAspect="Content" ObjectID="_1852641136" r:id="rId440"/>
        </w:object>
      </w:r>
      <w:r w:rsidRPr="00F25865">
        <w:rPr>
          <w:color w:val="000000" w:themeColor="text1"/>
        </w:rPr>
        <w:t>为省份</w:t>
      </w:r>
      <w:r w:rsidRPr="00F25865">
        <w:rPr>
          <w:bCs/>
          <w:color w:val="000000" w:themeColor="text1"/>
          <w:position w:val="-10"/>
        </w:rPr>
        <w:object w:dxaOrig="227" w:dyaOrig="240" w14:anchorId="34555B9A">
          <v:shape id="_x0000_i1240" type="#_x0000_t75" style="width:11pt;height:11pt" o:ole="">
            <v:imagedata r:id="rId437" o:title=""/>
          </v:shape>
          <o:OLEObject Type="Embed" ProgID="Equation.DSMT4" ShapeID="_x0000_i1240" DrawAspect="Content" ObjectID="_1852641137" r:id="rId441"/>
        </w:object>
      </w:r>
      <w:r w:rsidRPr="00F25865">
        <w:rPr>
          <w:color w:val="000000" w:themeColor="text1"/>
        </w:rPr>
        <w:t>的分区</w:t>
      </w:r>
      <w:r w:rsidRPr="00F25865">
        <w:rPr>
          <w:bCs/>
          <w:color w:val="000000" w:themeColor="text1"/>
          <w:position w:val="-4"/>
        </w:rPr>
        <w:object w:dxaOrig="187" w:dyaOrig="180" w14:anchorId="49A7FE82">
          <v:shape id="_x0000_i1241" type="#_x0000_t75" alt="" style="width:8.55pt;height:7.95pt" o:ole="">
            <v:imagedata r:id="rId442" o:title=""/>
          </v:shape>
          <o:OLEObject Type="Embed" ProgID="Equation.DSMT4" ShapeID="_x0000_i1241" DrawAspect="Content" ObjectID="_1852641138" r:id="rId443"/>
        </w:object>
      </w:r>
      <w:r w:rsidRPr="00F25865">
        <w:rPr>
          <w:color w:val="000000" w:themeColor="text1"/>
        </w:rPr>
        <w:t>内的生物质发电机组，</w:t>
      </w:r>
      <w:r w:rsidRPr="00F25865">
        <w:rPr>
          <w:bCs/>
          <w:color w:val="000000" w:themeColor="text1"/>
          <w:position w:val="-6"/>
        </w:rPr>
        <w:object w:dxaOrig="502" w:dyaOrig="260" w14:anchorId="4CDB99B7">
          <v:shape id="_x0000_i1242" type="#_x0000_t75" alt="" style="width:24.4pt;height:14.05pt" o:ole="">
            <v:imagedata r:id="rId444" o:title=""/>
          </v:shape>
          <o:OLEObject Type="Embed" ProgID="Equation.DSMT4" ShapeID="_x0000_i1242" DrawAspect="Content" ObjectID="_1852641139" r:id="rId445"/>
        </w:object>
      </w:r>
      <w:r w:rsidRPr="00F25865">
        <w:rPr>
          <w:color w:val="000000" w:themeColor="text1"/>
        </w:rPr>
        <w:t>为调度时段。</w:t>
      </w:r>
    </w:p>
    <w:p w14:paraId="0804632C" w14:textId="77777777" w:rsidR="00982588" w:rsidRPr="00F25865" w:rsidRDefault="00982588" w:rsidP="00982588">
      <w:pPr>
        <w:ind w:firstLine="482"/>
        <w:rPr>
          <w:b/>
          <w:bCs/>
          <w:color w:val="000000" w:themeColor="text1"/>
        </w:rPr>
      </w:pPr>
      <w:r w:rsidRPr="00F25865">
        <w:rPr>
          <w:b/>
          <w:bCs/>
          <w:color w:val="000000" w:themeColor="text1"/>
        </w:rPr>
        <w:t>二、运行约束</w:t>
      </w:r>
    </w:p>
    <w:p w14:paraId="2B5D47DB" w14:textId="77777777" w:rsidR="00982588" w:rsidRPr="00F25865" w:rsidRDefault="00982588" w:rsidP="00982588">
      <w:pPr>
        <w:ind w:firstLine="480"/>
        <w:rPr>
          <w:color w:val="000000" w:themeColor="text1"/>
        </w:rPr>
      </w:pPr>
      <w:r w:rsidRPr="00F25865">
        <w:rPr>
          <w:color w:val="000000" w:themeColor="text1"/>
        </w:rPr>
        <w:t>生物质机组运行过程中主要受到最小稳定燃烧、最大技术出力、爬坡能力以</w:t>
      </w:r>
      <w:r w:rsidRPr="00F25865">
        <w:rPr>
          <w:color w:val="000000" w:themeColor="text1"/>
        </w:rPr>
        <w:lastRenderedPageBreak/>
        <w:t>及年度燃料供应条件等因素限制。</w:t>
      </w:r>
    </w:p>
    <w:p w14:paraId="349A713B" w14:textId="77777777" w:rsidR="00982588" w:rsidRPr="00F25865" w:rsidRDefault="00982588" w:rsidP="00982588">
      <w:pPr>
        <w:ind w:firstLine="482"/>
        <w:rPr>
          <w:b/>
          <w:bCs/>
          <w:color w:val="000000" w:themeColor="text1"/>
        </w:rPr>
      </w:pPr>
      <w:r w:rsidRPr="00F25865">
        <w:rPr>
          <w:b/>
          <w:bCs/>
          <w:color w:val="000000" w:themeColor="text1"/>
        </w:rPr>
        <w:t>（</w:t>
      </w:r>
      <w:r w:rsidRPr="00F25865">
        <w:rPr>
          <w:b/>
          <w:bCs/>
          <w:color w:val="000000" w:themeColor="text1"/>
        </w:rPr>
        <w:t>1</w:t>
      </w:r>
      <w:r w:rsidRPr="00F25865">
        <w:rPr>
          <w:b/>
          <w:bCs/>
          <w:color w:val="000000" w:themeColor="text1"/>
        </w:rPr>
        <w:t>）计划检修状态输</w:t>
      </w:r>
      <w:r w:rsidRPr="00F25865">
        <w:rPr>
          <w:rFonts w:hint="eastAsia"/>
          <w:b/>
          <w:bCs/>
          <w:color w:val="000000" w:themeColor="text1"/>
        </w:rPr>
        <w:t>约束</w:t>
      </w:r>
    </w:p>
    <w:p w14:paraId="23F6A1A7" w14:textId="77777777" w:rsidR="00982588" w:rsidRPr="00F25865" w:rsidRDefault="00982588" w:rsidP="00982588">
      <w:pPr>
        <w:ind w:firstLine="480"/>
        <w:rPr>
          <w:color w:val="000000" w:themeColor="text1"/>
        </w:rPr>
      </w:pPr>
      <w:r w:rsidRPr="00F25865">
        <w:rPr>
          <w:color w:val="000000" w:themeColor="text1"/>
        </w:rPr>
        <w:t>生物质发电机组年度或月度检修计划在模型运行前，根据各省生物质机组年度检修安排等信息预先给定。</w:t>
      </w:r>
    </w:p>
    <w:p w14:paraId="47A44681" w14:textId="77777777" w:rsidR="00982588" w:rsidRPr="00F25865" w:rsidRDefault="00982588" w:rsidP="00982588">
      <w:pPr>
        <w:ind w:firstLine="480"/>
        <w:rPr>
          <w:color w:val="000000" w:themeColor="text1"/>
        </w:rPr>
      </w:pPr>
      <w:r w:rsidRPr="00F25865">
        <w:rPr>
          <w:color w:val="000000" w:themeColor="text1"/>
        </w:rPr>
        <w:t>定义：</w:t>
      </w:r>
    </w:p>
    <w:p w14:paraId="04319D9B" w14:textId="77777777" w:rsidR="00982588" w:rsidRPr="00F25865" w:rsidRDefault="00982588" w:rsidP="00982588">
      <w:pPr>
        <w:ind w:firstLine="480"/>
        <w:jc w:val="center"/>
        <w:rPr>
          <w:color w:val="000000" w:themeColor="text1"/>
        </w:rPr>
      </w:pPr>
      <w:r w:rsidRPr="00F25865">
        <w:rPr>
          <w:color w:val="000000" w:themeColor="text1"/>
          <w:position w:val="-14"/>
        </w:rPr>
        <w:object w:dxaOrig="1320" w:dyaOrig="400" w14:anchorId="1FA4EF2E">
          <v:shape id="_x0000_i1243" type="#_x0000_t75" style="width:65.3pt;height:20.15pt" o:ole="">
            <v:imagedata r:id="rId446" o:title=""/>
          </v:shape>
          <o:OLEObject Type="Embed" ProgID="Equation.DSMT4" ShapeID="_x0000_i1243" DrawAspect="Content" ObjectID="_1852641140" r:id="rId447"/>
        </w:object>
      </w:r>
    </w:p>
    <w:p w14:paraId="7E77F582" w14:textId="77777777" w:rsidR="00982588" w:rsidRPr="00F25865" w:rsidRDefault="00982588" w:rsidP="00982588">
      <w:pPr>
        <w:ind w:firstLine="480"/>
        <w:rPr>
          <w:color w:val="000000" w:themeColor="text1"/>
        </w:rPr>
      </w:pPr>
      <w:r w:rsidRPr="00F25865">
        <w:rPr>
          <w:color w:val="000000" w:themeColor="text1"/>
        </w:rPr>
        <w:t>为生物质机组计划检修状态输入参数，其中：</w:t>
      </w:r>
    </w:p>
    <w:p w14:paraId="5B1270E3" w14:textId="77777777" w:rsidR="00982588" w:rsidRPr="00F25865" w:rsidRDefault="00982588" w:rsidP="00982588">
      <w:pPr>
        <w:ind w:firstLine="480"/>
        <w:jc w:val="center"/>
        <w:rPr>
          <w:color w:val="000000" w:themeColor="text1"/>
        </w:rPr>
      </w:pPr>
      <w:r w:rsidRPr="00F25865">
        <w:rPr>
          <w:color w:val="000000" w:themeColor="text1"/>
          <w:position w:val="-32"/>
        </w:rPr>
        <w:object w:dxaOrig="4180" w:dyaOrig="760" w14:anchorId="15786831">
          <v:shape id="_x0000_i1244" type="#_x0000_t75" style="width:209.9pt;height:36.6pt" o:ole="">
            <v:imagedata r:id="rId448" o:title=""/>
          </v:shape>
          <o:OLEObject Type="Embed" ProgID="Equation.DSMT4" ShapeID="_x0000_i1244" DrawAspect="Content" ObjectID="_1852641141" r:id="rId449"/>
        </w:object>
      </w:r>
    </w:p>
    <w:p w14:paraId="6D81AD9F" w14:textId="77777777" w:rsidR="00982588" w:rsidRPr="00F25865" w:rsidRDefault="00982588" w:rsidP="00982588">
      <w:pPr>
        <w:ind w:firstLine="480"/>
        <w:rPr>
          <w:color w:val="000000" w:themeColor="text1"/>
        </w:rPr>
      </w:pPr>
      <w:r w:rsidRPr="00F25865">
        <w:rPr>
          <w:color w:val="000000" w:themeColor="text1"/>
          <w:position w:val="-14"/>
        </w:rPr>
        <w:object w:dxaOrig="620" w:dyaOrig="400" w14:anchorId="4741E748">
          <v:shape id="_x0000_i1245" type="#_x0000_t75" style="width:31.1pt;height:20.15pt" o:ole="">
            <v:imagedata r:id="rId450" o:title=""/>
          </v:shape>
          <o:OLEObject Type="Embed" ProgID="Equation.DSMT4" ShapeID="_x0000_i1245" DrawAspect="Content" ObjectID="_1852641142" r:id="rId451"/>
        </w:object>
      </w:r>
      <w:r w:rsidRPr="00F25865">
        <w:rPr>
          <w:color w:val="000000" w:themeColor="text1"/>
        </w:rPr>
        <w:t>为已知参数，而非优化决策变量。</w:t>
      </w:r>
    </w:p>
    <w:p w14:paraId="22EEA1F4" w14:textId="77777777" w:rsidR="00982588" w:rsidRPr="00F25865" w:rsidRDefault="00982588" w:rsidP="00982588">
      <w:pPr>
        <w:ind w:firstLine="480"/>
        <w:rPr>
          <w:color w:val="000000" w:themeColor="text1"/>
        </w:rPr>
      </w:pPr>
      <w:r w:rsidRPr="00F25865">
        <w:rPr>
          <w:color w:val="000000" w:themeColor="text1"/>
        </w:rPr>
        <w:t>由于当前生物质模型不考虑机组经济启停优化，为刻画计划检修对机组可运行状态的影响，定义：</w:t>
      </w:r>
    </w:p>
    <w:p w14:paraId="37C7C46A" w14:textId="77777777" w:rsidR="00982588" w:rsidRPr="00F25865" w:rsidRDefault="00982588" w:rsidP="00982588">
      <w:pPr>
        <w:ind w:firstLine="480"/>
        <w:jc w:val="center"/>
        <w:rPr>
          <w:color w:val="000000" w:themeColor="text1"/>
        </w:rPr>
      </w:pPr>
      <w:r w:rsidRPr="00F25865">
        <w:rPr>
          <w:color w:val="000000" w:themeColor="text1"/>
          <w:position w:val="-14"/>
        </w:rPr>
        <w:object w:dxaOrig="1280" w:dyaOrig="400" w14:anchorId="465299EF">
          <v:shape id="_x0000_i1246" type="#_x0000_t75" style="width:65.3pt;height:20.15pt" o:ole="">
            <v:imagedata r:id="rId452" o:title=""/>
          </v:shape>
          <o:OLEObject Type="Embed" ProgID="Equation.DSMT4" ShapeID="_x0000_i1246" DrawAspect="Content" ObjectID="_1852641143" r:id="rId453"/>
        </w:object>
      </w:r>
    </w:p>
    <w:p w14:paraId="05C6E7E2" w14:textId="77777777" w:rsidR="00982588" w:rsidRPr="00F25865" w:rsidRDefault="00982588" w:rsidP="00982588">
      <w:pPr>
        <w:ind w:firstLine="480"/>
        <w:rPr>
          <w:color w:val="000000" w:themeColor="text1"/>
        </w:rPr>
      </w:pPr>
      <w:r w:rsidRPr="00F25865">
        <w:rPr>
          <w:color w:val="000000" w:themeColor="text1"/>
        </w:rPr>
        <w:t>为生物质机组在时段</w:t>
      </w:r>
      <w:r w:rsidRPr="00F25865">
        <w:rPr>
          <w:i/>
          <w:iCs/>
          <w:color w:val="000000" w:themeColor="text1"/>
        </w:rPr>
        <w:t>t</w:t>
      </w:r>
      <w:r w:rsidRPr="00F25865">
        <w:rPr>
          <w:color w:val="000000" w:themeColor="text1"/>
        </w:rPr>
        <w:t>的可运行状态，并直接令：</w:t>
      </w:r>
    </w:p>
    <w:p w14:paraId="3ABA869E" w14:textId="77777777" w:rsidR="00982588" w:rsidRPr="00F25865" w:rsidRDefault="00982588" w:rsidP="00982588">
      <w:pPr>
        <w:ind w:firstLine="480"/>
        <w:jc w:val="center"/>
        <w:rPr>
          <w:color w:val="000000" w:themeColor="text1"/>
        </w:rPr>
      </w:pPr>
      <w:r w:rsidRPr="00F25865">
        <w:rPr>
          <w:color w:val="000000" w:themeColor="text1"/>
          <w:position w:val="-14"/>
        </w:rPr>
        <w:object w:dxaOrig="4880" w:dyaOrig="400" w14:anchorId="69E84B6D">
          <v:shape id="_x0000_i1247" type="#_x0000_t75" style="width:243.45pt;height:20.15pt" o:ole="">
            <v:imagedata r:id="rId454" o:title=""/>
          </v:shape>
          <o:OLEObject Type="Embed" ProgID="Equation.DSMT4" ShapeID="_x0000_i1247" DrawAspect="Content" ObjectID="_1852641144" r:id="rId455"/>
        </w:object>
      </w:r>
    </w:p>
    <w:p w14:paraId="20CB3A1C" w14:textId="77777777" w:rsidR="00982588" w:rsidRPr="00F25865" w:rsidRDefault="00982588" w:rsidP="00982588">
      <w:pPr>
        <w:ind w:firstLine="480"/>
        <w:rPr>
          <w:color w:val="000000" w:themeColor="text1"/>
        </w:rPr>
      </w:pPr>
      <w:r w:rsidRPr="00F25865">
        <w:rPr>
          <w:color w:val="000000" w:themeColor="text1"/>
        </w:rPr>
        <w:t>因此，当</w:t>
      </w:r>
      <w:r w:rsidRPr="00F25865">
        <w:rPr>
          <w:color w:val="000000" w:themeColor="text1"/>
          <w:position w:val="-14"/>
        </w:rPr>
        <w:object w:dxaOrig="960" w:dyaOrig="400" w14:anchorId="0FA27A21">
          <v:shape id="_x0000_i1248" type="#_x0000_t75" style="width:49.4pt;height:20.15pt" o:ole="">
            <v:imagedata r:id="rId456" o:title=""/>
          </v:shape>
          <o:OLEObject Type="Embed" ProgID="Equation.DSMT4" ShapeID="_x0000_i1248" DrawAspect="Content" ObjectID="_1852641145" r:id="rId457"/>
        </w:object>
      </w:r>
      <w:r w:rsidRPr="00F25865">
        <w:rPr>
          <w:color w:val="000000" w:themeColor="text1"/>
        </w:rPr>
        <w:t>时</w:t>
      </w:r>
      <w:r w:rsidRPr="00F25865">
        <w:rPr>
          <w:rFonts w:hint="eastAsia"/>
          <w:color w:val="000000" w:themeColor="text1"/>
        </w:rPr>
        <w:t>，</w:t>
      </w:r>
      <w:r w:rsidRPr="00F25865">
        <w:rPr>
          <w:color w:val="000000" w:themeColor="text1"/>
          <w:position w:val="-14"/>
        </w:rPr>
        <w:object w:dxaOrig="960" w:dyaOrig="400" w14:anchorId="6733FC2F">
          <v:shape id="_x0000_i1249" type="#_x0000_t75" style="width:49.4pt;height:20.15pt" o:ole="">
            <v:imagedata r:id="rId458" o:title=""/>
          </v:shape>
          <o:OLEObject Type="Embed" ProgID="Equation.DSMT4" ShapeID="_x0000_i1249" DrawAspect="Content" ObjectID="_1852641146" r:id="rId459"/>
        </w:object>
      </w:r>
      <w:r w:rsidRPr="00F25865">
        <w:rPr>
          <w:rFonts w:hint="eastAsia"/>
          <w:color w:val="000000" w:themeColor="text1"/>
        </w:rPr>
        <w:t>，</w:t>
      </w:r>
      <w:r w:rsidRPr="00F25865">
        <w:rPr>
          <w:color w:val="000000" w:themeColor="text1"/>
        </w:rPr>
        <w:t>机组必须停运；当</w:t>
      </w:r>
      <w:r w:rsidRPr="00F25865">
        <w:rPr>
          <w:color w:val="000000" w:themeColor="text1"/>
          <w:position w:val="-14"/>
        </w:rPr>
        <w:object w:dxaOrig="999" w:dyaOrig="400" w14:anchorId="505E79C1">
          <v:shape id="_x0000_i1250" type="#_x0000_t75" style="width:50.05pt;height:20.15pt" o:ole="">
            <v:imagedata r:id="rId460" o:title=""/>
          </v:shape>
          <o:OLEObject Type="Embed" ProgID="Equation.DSMT4" ShapeID="_x0000_i1250" DrawAspect="Content" ObjectID="_1852641147" r:id="rId461"/>
        </w:object>
      </w:r>
      <w:r w:rsidRPr="00F25865">
        <w:rPr>
          <w:color w:val="000000" w:themeColor="text1"/>
        </w:rPr>
        <w:t>时</w:t>
      </w:r>
      <w:r w:rsidRPr="00F25865">
        <w:rPr>
          <w:rFonts w:hint="eastAsia"/>
          <w:color w:val="000000" w:themeColor="text1"/>
        </w:rPr>
        <w:t>，</w:t>
      </w:r>
      <w:r w:rsidRPr="00F25865">
        <w:rPr>
          <w:color w:val="000000" w:themeColor="text1"/>
          <w:position w:val="-14"/>
        </w:rPr>
        <w:object w:dxaOrig="920" w:dyaOrig="400" w14:anchorId="5371C36B">
          <v:shape id="_x0000_i1251" type="#_x0000_t75" style="width:45.75pt;height:20.15pt" o:ole="">
            <v:imagedata r:id="rId462" o:title=""/>
          </v:shape>
          <o:OLEObject Type="Embed" ProgID="Equation.DSMT4" ShapeID="_x0000_i1251" DrawAspect="Content" ObjectID="_1852641148" r:id="rId463"/>
        </w:object>
      </w:r>
      <w:r w:rsidRPr="00F25865">
        <w:rPr>
          <w:rFonts w:hint="eastAsia"/>
          <w:color w:val="000000" w:themeColor="text1"/>
        </w:rPr>
        <w:t>，</w:t>
      </w:r>
      <w:r w:rsidRPr="00F25865">
        <w:rPr>
          <w:color w:val="000000" w:themeColor="text1"/>
        </w:rPr>
        <w:t>机组处于正常可运行状态。</w:t>
      </w:r>
      <w:r w:rsidRPr="00F25865">
        <w:rPr>
          <w:rFonts w:hint="eastAsia"/>
          <w:color w:val="000000" w:themeColor="text1"/>
        </w:rPr>
        <w:t xml:space="preserve"> </w:t>
      </w:r>
    </w:p>
    <w:p w14:paraId="2F810E6D" w14:textId="77777777" w:rsidR="00982588" w:rsidRPr="00F25865" w:rsidRDefault="00982588" w:rsidP="00982588">
      <w:pPr>
        <w:ind w:firstLine="480"/>
        <w:rPr>
          <w:color w:val="000000" w:themeColor="text1"/>
        </w:rPr>
      </w:pPr>
      <w:r w:rsidRPr="00F25865">
        <w:rPr>
          <w:rFonts w:hint="eastAsia"/>
          <w:color w:val="000000" w:themeColor="text1"/>
        </w:rPr>
        <w:t>注：</w:t>
      </w:r>
      <w:r w:rsidRPr="00F25865">
        <w:rPr>
          <w:color w:val="000000" w:themeColor="text1"/>
        </w:rPr>
        <w:t>这里的</w:t>
      </w:r>
      <w:r w:rsidRPr="00F25865">
        <w:rPr>
          <w:color w:val="000000" w:themeColor="text1"/>
          <w:position w:val="-14"/>
        </w:rPr>
        <w:object w:dxaOrig="580" w:dyaOrig="400" w14:anchorId="4E62C5B3">
          <v:shape id="_x0000_i1252" type="#_x0000_t75" style="width:29.3pt;height:20.15pt" o:ole="">
            <v:imagedata r:id="rId464" o:title=""/>
          </v:shape>
          <o:OLEObject Type="Embed" ProgID="Equation.DSMT4" ShapeID="_x0000_i1252" DrawAspect="Content" ObjectID="_1852641149" r:id="rId465"/>
        </w:object>
      </w:r>
      <w:r w:rsidRPr="00F25865">
        <w:rPr>
          <w:color w:val="000000" w:themeColor="text1"/>
        </w:rPr>
        <w:t>主要用于反映</w:t>
      </w:r>
      <w:r w:rsidRPr="00F25865">
        <w:rPr>
          <w:b/>
          <w:bCs/>
          <w:color w:val="000000" w:themeColor="text1"/>
        </w:rPr>
        <w:t>检修导致的可用性变化</w:t>
      </w:r>
      <w:r w:rsidRPr="00F25865">
        <w:rPr>
          <w:color w:val="000000" w:themeColor="text1"/>
        </w:rPr>
        <w:t>，不是经济启停决策变量，因此不增加生物质启停成本。</w:t>
      </w:r>
    </w:p>
    <w:p w14:paraId="051345AA" w14:textId="77777777" w:rsidR="00982588" w:rsidRPr="00F25865" w:rsidRDefault="00982588" w:rsidP="00982588">
      <w:pPr>
        <w:ind w:firstLine="482"/>
        <w:rPr>
          <w:b/>
          <w:bCs/>
          <w:color w:val="000000" w:themeColor="text1"/>
        </w:rPr>
      </w:pPr>
      <w:r w:rsidRPr="00F25865">
        <w:rPr>
          <w:rFonts w:hint="eastAsia"/>
          <w:b/>
          <w:bCs/>
          <w:color w:val="000000" w:themeColor="text1"/>
        </w:rPr>
        <w:t>（</w:t>
      </w:r>
      <w:r w:rsidRPr="00F25865">
        <w:rPr>
          <w:rFonts w:hint="eastAsia"/>
          <w:b/>
          <w:bCs/>
          <w:color w:val="000000" w:themeColor="text1"/>
        </w:rPr>
        <w:t>2</w:t>
      </w:r>
      <w:r w:rsidRPr="00F25865">
        <w:rPr>
          <w:rFonts w:hint="eastAsia"/>
          <w:b/>
          <w:bCs/>
          <w:color w:val="000000" w:themeColor="text1"/>
        </w:rPr>
        <w:t>）出力上下限约束</w:t>
      </w:r>
    </w:p>
    <w:p w14:paraId="4F644AF9" w14:textId="77777777" w:rsidR="00982588" w:rsidRPr="00F25865" w:rsidRDefault="00982588" w:rsidP="00982588">
      <w:pPr>
        <w:ind w:firstLine="480"/>
        <w:rPr>
          <w:color w:val="000000" w:themeColor="text1"/>
        </w:rPr>
      </w:pPr>
      <w:r w:rsidRPr="00F25865">
        <w:rPr>
          <w:rFonts w:hint="eastAsia"/>
          <w:color w:val="000000" w:themeColor="text1"/>
        </w:rPr>
        <w:t>生物质机组正常可运行时，其实际有功出力应处于最小技术出力和最大技术出力之间：</w:t>
      </w:r>
    </w:p>
    <w:p w14:paraId="559CFF7B" w14:textId="77777777" w:rsidR="00982588" w:rsidRPr="00F25865" w:rsidRDefault="00982588" w:rsidP="00982588">
      <w:pPr>
        <w:ind w:firstLine="480"/>
        <w:jc w:val="center"/>
        <w:rPr>
          <w:color w:val="000000" w:themeColor="text1"/>
        </w:rPr>
      </w:pPr>
      <w:r w:rsidRPr="00F25865">
        <w:rPr>
          <w:color w:val="000000" w:themeColor="text1"/>
          <w:position w:val="-14"/>
        </w:rPr>
        <w:object w:dxaOrig="6580" w:dyaOrig="400" w14:anchorId="3E473819">
          <v:shape id="_x0000_i1253" type="#_x0000_t75" style="width:327.05pt;height:20.15pt" o:ole="">
            <v:imagedata r:id="rId466" o:title=""/>
          </v:shape>
          <o:OLEObject Type="Embed" ProgID="Equation.DSMT4" ShapeID="_x0000_i1253" DrawAspect="Content" ObjectID="_1852641150" r:id="rId467"/>
        </w:object>
      </w:r>
    </w:p>
    <w:p w14:paraId="03020766" w14:textId="77777777" w:rsidR="00982588" w:rsidRPr="00F25865" w:rsidRDefault="00982588" w:rsidP="00982588">
      <w:pPr>
        <w:ind w:firstLine="480"/>
        <w:rPr>
          <w:color w:val="000000" w:themeColor="text1"/>
        </w:rPr>
      </w:pPr>
      <w:r w:rsidRPr="00F25865">
        <w:rPr>
          <w:color w:val="000000" w:themeColor="text1"/>
        </w:rPr>
        <w:t>式中，</w:t>
      </w:r>
      <w:r w:rsidRPr="00F25865">
        <w:rPr>
          <w:color w:val="000000" w:themeColor="text1"/>
          <w:position w:val="-14"/>
        </w:rPr>
        <w:object w:dxaOrig="580" w:dyaOrig="400" w14:anchorId="4D3FE947">
          <v:shape id="_x0000_i1254" type="#_x0000_t75" style="width:29.3pt;height:20.15pt" o:ole="">
            <v:imagedata r:id="rId468" o:title=""/>
          </v:shape>
          <o:OLEObject Type="Embed" ProgID="Equation.DSMT4" ShapeID="_x0000_i1254" DrawAspect="Content" ObjectID="_1852641151" r:id="rId469"/>
        </w:object>
      </w:r>
      <w:r w:rsidRPr="00F25865">
        <w:rPr>
          <w:color w:val="000000" w:themeColor="text1"/>
        </w:rPr>
        <w:t>为生物质机组</w:t>
      </w:r>
      <w:r w:rsidRPr="00F25865">
        <w:rPr>
          <w:i/>
          <w:iCs/>
          <w:color w:val="000000" w:themeColor="text1"/>
        </w:rPr>
        <w:t>i</w:t>
      </w:r>
      <w:r w:rsidRPr="00F25865">
        <w:rPr>
          <w:color w:val="000000" w:themeColor="text1"/>
        </w:rPr>
        <w:t>在时段</w:t>
      </w:r>
      <w:r w:rsidRPr="00F25865">
        <w:rPr>
          <w:i/>
          <w:iCs/>
          <w:color w:val="000000" w:themeColor="text1"/>
        </w:rPr>
        <w:t>t</w:t>
      </w:r>
      <w:r w:rsidRPr="00F25865">
        <w:rPr>
          <w:color w:val="000000" w:themeColor="text1"/>
        </w:rPr>
        <w:t>的实际有功出力；</w:t>
      </w:r>
      <w:r w:rsidRPr="00F25865">
        <w:rPr>
          <w:color w:val="000000" w:themeColor="text1"/>
          <w:position w:val="-14"/>
        </w:rPr>
        <w:object w:dxaOrig="700" w:dyaOrig="400" w14:anchorId="27E52C99">
          <v:shape id="_x0000_i1255" type="#_x0000_t75" style="width:36.6pt;height:20.15pt" o:ole="">
            <v:imagedata r:id="rId470" o:title=""/>
          </v:shape>
          <o:OLEObject Type="Embed" ProgID="Equation.DSMT4" ShapeID="_x0000_i1255" DrawAspect="Content" ObjectID="_1852641152" r:id="rId471"/>
        </w:object>
      </w:r>
      <w:r w:rsidRPr="00F25865">
        <w:rPr>
          <w:color w:val="000000" w:themeColor="text1"/>
        </w:rPr>
        <w:t>和</w:t>
      </w:r>
      <w:r w:rsidRPr="00F25865">
        <w:rPr>
          <w:color w:val="000000" w:themeColor="text1"/>
          <w:position w:val="-14"/>
        </w:rPr>
        <w:object w:dxaOrig="720" w:dyaOrig="400" w14:anchorId="1DECC153">
          <v:shape id="_x0000_i1256" type="#_x0000_t75" style="width:36.6pt;height:20.15pt" o:ole="">
            <v:imagedata r:id="rId472" o:title=""/>
          </v:shape>
          <o:OLEObject Type="Embed" ProgID="Equation.DSMT4" ShapeID="_x0000_i1256" DrawAspect="Content" ObjectID="_1852641153" r:id="rId473"/>
        </w:object>
      </w:r>
      <w:r w:rsidRPr="00F25865">
        <w:rPr>
          <w:color w:val="000000" w:themeColor="text1"/>
        </w:rPr>
        <w:t>分别为机组最小技术出力和最大额定出力。</w:t>
      </w:r>
    </w:p>
    <w:p w14:paraId="7FE2953D" w14:textId="77777777" w:rsidR="00982588" w:rsidRPr="00F25865" w:rsidRDefault="00982588" w:rsidP="00982588">
      <w:pPr>
        <w:ind w:firstLine="480"/>
        <w:rPr>
          <w:color w:val="000000" w:themeColor="text1"/>
        </w:rPr>
      </w:pPr>
      <w:r w:rsidRPr="00F25865">
        <w:rPr>
          <w:color w:val="000000" w:themeColor="text1"/>
        </w:rPr>
        <w:t>当机组进入计划检修状态时：</w:t>
      </w:r>
    </w:p>
    <w:p w14:paraId="3284466A" w14:textId="77777777" w:rsidR="00982588" w:rsidRPr="00F25865" w:rsidRDefault="00982588" w:rsidP="00982588">
      <w:pPr>
        <w:ind w:firstLine="480"/>
        <w:jc w:val="center"/>
        <w:rPr>
          <w:color w:val="000000" w:themeColor="text1"/>
        </w:rPr>
      </w:pPr>
      <w:r w:rsidRPr="00F25865">
        <w:rPr>
          <w:color w:val="000000" w:themeColor="text1"/>
          <w:position w:val="-14"/>
        </w:rPr>
        <w:object w:dxaOrig="960" w:dyaOrig="400" w14:anchorId="1EC15B88">
          <v:shape id="_x0000_i1257" type="#_x0000_t75" style="width:49.4pt;height:20.15pt" o:ole="">
            <v:imagedata r:id="rId474" o:title=""/>
          </v:shape>
          <o:OLEObject Type="Embed" ProgID="Equation.DSMT4" ShapeID="_x0000_i1257" DrawAspect="Content" ObjectID="_1852641154" r:id="rId475"/>
        </w:object>
      </w:r>
    </w:p>
    <w:p w14:paraId="178E27A7" w14:textId="77777777" w:rsidR="00982588" w:rsidRPr="00F25865" w:rsidRDefault="00982588" w:rsidP="00982588">
      <w:pPr>
        <w:ind w:firstLine="480"/>
        <w:rPr>
          <w:color w:val="000000" w:themeColor="text1"/>
        </w:rPr>
      </w:pPr>
      <w:r w:rsidRPr="00F25865">
        <w:rPr>
          <w:color w:val="000000" w:themeColor="text1"/>
        </w:rPr>
        <w:lastRenderedPageBreak/>
        <w:t>则：</w:t>
      </w:r>
    </w:p>
    <w:p w14:paraId="4393EEA9" w14:textId="77777777" w:rsidR="00982588" w:rsidRPr="00F25865" w:rsidRDefault="00982588" w:rsidP="00982588">
      <w:pPr>
        <w:ind w:firstLine="480"/>
        <w:jc w:val="center"/>
        <w:rPr>
          <w:color w:val="000000" w:themeColor="text1"/>
        </w:rPr>
      </w:pPr>
      <w:r w:rsidRPr="00F25865">
        <w:rPr>
          <w:color w:val="000000" w:themeColor="text1"/>
          <w:position w:val="-14"/>
        </w:rPr>
        <w:object w:dxaOrig="960" w:dyaOrig="400" w14:anchorId="7AE123BB">
          <v:shape id="_x0000_i1258" type="#_x0000_t75" style="width:49.4pt;height:20.15pt" o:ole="">
            <v:imagedata r:id="rId476" o:title=""/>
          </v:shape>
          <o:OLEObject Type="Embed" ProgID="Equation.DSMT4" ShapeID="_x0000_i1258" DrawAspect="Content" ObjectID="_1852641155" r:id="rId477"/>
        </w:object>
      </w:r>
    </w:p>
    <w:p w14:paraId="1D379DB1" w14:textId="77777777" w:rsidR="00982588" w:rsidRPr="00F25865" w:rsidRDefault="00982588" w:rsidP="00982588">
      <w:pPr>
        <w:ind w:firstLine="480"/>
        <w:rPr>
          <w:color w:val="000000" w:themeColor="text1"/>
        </w:rPr>
      </w:pPr>
      <w:r w:rsidRPr="00F25865">
        <w:rPr>
          <w:color w:val="000000" w:themeColor="text1"/>
        </w:rPr>
        <w:t>从而</w:t>
      </w:r>
      <w:r w:rsidRPr="00F25865">
        <w:rPr>
          <w:rFonts w:hint="eastAsia"/>
          <w:color w:val="000000" w:themeColor="text1"/>
        </w:rPr>
        <w:t>使得</w:t>
      </w:r>
      <w:r w:rsidRPr="00F25865">
        <w:rPr>
          <w:color w:val="000000" w:themeColor="text1"/>
          <w:position w:val="-14"/>
        </w:rPr>
        <w:object w:dxaOrig="960" w:dyaOrig="400" w14:anchorId="2A24A709">
          <v:shape id="_x0000_i1259" type="#_x0000_t75" style="width:49.4pt;height:20.15pt" o:ole="">
            <v:imagedata r:id="rId478" o:title=""/>
          </v:shape>
          <o:OLEObject Type="Embed" ProgID="Equation.DSMT4" ShapeID="_x0000_i1259" DrawAspect="Content" ObjectID="_1852641156" r:id="rId479"/>
        </w:object>
      </w:r>
      <w:r w:rsidRPr="00F25865">
        <w:rPr>
          <w:rFonts w:hint="eastAsia"/>
          <w:color w:val="000000" w:themeColor="text1"/>
        </w:rPr>
        <w:t>，</w:t>
      </w:r>
      <w:r w:rsidRPr="00F25865">
        <w:rPr>
          <w:color w:val="000000" w:themeColor="text1"/>
        </w:rPr>
        <w:t>保证检修时段生物质机组不参与系统发电。</w:t>
      </w:r>
    </w:p>
    <w:p w14:paraId="79A95009" w14:textId="77777777" w:rsidR="00982588" w:rsidRPr="00E74C52" w:rsidRDefault="00982588" w:rsidP="00982588">
      <w:pPr>
        <w:ind w:firstLine="482"/>
        <w:rPr>
          <w:b/>
          <w:bCs/>
          <w:color w:val="000000" w:themeColor="text1"/>
          <w:highlight w:val="yellow"/>
        </w:rPr>
      </w:pPr>
      <w:commentRangeStart w:id="5"/>
      <w:r w:rsidRPr="00E74C52">
        <w:rPr>
          <w:b/>
          <w:bCs/>
          <w:color w:val="000000" w:themeColor="text1"/>
          <w:highlight w:val="yellow"/>
        </w:rPr>
        <w:t>（</w:t>
      </w:r>
      <w:r w:rsidRPr="00E74C52">
        <w:rPr>
          <w:rFonts w:hint="eastAsia"/>
          <w:b/>
          <w:bCs/>
          <w:color w:val="000000" w:themeColor="text1"/>
          <w:highlight w:val="yellow"/>
        </w:rPr>
        <w:t>3</w:t>
      </w:r>
      <w:r w:rsidRPr="00E74C52">
        <w:rPr>
          <w:b/>
          <w:bCs/>
          <w:color w:val="000000" w:themeColor="text1"/>
          <w:highlight w:val="yellow"/>
        </w:rPr>
        <w:t>）爬坡约束</w:t>
      </w:r>
      <w:commentRangeEnd w:id="5"/>
      <w:r w:rsidR="0078244D" w:rsidRPr="00E74C52">
        <w:rPr>
          <w:rStyle w:val="ab"/>
          <w:b/>
          <w:bCs/>
          <w:color w:val="000000" w:themeColor="text1"/>
          <w:sz w:val="24"/>
          <w:szCs w:val="24"/>
          <w:highlight w:val="yellow"/>
        </w:rPr>
        <w:commentReference w:id="5"/>
      </w:r>
    </w:p>
    <w:p w14:paraId="6F706712" w14:textId="77777777" w:rsidR="00982588" w:rsidRPr="00E74C52" w:rsidRDefault="00982588" w:rsidP="00982588">
      <w:pPr>
        <w:ind w:firstLine="480"/>
        <w:rPr>
          <w:color w:val="000000" w:themeColor="text1"/>
          <w:highlight w:val="yellow"/>
        </w:rPr>
      </w:pPr>
      <w:r w:rsidRPr="00E74C52">
        <w:rPr>
          <w:color w:val="000000" w:themeColor="text1"/>
          <w:highlight w:val="yellow"/>
        </w:rPr>
        <w:t>生物质机组在正常运行状态下，相邻时段之间的功率变化受到向上、向下爬坡能力限制。考虑计划检修可能使机组在检修开始时由正常运行状态转为停运状态，或在检修结束后由停运状态恢复运行，因此在检修边界处不再采用正常运行过程中的爬坡能力，而分别采用启动过程允许的功率变化量</w:t>
      </w:r>
      <w:r w:rsidRPr="00E74C52">
        <w:rPr>
          <w:color w:val="000000" w:themeColor="text1"/>
          <w:position w:val="-14"/>
          <w:highlight w:val="yellow"/>
        </w:rPr>
        <w:object w:dxaOrig="680" w:dyaOrig="400" w14:anchorId="5B28BF89">
          <v:shape id="_x0000_i1260" type="#_x0000_t75" style="width:35.4pt;height:20.15pt" o:ole="">
            <v:imagedata r:id="rId480" o:title=""/>
          </v:shape>
          <o:OLEObject Type="Embed" ProgID="Equation.DSMT4" ShapeID="_x0000_i1260" DrawAspect="Content" ObjectID="_1852641157" r:id="rId481"/>
        </w:object>
      </w:r>
      <w:r w:rsidRPr="00E74C52">
        <w:rPr>
          <w:color w:val="000000" w:themeColor="text1"/>
          <w:highlight w:val="yellow"/>
        </w:rPr>
        <w:t>和停机过程允许的功率变化量</w:t>
      </w:r>
      <w:r w:rsidRPr="00E74C52">
        <w:rPr>
          <w:color w:val="000000" w:themeColor="text1"/>
          <w:position w:val="-14"/>
          <w:highlight w:val="yellow"/>
        </w:rPr>
        <w:object w:dxaOrig="660" w:dyaOrig="400" w14:anchorId="4548DE9C">
          <v:shape id="_x0000_i1261" type="#_x0000_t75" style="width:33.55pt;height:20.15pt" o:ole="">
            <v:imagedata r:id="rId482" o:title=""/>
          </v:shape>
          <o:OLEObject Type="Embed" ProgID="Equation.DSMT4" ShapeID="_x0000_i1261" DrawAspect="Content" ObjectID="_1852641158" r:id="rId483"/>
        </w:object>
      </w:r>
      <w:r w:rsidRPr="00E74C52">
        <w:rPr>
          <w:color w:val="000000" w:themeColor="text1"/>
          <w:highlight w:val="yellow"/>
        </w:rPr>
        <w:t>对机组出力变化进行限制。由此，机组在连续非检修时段执行常规向上、向下爬坡约束，在进入检修或退出检修的边界时段执行相应的启动、停机功率变化约束。</w:t>
      </w:r>
    </w:p>
    <w:p w14:paraId="462F1CD8" w14:textId="77777777" w:rsidR="00982588" w:rsidRPr="00E74C52" w:rsidRDefault="00982588" w:rsidP="00982588">
      <w:pPr>
        <w:ind w:firstLine="480"/>
        <w:rPr>
          <w:color w:val="000000" w:themeColor="text1"/>
          <w:highlight w:val="yellow"/>
        </w:rPr>
      </w:pPr>
      <w:commentRangeStart w:id="6"/>
      <w:r w:rsidRPr="00E74C52">
        <w:rPr>
          <w:color w:val="000000" w:themeColor="text1"/>
          <w:highlight w:val="yellow"/>
        </w:rPr>
        <w:t>向上爬坡约束为：</w:t>
      </w:r>
    </w:p>
    <w:p w14:paraId="18725553" w14:textId="77777777" w:rsidR="00982588" w:rsidRPr="00E74C52" w:rsidRDefault="00982588" w:rsidP="00982588">
      <w:pPr>
        <w:ind w:firstLine="480"/>
        <w:jc w:val="center"/>
        <w:rPr>
          <w:color w:val="000000" w:themeColor="text1"/>
          <w:highlight w:val="yellow"/>
        </w:rPr>
      </w:pPr>
      <w:r w:rsidRPr="00E74C52">
        <w:rPr>
          <w:color w:val="000000" w:themeColor="text1"/>
          <w:position w:val="-16"/>
          <w:highlight w:val="yellow"/>
        </w:rPr>
        <w:object w:dxaOrig="5080" w:dyaOrig="440" w14:anchorId="1790D978">
          <v:shape id="_x0000_i1262" type="#_x0000_t75" style="width:252pt;height:21.95pt" o:ole="">
            <v:imagedata r:id="rId484" o:title=""/>
          </v:shape>
          <o:OLEObject Type="Embed" ProgID="Equation.DSMT4" ShapeID="_x0000_i1262" DrawAspect="Content" ObjectID="_1852641159" r:id="rId485"/>
        </w:object>
      </w:r>
    </w:p>
    <w:p w14:paraId="7540163C" w14:textId="77777777" w:rsidR="00982588" w:rsidRPr="00E74C52" w:rsidRDefault="00982588" w:rsidP="00982588">
      <w:pPr>
        <w:ind w:firstLine="480"/>
        <w:rPr>
          <w:color w:val="000000" w:themeColor="text1"/>
          <w:highlight w:val="yellow"/>
        </w:rPr>
      </w:pPr>
      <w:r w:rsidRPr="00E74C52">
        <w:rPr>
          <w:color w:val="000000" w:themeColor="text1"/>
          <w:highlight w:val="yellow"/>
        </w:rPr>
        <w:t>向下爬坡约束为：</w:t>
      </w:r>
    </w:p>
    <w:p w14:paraId="36A1E7C5" w14:textId="77777777" w:rsidR="00982588" w:rsidRPr="00E74C52" w:rsidRDefault="00982588" w:rsidP="00982588">
      <w:pPr>
        <w:ind w:firstLine="480"/>
        <w:jc w:val="center"/>
        <w:rPr>
          <w:color w:val="000000" w:themeColor="text1"/>
          <w:highlight w:val="yellow"/>
        </w:rPr>
      </w:pPr>
      <w:r w:rsidRPr="00E74C52">
        <w:rPr>
          <w:color w:val="000000" w:themeColor="text1"/>
          <w:position w:val="-16"/>
          <w:highlight w:val="yellow"/>
        </w:rPr>
        <w:object w:dxaOrig="4760" w:dyaOrig="440" w14:anchorId="2AF39F6C">
          <v:shape id="_x0000_i1263" type="#_x0000_t75" style="width:237.95pt;height:21.95pt" o:ole="">
            <v:imagedata r:id="rId486" o:title=""/>
          </v:shape>
          <o:OLEObject Type="Embed" ProgID="Equation.DSMT4" ShapeID="_x0000_i1263" DrawAspect="Content" ObjectID="_1852641160" r:id="rId487"/>
        </w:object>
      </w:r>
    </w:p>
    <w:p w14:paraId="7C4540A9" w14:textId="77777777" w:rsidR="00982588" w:rsidRPr="00E74C52" w:rsidRDefault="00982588" w:rsidP="00982588">
      <w:pPr>
        <w:ind w:firstLine="480"/>
        <w:rPr>
          <w:color w:val="000000" w:themeColor="text1"/>
          <w:highlight w:val="yellow"/>
        </w:rPr>
      </w:pPr>
      <w:r w:rsidRPr="00E74C52">
        <w:rPr>
          <w:color w:val="000000" w:themeColor="text1"/>
          <w:highlight w:val="yellow"/>
        </w:rPr>
        <w:t>式中，</w:t>
      </w:r>
      <w:r w:rsidRPr="00E74C52">
        <w:rPr>
          <w:color w:val="000000" w:themeColor="text1"/>
          <w:position w:val="-14"/>
          <w:highlight w:val="yellow"/>
        </w:rPr>
        <w:object w:dxaOrig="720" w:dyaOrig="400" w14:anchorId="5F37A901">
          <v:shape id="_x0000_i1264" type="#_x0000_t75" style="width:36.6pt;height:20.15pt" o:ole="">
            <v:imagedata r:id="rId488" o:title=""/>
          </v:shape>
          <o:OLEObject Type="Embed" ProgID="Equation.DSMT4" ShapeID="_x0000_i1264" DrawAspect="Content" ObjectID="_1852641161" r:id="rId489"/>
        </w:object>
      </w:r>
      <w:r w:rsidRPr="00E74C52">
        <w:rPr>
          <w:color w:val="000000" w:themeColor="text1"/>
          <w:highlight w:val="yellow"/>
        </w:rPr>
        <w:t>和</w:t>
      </w:r>
      <w:r w:rsidRPr="00E74C52">
        <w:rPr>
          <w:color w:val="000000" w:themeColor="text1"/>
          <w:position w:val="-14"/>
          <w:highlight w:val="yellow"/>
        </w:rPr>
        <w:object w:dxaOrig="680" w:dyaOrig="400" w14:anchorId="755B8319">
          <v:shape id="_x0000_i1265" type="#_x0000_t75" style="width:35.4pt;height:20.15pt" o:ole="">
            <v:imagedata r:id="rId490" o:title=""/>
          </v:shape>
          <o:OLEObject Type="Embed" ProgID="Equation.DSMT4" ShapeID="_x0000_i1265" DrawAspect="Content" ObjectID="_1852641162" r:id="rId491"/>
        </w:object>
      </w:r>
      <w:r w:rsidRPr="00E74C52">
        <w:rPr>
          <w:color w:val="000000" w:themeColor="text1"/>
          <w:highlight w:val="yellow"/>
        </w:rPr>
        <w:t>分别为生物质机组</w:t>
      </w:r>
      <w:r w:rsidRPr="00E74C52">
        <w:rPr>
          <w:i/>
          <w:iCs/>
          <w:color w:val="000000" w:themeColor="text1"/>
          <w:highlight w:val="yellow"/>
        </w:rPr>
        <w:t>i</w:t>
      </w:r>
      <w:r w:rsidRPr="00E74C52">
        <w:rPr>
          <w:color w:val="000000" w:themeColor="text1"/>
          <w:highlight w:val="yellow"/>
        </w:rPr>
        <w:t>的向上、向下爬坡能力</w:t>
      </w:r>
      <w:r w:rsidRPr="00E74C52">
        <w:rPr>
          <w:rFonts w:hint="eastAsia"/>
          <w:color w:val="000000" w:themeColor="text1"/>
          <w:highlight w:val="yellow"/>
        </w:rPr>
        <w:t>；</w:t>
      </w:r>
      <w:r w:rsidRPr="00E74C52">
        <w:rPr>
          <w:color w:val="000000" w:themeColor="text1"/>
          <w:position w:val="-14"/>
          <w:highlight w:val="yellow"/>
        </w:rPr>
        <w:object w:dxaOrig="680" w:dyaOrig="400" w14:anchorId="52C139F6">
          <v:shape id="_x0000_i1266" type="#_x0000_t75" style="width:35.4pt;height:20.15pt" o:ole="">
            <v:imagedata r:id="rId492" o:title=""/>
          </v:shape>
          <o:OLEObject Type="Embed" ProgID="Equation.DSMT4" ShapeID="_x0000_i1266" DrawAspect="Content" ObjectID="_1852641163" r:id="rId493"/>
        </w:object>
      </w:r>
      <w:r w:rsidRPr="00E74C52">
        <w:rPr>
          <w:color w:val="000000" w:themeColor="text1"/>
          <w:highlight w:val="yellow"/>
        </w:rPr>
        <w:t>和</w:t>
      </w:r>
      <w:r w:rsidRPr="00E74C52">
        <w:rPr>
          <w:color w:val="000000" w:themeColor="text1"/>
          <w:position w:val="-14"/>
          <w:highlight w:val="yellow"/>
        </w:rPr>
        <w:object w:dxaOrig="660" w:dyaOrig="400" w14:anchorId="59D97126">
          <v:shape id="_x0000_i1267" type="#_x0000_t75" style="width:33.55pt;height:20.15pt" o:ole="">
            <v:imagedata r:id="rId494" o:title=""/>
          </v:shape>
          <o:OLEObject Type="Embed" ProgID="Equation.DSMT4" ShapeID="_x0000_i1267" DrawAspect="Content" ObjectID="_1852641164" r:id="rId495"/>
        </w:object>
      </w:r>
      <w:r w:rsidRPr="00E74C52">
        <w:rPr>
          <w:color w:val="000000" w:themeColor="text1"/>
          <w:highlight w:val="yellow"/>
        </w:rPr>
        <w:t>分别为生物质机组由停运状态恢复运行以及由运行状态进入停运状态时允许的最大功率变化量。</w:t>
      </w:r>
      <w:commentRangeEnd w:id="6"/>
      <w:r w:rsidRPr="00E74C52" w:rsidDel="00311229">
        <w:rPr>
          <w:rStyle w:val="ab"/>
          <w:color w:val="000000" w:themeColor="text1"/>
          <w:sz w:val="24"/>
          <w:szCs w:val="24"/>
          <w:highlight w:val="yellow"/>
        </w:rPr>
        <w:commentReference w:id="6"/>
      </w:r>
    </w:p>
    <w:p w14:paraId="07CE9A45" w14:textId="77777777" w:rsidR="00982588" w:rsidRPr="00E74C52" w:rsidRDefault="00982588" w:rsidP="00982588">
      <w:pPr>
        <w:ind w:firstLine="482"/>
        <w:rPr>
          <w:b/>
          <w:bCs/>
          <w:color w:val="000000" w:themeColor="text1"/>
          <w:highlight w:val="yellow"/>
        </w:rPr>
      </w:pPr>
      <w:commentRangeStart w:id="7"/>
      <w:r w:rsidRPr="00E74C52">
        <w:rPr>
          <w:b/>
          <w:bCs/>
          <w:color w:val="000000" w:themeColor="text1"/>
          <w:highlight w:val="yellow"/>
        </w:rPr>
        <w:t>（</w:t>
      </w:r>
      <w:r w:rsidRPr="00E74C52">
        <w:rPr>
          <w:rFonts w:hint="eastAsia"/>
          <w:b/>
          <w:bCs/>
          <w:color w:val="000000" w:themeColor="text1"/>
          <w:highlight w:val="yellow"/>
        </w:rPr>
        <w:t>4</w:t>
      </w:r>
      <w:r w:rsidRPr="00E74C52">
        <w:rPr>
          <w:b/>
          <w:bCs/>
          <w:color w:val="000000" w:themeColor="text1"/>
          <w:highlight w:val="yellow"/>
        </w:rPr>
        <w:t>）年度发电量约束</w:t>
      </w:r>
      <w:commentRangeEnd w:id="7"/>
      <w:r w:rsidR="008B2C85" w:rsidRPr="00E74C52">
        <w:rPr>
          <w:rStyle w:val="ab"/>
          <w:b/>
          <w:bCs/>
          <w:color w:val="000000" w:themeColor="text1"/>
          <w:sz w:val="24"/>
          <w:szCs w:val="24"/>
          <w:highlight w:val="yellow"/>
        </w:rPr>
        <w:commentReference w:id="7"/>
      </w:r>
    </w:p>
    <w:p w14:paraId="1C00FABF" w14:textId="77777777" w:rsidR="00982588" w:rsidRPr="00E74C52" w:rsidRDefault="00982588" w:rsidP="00982588">
      <w:pPr>
        <w:ind w:firstLine="480"/>
        <w:rPr>
          <w:color w:val="000000" w:themeColor="text1"/>
          <w:highlight w:val="yellow"/>
        </w:rPr>
      </w:pPr>
      <w:r w:rsidRPr="00E74C52">
        <w:rPr>
          <w:color w:val="000000" w:themeColor="text1"/>
          <w:highlight w:val="yellow"/>
        </w:rPr>
        <w:t>由于生物质燃料供应受到农林废弃物、生活垃圾及其他可利用生物质资源总量限制，机组在整个调度周期内的累计发电量不能超过其年度最大允许发电量。</w:t>
      </w:r>
    </w:p>
    <w:p w14:paraId="6CA03545" w14:textId="77777777" w:rsidR="00982588" w:rsidRPr="00E74C52" w:rsidRDefault="00982588" w:rsidP="00982588">
      <w:pPr>
        <w:ind w:firstLine="480"/>
        <w:rPr>
          <w:color w:val="000000" w:themeColor="text1"/>
          <w:highlight w:val="yellow"/>
        </w:rPr>
      </w:pPr>
      <w:r w:rsidRPr="00E74C52">
        <w:rPr>
          <w:color w:val="000000" w:themeColor="text1"/>
          <w:highlight w:val="yellow"/>
        </w:rPr>
        <w:t>对于任意生物质机组</w:t>
      </w:r>
      <w:r w:rsidRPr="00E74C52">
        <w:rPr>
          <w:bCs/>
          <w:color w:val="000000" w:themeColor="text1"/>
          <w:position w:val="-6"/>
          <w:highlight w:val="yellow"/>
        </w:rPr>
        <w:object w:dxaOrig="144" w:dyaOrig="240" w14:anchorId="05D6B665">
          <v:shape id="_x0000_i1268" type="#_x0000_t75" style="width:6.7pt;height:11pt" o:ole="">
            <v:imagedata r:id="rId496" o:title=""/>
          </v:shape>
          <o:OLEObject Type="Embed" ProgID="Equation.DSMT4" ShapeID="_x0000_i1268" DrawAspect="Content" ObjectID="_1852641165" r:id="rId497"/>
        </w:object>
      </w:r>
      <w:r w:rsidRPr="00E74C52">
        <w:rPr>
          <w:color w:val="000000" w:themeColor="text1"/>
          <w:highlight w:val="yellow"/>
        </w:rPr>
        <w:t>，有：</w:t>
      </w:r>
    </w:p>
    <w:p w14:paraId="592887A2" w14:textId="77777777" w:rsidR="00982588" w:rsidRPr="00E74C52" w:rsidRDefault="00982588" w:rsidP="00982588">
      <w:pPr>
        <w:ind w:firstLine="480"/>
        <w:jc w:val="center"/>
        <w:rPr>
          <w:color w:val="000000" w:themeColor="text1"/>
          <w:highlight w:val="yellow"/>
        </w:rPr>
      </w:pPr>
      <w:r w:rsidRPr="00E74C52">
        <w:rPr>
          <w:bCs/>
          <w:color w:val="000000" w:themeColor="text1"/>
          <w:position w:val="-26"/>
          <w:highlight w:val="yellow"/>
        </w:rPr>
        <w:object w:dxaOrig="3995" w:dyaOrig="499" w14:anchorId="191FF046">
          <v:shape id="_x0000_i1269" type="#_x0000_t75" alt="" style="width:199.55pt;height:24.4pt" o:ole="">
            <v:imagedata r:id="rId498" o:title=""/>
          </v:shape>
          <o:OLEObject Type="Embed" ProgID="Equation.DSMT4" ShapeID="_x0000_i1269" DrawAspect="Content" ObjectID="_1852641166" r:id="rId499"/>
        </w:object>
      </w:r>
    </w:p>
    <w:p w14:paraId="02E83D87" w14:textId="77777777" w:rsidR="00982588" w:rsidRPr="00E74C52" w:rsidRDefault="00982588" w:rsidP="00982588">
      <w:pPr>
        <w:ind w:firstLine="480"/>
        <w:rPr>
          <w:color w:val="000000" w:themeColor="text1"/>
          <w:highlight w:val="yellow"/>
        </w:rPr>
      </w:pPr>
      <w:r w:rsidRPr="00E74C52">
        <w:rPr>
          <w:color w:val="000000" w:themeColor="text1"/>
          <w:highlight w:val="yellow"/>
        </w:rPr>
        <w:t>式中，</w:t>
      </w:r>
      <w:r w:rsidRPr="00E74C52">
        <w:rPr>
          <w:bCs/>
          <w:color w:val="000000" w:themeColor="text1"/>
          <w:position w:val="-14"/>
          <w:highlight w:val="yellow"/>
        </w:rPr>
        <w:object w:dxaOrig="662" w:dyaOrig="380" w14:anchorId="79516E04">
          <v:shape id="_x0000_i1270" type="#_x0000_t75" alt="" style="width:33.55pt;height:20.15pt" o:ole="">
            <v:imagedata r:id="rId500" o:title=""/>
          </v:shape>
          <o:OLEObject Type="Embed" ProgID="Equation.DSMT4" ShapeID="_x0000_i1270" DrawAspect="Content" ObjectID="_1852641167" r:id="rId501"/>
        </w:object>
      </w:r>
      <w:r w:rsidRPr="00E74C52">
        <w:rPr>
          <w:color w:val="000000" w:themeColor="text1"/>
          <w:highlight w:val="yellow"/>
        </w:rPr>
        <w:t>为省份</w:t>
      </w:r>
      <w:r w:rsidRPr="00E74C52">
        <w:rPr>
          <w:bCs/>
          <w:color w:val="000000" w:themeColor="text1"/>
          <w:position w:val="-10"/>
          <w:highlight w:val="yellow"/>
        </w:rPr>
        <w:object w:dxaOrig="228" w:dyaOrig="240" w14:anchorId="43F67F52">
          <v:shape id="_x0000_i1271" type="#_x0000_t75" alt="" style="width:11pt;height:11pt" o:ole="">
            <v:imagedata r:id="rId502" o:title=""/>
          </v:shape>
          <o:OLEObject Type="Embed" ProgID="Equation.DSMT4" ShapeID="_x0000_i1271" DrawAspect="Content" ObjectID="_1852641168" r:id="rId503"/>
        </w:object>
      </w:r>
      <w:r w:rsidRPr="00E74C52">
        <w:rPr>
          <w:color w:val="000000" w:themeColor="text1"/>
          <w:highlight w:val="yellow"/>
        </w:rPr>
        <w:t>的分区</w:t>
      </w:r>
      <w:r w:rsidRPr="00E74C52">
        <w:rPr>
          <w:bCs/>
          <w:color w:val="000000" w:themeColor="text1"/>
          <w:position w:val="-4"/>
          <w:highlight w:val="yellow"/>
        </w:rPr>
        <w:object w:dxaOrig="188" w:dyaOrig="180" w14:anchorId="627F4DF8">
          <v:shape id="_x0000_i1272" type="#_x0000_t75" alt="" style="width:8.55pt;height:7.95pt" o:ole="">
            <v:imagedata r:id="rId504" o:title=""/>
          </v:shape>
          <o:OLEObject Type="Embed" ProgID="Equation.DSMT4" ShapeID="_x0000_i1272" DrawAspect="Content" ObjectID="_1852641169" r:id="rId505"/>
        </w:object>
      </w:r>
      <w:r w:rsidRPr="00E74C52">
        <w:rPr>
          <w:color w:val="000000" w:themeColor="text1"/>
          <w:highlight w:val="yellow"/>
        </w:rPr>
        <w:t>内生物质机组</w:t>
      </w:r>
      <w:r w:rsidRPr="00E74C52">
        <w:rPr>
          <w:bCs/>
          <w:color w:val="000000" w:themeColor="text1"/>
          <w:position w:val="-6"/>
          <w:highlight w:val="yellow"/>
        </w:rPr>
        <w:object w:dxaOrig="146" w:dyaOrig="240" w14:anchorId="48DF137C">
          <v:shape id="_x0000_i1273" type="#_x0000_t75" alt="" style="width:6.7pt;height:11pt" o:ole="">
            <v:imagedata r:id="rId506" o:title=""/>
          </v:shape>
          <o:OLEObject Type="Embed" ProgID="Equation.DSMT4" ShapeID="_x0000_i1273" DrawAspect="Content" ObjectID="_1852641170" r:id="rId507"/>
        </w:object>
      </w:r>
      <w:r w:rsidRPr="00E74C52">
        <w:rPr>
          <w:color w:val="000000" w:themeColor="text1"/>
          <w:highlight w:val="yellow"/>
        </w:rPr>
        <w:t>在整个调度周期内允许的最大累计发电量；</w:t>
      </w:r>
      <w:r w:rsidRPr="00E74C52">
        <w:rPr>
          <w:bCs/>
          <w:color w:val="000000" w:themeColor="text1"/>
          <w:position w:val="-6"/>
          <w:highlight w:val="yellow"/>
        </w:rPr>
        <w:object w:dxaOrig="294" w:dyaOrig="260" w14:anchorId="30FB6792">
          <v:shape id="_x0000_i1274" type="#_x0000_t75" alt="" style="width:14.05pt;height:14.05pt" o:ole="">
            <v:imagedata r:id="rId508" o:title=""/>
          </v:shape>
          <o:OLEObject Type="Embed" ProgID="Equation.DSMT4" ShapeID="_x0000_i1274" DrawAspect="Content" ObjectID="_1852641171" r:id="rId509"/>
        </w:object>
      </w:r>
      <w:r w:rsidRPr="00E74C52">
        <w:rPr>
          <w:color w:val="000000" w:themeColor="text1"/>
          <w:highlight w:val="yellow"/>
        </w:rPr>
        <w:t>为单个调度时段长度。</w:t>
      </w:r>
    </w:p>
    <w:p w14:paraId="228D1832" w14:textId="77777777" w:rsidR="00982588" w:rsidRPr="00E74C52" w:rsidRDefault="00982588" w:rsidP="00982588">
      <w:pPr>
        <w:ind w:firstLine="480"/>
        <w:rPr>
          <w:color w:val="000000" w:themeColor="text1"/>
          <w:highlight w:val="yellow"/>
        </w:rPr>
      </w:pPr>
      <w:r w:rsidRPr="00E74C52">
        <w:rPr>
          <w:color w:val="000000" w:themeColor="text1"/>
          <w:highlight w:val="yellow"/>
        </w:rPr>
        <w:t>当模型采用全年</w:t>
      </w:r>
      <w:r w:rsidRPr="00E74C52">
        <w:rPr>
          <w:color w:val="000000" w:themeColor="text1"/>
          <w:highlight w:val="yellow"/>
        </w:rPr>
        <w:t>8760 h</w:t>
      </w:r>
      <w:r w:rsidRPr="00E74C52">
        <w:rPr>
          <w:color w:val="000000" w:themeColor="text1"/>
          <w:highlight w:val="yellow"/>
        </w:rPr>
        <w:t>生产模拟时，上式可写为：</w:t>
      </w:r>
    </w:p>
    <w:p w14:paraId="19E5F9D4" w14:textId="77777777" w:rsidR="00982588" w:rsidRPr="00E74C52" w:rsidRDefault="00982588" w:rsidP="00982588">
      <w:pPr>
        <w:ind w:firstLine="480"/>
        <w:jc w:val="center"/>
        <w:rPr>
          <w:color w:val="000000" w:themeColor="text1"/>
          <w:highlight w:val="yellow"/>
        </w:rPr>
      </w:pPr>
      <w:r w:rsidRPr="00E74C52">
        <w:rPr>
          <w:bCs/>
          <w:color w:val="000000" w:themeColor="text1"/>
          <w:position w:val="-26"/>
          <w:highlight w:val="yellow"/>
        </w:rPr>
        <w:object w:dxaOrig="1767" w:dyaOrig="620" w14:anchorId="37C1189E">
          <v:shape id="_x0000_i1275" type="#_x0000_t75" alt="" style="width:89.1pt;height:31.1pt" o:ole="">
            <v:imagedata r:id="rId510" o:title=""/>
          </v:shape>
          <o:OLEObject Type="Embed" ProgID="Equation.DSMT4" ShapeID="_x0000_i1275" DrawAspect="Content" ObjectID="_1852641172" r:id="rId511"/>
        </w:object>
      </w:r>
    </w:p>
    <w:p w14:paraId="26AE0552" w14:textId="77777777" w:rsidR="00982588" w:rsidRPr="00F25865" w:rsidRDefault="00982588" w:rsidP="00982588">
      <w:pPr>
        <w:ind w:firstLine="480"/>
        <w:rPr>
          <w:color w:val="000000" w:themeColor="text1"/>
        </w:rPr>
      </w:pPr>
      <w:r w:rsidRPr="00E74C52">
        <w:rPr>
          <w:color w:val="000000" w:themeColor="text1"/>
          <w:highlight w:val="yellow"/>
        </w:rPr>
        <w:t>该约束用于反映年度可利用生物质燃料总量对发电规模的限制。</w:t>
      </w:r>
    </w:p>
    <w:p w14:paraId="7D0EE351" w14:textId="77777777" w:rsidR="00982588" w:rsidRPr="00F25865" w:rsidRDefault="00982588" w:rsidP="00982588">
      <w:pPr>
        <w:ind w:firstLine="482"/>
        <w:rPr>
          <w:b/>
          <w:bCs/>
          <w:color w:val="000000" w:themeColor="text1"/>
        </w:rPr>
      </w:pPr>
      <w:r w:rsidRPr="00F25865">
        <w:rPr>
          <w:b/>
          <w:bCs/>
          <w:color w:val="000000" w:themeColor="text1"/>
        </w:rPr>
        <w:t>三、生物质发电运行成本</w:t>
      </w:r>
    </w:p>
    <w:p w14:paraId="3F339409" w14:textId="77777777" w:rsidR="00982588" w:rsidRPr="00F25865" w:rsidRDefault="00982588" w:rsidP="00982588">
      <w:pPr>
        <w:ind w:firstLine="480"/>
        <w:rPr>
          <w:color w:val="000000" w:themeColor="text1"/>
        </w:rPr>
      </w:pPr>
      <w:r w:rsidRPr="00F25865">
        <w:rPr>
          <w:color w:val="000000" w:themeColor="text1"/>
        </w:rPr>
        <w:t>生物质发电成本采用线性形式，主要包括燃料发电成本和固定运行维护成本，不设置二次燃料成本项和启停成本。</w:t>
      </w:r>
    </w:p>
    <w:p w14:paraId="38C2EF9E" w14:textId="77777777" w:rsidR="00982588" w:rsidRPr="00F25865" w:rsidRDefault="00982588" w:rsidP="00982588">
      <w:pPr>
        <w:ind w:firstLine="482"/>
        <w:rPr>
          <w:b/>
          <w:bCs/>
          <w:color w:val="000000" w:themeColor="text1"/>
        </w:rPr>
      </w:pPr>
      <w:r w:rsidRPr="00F25865">
        <w:rPr>
          <w:b/>
          <w:bCs/>
          <w:color w:val="000000" w:themeColor="text1"/>
        </w:rPr>
        <w:t>（</w:t>
      </w:r>
      <w:r w:rsidRPr="00F25865">
        <w:rPr>
          <w:b/>
          <w:bCs/>
          <w:color w:val="000000" w:themeColor="text1"/>
        </w:rPr>
        <w:t>1</w:t>
      </w:r>
      <w:r w:rsidRPr="00F25865">
        <w:rPr>
          <w:b/>
          <w:bCs/>
          <w:color w:val="000000" w:themeColor="text1"/>
        </w:rPr>
        <w:t>）发电成本</w:t>
      </w:r>
    </w:p>
    <w:p w14:paraId="296F4BC7" w14:textId="77777777" w:rsidR="00982588" w:rsidRPr="00F25865" w:rsidRDefault="00982588" w:rsidP="00982588">
      <w:pPr>
        <w:ind w:firstLine="480"/>
        <w:rPr>
          <w:color w:val="000000" w:themeColor="text1"/>
        </w:rPr>
      </w:pPr>
      <w:r w:rsidRPr="00F25865">
        <w:rPr>
          <w:color w:val="000000" w:themeColor="text1"/>
        </w:rPr>
        <w:t>定义</w:t>
      </w:r>
      <w:r w:rsidRPr="00F25865">
        <w:rPr>
          <w:bCs/>
          <w:color w:val="000000" w:themeColor="text1"/>
          <w:position w:val="-14"/>
        </w:rPr>
        <w:object w:dxaOrig="437" w:dyaOrig="380" w14:anchorId="05DA314E">
          <v:shape id="_x0000_i1276" type="#_x0000_t75" alt="" style="width:21.95pt;height:20.15pt" o:ole="">
            <v:imagedata r:id="rId512" o:title=""/>
          </v:shape>
          <o:OLEObject Type="Embed" ProgID="Equation.DSMT4" ShapeID="_x0000_i1276" DrawAspect="Content" ObjectID="_1852641173" r:id="rId513"/>
        </w:object>
      </w:r>
      <w:r w:rsidRPr="00F25865">
        <w:rPr>
          <w:color w:val="000000" w:themeColor="text1"/>
        </w:rPr>
        <w:t>为生物质机组</w:t>
      </w:r>
      <w:r w:rsidRPr="00F25865">
        <w:rPr>
          <w:bCs/>
          <w:color w:val="000000" w:themeColor="text1"/>
          <w:position w:val="-6"/>
        </w:rPr>
        <w:object w:dxaOrig="146" w:dyaOrig="240" w14:anchorId="1EA230E4">
          <v:shape id="_x0000_i1277" type="#_x0000_t75" style="width:6.7pt;height:11pt" o:ole="">
            <v:imagedata r:id="rId506" o:title=""/>
          </v:shape>
          <o:OLEObject Type="Embed" ProgID="Equation.DSMT4" ShapeID="_x0000_i1277" DrawAspect="Content" ObjectID="_1852641174" r:id="rId514"/>
        </w:object>
      </w:r>
      <w:r w:rsidRPr="00F25865">
        <w:rPr>
          <w:color w:val="000000" w:themeColor="text1"/>
        </w:rPr>
        <w:t>的单位发电成本，则大区域内生物质机组的总发电成本为：</w:t>
      </w:r>
    </w:p>
    <w:p w14:paraId="2DBAE0CB" w14:textId="77777777" w:rsidR="00982588" w:rsidRPr="00F25865" w:rsidRDefault="00982588" w:rsidP="00982588">
      <w:pPr>
        <w:ind w:firstLine="480"/>
        <w:jc w:val="center"/>
        <w:rPr>
          <w:color w:val="000000" w:themeColor="text1"/>
        </w:rPr>
      </w:pPr>
      <w:r w:rsidRPr="00F25865">
        <w:rPr>
          <w:bCs/>
          <w:color w:val="000000" w:themeColor="text1"/>
          <w:position w:val="-32"/>
        </w:rPr>
        <w:object w:dxaOrig="3173" w:dyaOrig="560" w14:anchorId="4F3A4D1B">
          <v:shape id="_x0000_i1278" type="#_x0000_t75" alt="" style="width:158.05pt;height:27.45pt" o:ole="">
            <v:imagedata r:id="rId515" o:title=""/>
          </v:shape>
          <o:OLEObject Type="Embed" ProgID="Equation.DSMT4" ShapeID="_x0000_i1278" DrawAspect="Content" ObjectID="_1852641175" r:id="rId516"/>
        </w:object>
      </w:r>
    </w:p>
    <w:p w14:paraId="754E9ADE" w14:textId="77777777" w:rsidR="00982588" w:rsidRPr="00F25865" w:rsidRDefault="00982588" w:rsidP="00982588">
      <w:pPr>
        <w:ind w:firstLine="482"/>
        <w:rPr>
          <w:b/>
          <w:bCs/>
          <w:color w:val="000000" w:themeColor="text1"/>
        </w:rPr>
      </w:pPr>
      <w:r w:rsidRPr="00F25865">
        <w:rPr>
          <w:b/>
          <w:bCs/>
          <w:color w:val="000000" w:themeColor="text1"/>
        </w:rPr>
        <w:t>（</w:t>
      </w:r>
      <w:r w:rsidRPr="00F25865">
        <w:rPr>
          <w:b/>
          <w:bCs/>
          <w:color w:val="000000" w:themeColor="text1"/>
        </w:rPr>
        <w:t>2</w:t>
      </w:r>
      <w:r w:rsidRPr="00F25865">
        <w:rPr>
          <w:b/>
          <w:bCs/>
          <w:color w:val="000000" w:themeColor="text1"/>
        </w:rPr>
        <w:t>）固定运行维护成本</w:t>
      </w:r>
    </w:p>
    <w:p w14:paraId="63982FA8" w14:textId="77777777" w:rsidR="00982588" w:rsidRPr="00F25865" w:rsidRDefault="00982588" w:rsidP="00982588">
      <w:pPr>
        <w:ind w:firstLine="480"/>
        <w:rPr>
          <w:color w:val="000000" w:themeColor="text1"/>
        </w:rPr>
      </w:pPr>
      <w:r w:rsidRPr="00F25865">
        <w:rPr>
          <w:color w:val="000000" w:themeColor="text1"/>
        </w:rPr>
        <w:t>固定运行维护成本按生物质机组装机容量计算：</w:t>
      </w:r>
    </w:p>
    <w:p w14:paraId="6069275B" w14:textId="77777777" w:rsidR="00982588" w:rsidRPr="00F25865" w:rsidRDefault="00982588" w:rsidP="00982588">
      <w:pPr>
        <w:ind w:firstLine="480"/>
        <w:jc w:val="center"/>
        <w:rPr>
          <w:color w:val="000000" w:themeColor="text1"/>
        </w:rPr>
      </w:pPr>
      <w:r w:rsidRPr="00F25865">
        <w:rPr>
          <w:bCs/>
          <w:color w:val="000000" w:themeColor="text1"/>
          <w:position w:val="-32"/>
        </w:rPr>
        <w:object w:dxaOrig="3019" w:dyaOrig="560" w14:anchorId="0AACDA15">
          <v:shape id="_x0000_i1279" type="#_x0000_t75" alt="" style="width:150.7pt;height:27.45pt" o:ole="">
            <v:imagedata r:id="rId517" o:title=""/>
          </v:shape>
          <o:OLEObject Type="Embed" ProgID="Equation.DSMT4" ShapeID="_x0000_i1279" DrawAspect="Content" ObjectID="_1852641176" r:id="rId518"/>
        </w:object>
      </w:r>
    </w:p>
    <w:p w14:paraId="3D17BA68" w14:textId="77777777" w:rsidR="00982588" w:rsidRPr="00F25865" w:rsidRDefault="00982588" w:rsidP="00982588">
      <w:pPr>
        <w:ind w:firstLine="480"/>
        <w:rPr>
          <w:color w:val="000000" w:themeColor="text1"/>
        </w:rPr>
      </w:pPr>
      <w:r w:rsidRPr="00F25865">
        <w:rPr>
          <w:color w:val="000000" w:themeColor="text1"/>
        </w:rPr>
        <w:t>式中，</w:t>
      </w:r>
      <w:r w:rsidRPr="00F25865">
        <w:rPr>
          <w:bCs/>
          <w:color w:val="000000" w:themeColor="text1"/>
          <w:position w:val="-14"/>
        </w:rPr>
        <w:object w:dxaOrig="667" w:dyaOrig="380" w14:anchorId="2436FFDE">
          <v:shape id="_x0000_i1280" type="#_x0000_t75" alt="" style="width:32.95pt;height:20.15pt" o:ole="">
            <v:imagedata r:id="rId519" o:title=""/>
          </v:shape>
          <o:OLEObject Type="Embed" ProgID="Equation.DSMT4" ShapeID="_x0000_i1280" DrawAspect="Content" ObjectID="_1852641177" r:id="rId520"/>
        </w:object>
      </w:r>
      <w:r w:rsidRPr="00F25865">
        <w:rPr>
          <w:color w:val="000000" w:themeColor="text1"/>
        </w:rPr>
        <w:t>为生物质机组</w:t>
      </w:r>
      <w:r w:rsidRPr="00F25865">
        <w:rPr>
          <w:bCs/>
          <w:color w:val="000000" w:themeColor="text1"/>
          <w:position w:val="-6"/>
        </w:rPr>
        <w:object w:dxaOrig="146" w:dyaOrig="240" w14:anchorId="6D02AFE0">
          <v:shape id="_x0000_i1281" type="#_x0000_t75" style="width:6.7pt;height:11pt" o:ole="">
            <v:imagedata r:id="rId506" o:title=""/>
          </v:shape>
          <o:OLEObject Type="Embed" ProgID="Equation.DSMT4" ShapeID="_x0000_i1281" DrawAspect="Content" ObjectID="_1852641178" r:id="rId521"/>
        </w:object>
      </w:r>
      <w:r w:rsidRPr="00F25865">
        <w:rPr>
          <w:color w:val="000000" w:themeColor="text1"/>
        </w:rPr>
        <w:t>的单位装机容量固定运行维护成本</w:t>
      </w:r>
      <w:r w:rsidRPr="00F25865">
        <w:rPr>
          <w:rFonts w:hint="eastAsia"/>
          <w:color w:val="000000" w:themeColor="text1"/>
        </w:rPr>
        <w:t>；</w:t>
      </w:r>
      <w:r w:rsidRPr="00F25865">
        <w:rPr>
          <w:color w:val="000000" w:themeColor="text1"/>
          <w:position w:val="-14"/>
        </w:rPr>
        <w:object w:dxaOrig="520" w:dyaOrig="380" w14:anchorId="1B22287A">
          <v:shape id="_x0000_i1282" type="#_x0000_t75" style="width:26.25pt;height:18.9pt" o:ole="">
            <v:imagedata r:id="rId522" o:title=""/>
          </v:shape>
          <o:OLEObject Type="Embed" ProgID="Equation.DSMT4" ShapeID="_x0000_i1282" DrawAspect="Content" ObjectID="_1852641179" r:id="rId523"/>
        </w:object>
      </w:r>
      <w:r w:rsidRPr="00F25865">
        <w:rPr>
          <w:rFonts w:hint="eastAsia"/>
          <w:color w:val="000000" w:themeColor="text1"/>
        </w:rPr>
        <w:t>为</w:t>
      </w:r>
      <w:r w:rsidRPr="00F25865">
        <w:rPr>
          <w:color w:val="000000" w:themeColor="text1"/>
        </w:rPr>
        <w:t>生物质机组</w:t>
      </w:r>
      <w:r w:rsidRPr="00F25865">
        <w:rPr>
          <w:bCs/>
          <w:color w:val="000000" w:themeColor="text1"/>
          <w:position w:val="-6"/>
        </w:rPr>
        <w:object w:dxaOrig="146" w:dyaOrig="240" w14:anchorId="08778CCB">
          <v:shape id="_x0000_i1283" type="#_x0000_t75" style="width:6.7pt;height:11pt" o:ole="">
            <v:imagedata r:id="rId506" o:title=""/>
          </v:shape>
          <o:OLEObject Type="Embed" ProgID="Equation.DSMT4" ShapeID="_x0000_i1283" DrawAspect="Content" ObjectID="_1852641180" r:id="rId524"/>
        </w:object>
      </w:r>
      <w:r w:rsidRPr="00F25865">
        <w:rPr>
          <w:color w:val="000000" w:themeColor="text1"/>
        </w:rPr>
        <w:t>的</w:t>
      </w:r>
      <w:r w:rsidRPr="00F25865">
        <w:rPr>
          <w:rFonts w:hint="eastAsia"/>
          <w:color w:val="000000" w:themeColor="text1"/>
        </w:rPr>
        <w:t>装机容量</w:t>
      </w:r>
      <w:r w:rsidRPr="00F25865">
        <w:rPr>
          <w:color w:val="000000" w:themeColor="text1"/>
        </w:rPr>
        <w:t>。</w:t>
      </w:r>
    </w:p>
    <w:p w14:paraId="5256F448" w14:textId="77777777" w:rsidR="00982588" w:rsidRPr="00F25865" w:rsidRDefault="00982588" w:rsidP="00982588">
      <w:pPr>
        <w:ind w:firstLine="480"/>
        <w:rPr>
          <w:color w:val="000000" w:themeColor="text1"/>
        </w:rPr>
      </w:pPr>
      <w:r w:rsidRPr="00F25865">
        <w:rPr>
          <w:color w:val="000000" w:themeColor="text1"/>
        </w:rPr>
        <w:t>因此，大区域</w:t>
      </w:r>
      <w:r w:rsidRPr="00F25865">
        <w:rPr>
          <w:bCs/>
          <w:color w:val="000000" w:themeColor="text1"/>
          <w:position w:val="-6"/>
        </w:rPr>
        <w:object w:dxaOrig="190" w:dyaOrig="200" w14:anchorId="6D60EB42">
          <v:shape id="_x0000_i1284" type="#_x0000_t75" alt="" style="width:8.55pt;height:9.75pt" o:ole="">
            <v:imagedata r:id="rId525" o:title=""/>
          </v:shape>
          <o:OLEObject Type="Embed" ProgID="Equation.DSMT4" ShapeID="_x0000_i1284" DrawAspect="Content" ObjectID="_1852641181" r:id="rId526"/>
        </w:object>
      </w:r>
      <w:r w:rsidRPr="00F25865">
        <w:rPr>
          <w:color w:val="000000" w:themeColor="text1"/>
        </w:rPr>
        <w:t>内生物质机组总运行成本为：</w:t>
      </w:r>
    </w:p>
    <w:p w14:paraId="6CE65973" w14:textId="77777777" w:rsidR="00982588" w:rsidRPr="00F25865" w:rsidRDefault="00982588" w:rsidP="00982588">
      <w:pPr>
        <w:ind w:firstLine="480"/>
        <w:jc w:val="center"/>
        <w:rPr>
          <w:color w:val="000000" w:themeColor="text1"/>
        </w:rPr>
      </w:pPr>
      <w:r w:rsidRPr="00F25865">
        <w:rPr>
          <w:bCs/>
          <w:color w:val="000000" w:themeColor="text1"/>
          <w:position w:val="-10"/>
        </w:rPr>
        <w:object w:dxaOrig="2010" w:dyaOrig="340" w14:anchorId="3A2E46ED">
          <v:shape id="_x0000_i1285" type="#_x0000_t75" alt="" style="width:101.3pt;height:16.45pt" o:ole="">
            <v:imagedata r:id="rId527" o:title=""/>
          </v:shape>
          <o:OLEObject Type="Embed" ProgID="Equation.DSMT4" ShapeID="_x0000_i1285" DrawAspect="Content" ObjectID="_1852641182" r:id="rId528"/>
        </w:object>
      </w:r>
    </w:p>
    <w:p w14:paraId="5C02952D" w14:textId="77777777" w:rsidR="00982588" w:rsidRPr="00F25865" w:rsidRDefault="00982588" w:rsidP="00982588">
      <w:pPr>
        <w:ind w:firstLine="480"/>
        <w:rPr>
          <w:color w:val="000000" w:themeColor="text1"/>
        </w:rPr>
      </w:pPr>
      <w:r w:rsidRPr="00F25865">
        <w:rPr>
          <w:color w:val="000000" w:themeColor="text1"/>
        </w:rPr>
        <w:t>即：</w:t>
      </w:r>
    </w:p>
    <w:p w14:paraId="6A21B7B0" w14:textId="77777777" w:rsidR="00982588" w:rsidRPr="00F25865" w:rsidRDefault="00982588" w:rsidP="00982588">
      <w:pPr>
        <w:ind w:firstLine="480"/>
        <w:jc w:val="center"/>
        <w:rPr>
          <w:color w:val="000000" w:themeColor="text1"/>
        </w:rPr>
      </w:pPr>
      <w:r w:rsidRPr="00F25865">
        <w:rPr>
          <w:bCs/>
          <w:color w:val="000000" w:themeColor="text1"/>
          <w:position w:val="-32"/>
        </w:rPr>
        <w:object w:dxaOrig="5240" w:dyaOrig="560" w14:anchorId="1C63C6FE">
          <v:shape id="_x0000_i1286" type="#_x0000_t75" alt="" style="width:260.55pt;height:27.45pt" o:ole="">
            <v:imagedata r:id="rId529" o:title=""/>
          </v:shape>
          <o:OLEObject Type="Embed" ProgID="Equation.DSMT4" ShapeID="_x0000_i1286" DrawAspect="Content" ObjectID="_1852641183" r:id="rId530"/>
        </w:object>
      </w:r>
    </w:p>
    <w:p w14:paraId="5B8CBCA2" w14:textId="77777777" w:rsidR="00914B8A" w:rsidRPr="00E244B2" w:rsidRDefault="009172C7">
      <w:pPr>
        <w:pStyle w:val="3"/>
        <w:rPr>
          <w:rFonts w:hint="default"/>
          <w:color w:val="000000" w:themeColor="text1"/>
        </w:rPr>
      </w:pPr>
      <w:r w:rsidRPr="00E244B2">
        <w:rPr>
          <w:rFonts w:hint="default"/>
          <w:color w:val="000000" w:themeColor="text1"/>
        </w:rPr>
        <w:t>径流式水电运行模型</w:t>
      </w:r>
    </w:p>
    <w:p w14:paraId="748D6C96" w14:textId="77777777" w:rsidR="00E77860" w:rsidRPr="00E244B2" w:rsidRDefault="00E77860" w:rsidP="00E77860">
      <w:pPr>
        <w:ind w:firstLine="482"/>
        <w:rPr>
          <w:b/>
          <w:bCs/>
          <w:color w:val="000000" w:themeColor="text1"/>
        </w:rPr>
      </w:pPr>
      <w:r w:rsidRPr="00E244B2">
        <w:rPr>
          <w:b/>
          <w:bCs/>
          <w:color w:val="000000" w:themeColor="text1"/>
        </w:rPr>
        <w:t>一、物理过程</w:t>
      </w:r>
    </w:p>
    <w:p w14:paraId="4EE11C12" w14:textId="77777777" w:rsidR="00EA34BF" w:rsidRPr="00E244B2" w:rsidRDefault="00EA34BF" w:rsidP="00EA34BF">
      <w:pPr>
        <w:ind w:firstLine="480"/>
        <w:rPr>
          <w:color w:val="000000" w:themeColor="text1"/>
        </w:rPr>
      </w:pPr>
      <w:r w:rsidRPr="00E244B2">
        <w:rPr>
          <w:color w:val="000000" w:themeColor="text1"/>
        </w:rPr>
        <w:t>径流式水电站主要利用天然河流径流进行发电，其基本能量转换过程包括：</w:t>
      </w:r>
    </w:p>
    <w:p w14:paraId="2CFEBADA" w14:textId="77777777" w:rsidR="00EA34BF" w:rsidRPr="00E244B2" w:rsidRDefault="00EA34BF" w:rsidP="00EA34BF">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）河流径流进入水电站，将水流的重力势能转化为水流动能；</w:t>
      </w:r>
    </w:p>
    <w:p w14:paraId="43530EA4" w14:textId="77777777" w:rsidR="00EA34BF" w:rsidRPr="00E244B2" w:rsidRDefault="00EA34BF" w:rsidP="00EA34BF">
      <w:pPr>
        <w:ind w:firstLine="480"/>
        <w:rPr>
          <w:color w:val="000000" w:themeColor="text1"/>
        </w:rPr>
      </w:pPr>
      <w:r w:rsidRPr="00E244B2">
        <w:rPr>
          <w:color w:val="000000" w:themeColor="text1"/>
        </w:rPr>
        <w:t>（</w:t>
      </w:r>
      <w:r w:rsidRPr="00E244B2">
        <w:rPr>
          <w:color w:val="000000" w:themeColor="text1"/>
        </w:rPr>
        <w:t>2</w:t>
      </w:r>
      <w:r w:rsidRPr="00E244B2">
        <w:rPr>
          <w:color w:val="000000" w:themeColor="text1"/>
        </w:rPr>
        <w:t>）水流推动水轮机旋转，将水能转化为机械能；</w:t>
      </w:r>
    </w:p>
    <w:p w14:paraId="6465946D" w14:textId="77777777" w:rsidR="00EA34BF" w:rsidRPr="00E244B2" w:rsidRDefault="00EA34BF" w:rsidP="00EA34BF">
      <w:pPr>
        <w:ind w:firstLine="480"/>
        <w:rPr>
          <w:color w:val="000000" w:themeColor="text1"/>
        </w:rPr>
      </w:pPr>
      <w:r w:rsidRPr="00E244B2">
        <w:rPr>
          <w:color w:val="000000" w:themeColor="text1"/>
        </w:rPr>
        <w:t>（</w:t>
      </w:r>
      <w:r w:rsidRPr="00E244B2">
        <w:rPr>
          <w:color w:val="000000" w:themeColor="text1"/>
        </w:rPr>
        <w:t>3</w:t>
      </w:r>
      <w:r w:rsidRPr="00E244B2">
        <w:rPr>
          <w:color w:val="000000" w:themeColor="text1"/>
        </w:rPr>
        <w:t>）水轮机驱动同步发电机旋转，将机械能转化为电能。</w:t>
      </w:r>
    </w:p>
    <w:p w14:paraId="27FBF430" w14:textId="77777777" w:rsidR="00EA34BF" w:rsidRPr="00E244B2" w:rsidRDefault="00EA34BF" w:rsidP="00EA34BF">
      <w:pPr>
        <w:ind w:firstLine="480"/>
        <w:rPr>
          <w:color w:val="000000" w:themeColor="text1"/>
        </w:rPr>
      </w:pPr>
      <w:r w:rsidRPr="00E244B2">
        <w:rPr>
          <w:color w:val="000000" w:themeColor="text1"/>
        </w:rPr>
        <w:t>在大区域统一优化框架下，设</w:t>
      </w:r>
      <w:r w:rsidRPr="00E244B2">
        <w:rPr>
          <w:rFonts w:hint="eastAsia"/>
          <w:color w:val="000000" w:themeColor="text1"/>
          <w:position w:val="-6"/>
        </w:rPr>
        <w:object w:dxaOrig="200" w:dyaOrig="220" w14:anchorId="4264BFC0">
          <v:shape id="_x0000_i1287" type="#_x0000_t75" style="width:9.75pt;height:11pt" o:ole="">
            <v:imagedata r:id="rId531" o:title=""/>
          </v:shape>
          <o:OLEObject Type="Embed" ProgID="Equation.DSMT4" ShapeID="_x0000_i1287" DrawAspect="Content" ObjectID="_1852641184" r:id="rId532"/>
        </w:object>
      </w:r>
      <w:r w:rsidRPr="00E244B2">
        <w:rPr>
          <w:color w:val="000000" w:themeColor="text1"/>
        </w:rPr>
        <w:t>为研究的大区域，</w:t>
      </w:r>
      <w:r w:rsidRPr="00E244B2">
        <w:rPr>
          <w:rFonts w:hint="eastAsia"/>
          <w:color w:val="000000" w:themeColor="text1"/>
          <w:position w:val="-12"/>
        </w:rPr>
        <w:object w:dxaOrig="740" w:dyaOrig="380" w14:anchorId="2E1D025E">
          <v:shape id="_x0000_i1288" type="#_x0000_t75" style="width:36.6pt;height:20.15pt" o:ole="">
            <v:imagedata r:id="rId533" o:title=""/>
          </v:shape>
          <o:OLEObject Type="Embed" ProgID="Equation.DSMT4" ShapeID="_x0000_i1288" DrawAspect="Content" ObjectID="_1852641185" r:id="rId534"/>
        </w:object>
      </w:r>
      <w:r w:rsidRPr="00E244B2">
        <w:rPr>
          <w:color w:val="000000" w:themeColor="text1"/>
        </w:rPr>
        <w:t>为区域</w:t>
      </w:r>
      <w:r w:rsidRPr="00E244B2">
        <w:rPr>
          <w:rFonts w:hint="eastAsia"/>
          <w:color w:val="000000" w:themeColor="text1"/>
          <w:position w:val="-6"/>
        </w:rPr>
        <w:object w:dxaOrig="220" w:dyaOrig="220" w14:anchorId="29F08CEB">
          <v:shape id="_x0000_i1289" type="#_x0000_t75" style="width:11pt;height:11pt" o:ole="">
            <v:imagedata r:id="rId535" o:title=""/>
          </v:shape>
          <o:OLEObject Type="Embed" ProgID="Equation.DSMT4" ShapeID="_x0000_i1289" DrawAspect="Content" ObjectID="_1852641186" r:id="rId536"/>
        </w:object>
      </w:r>
      <w:r w:rsidRPr="00E244B2">
        <w:rPr>
          <w:color w:val="000000" w:themeColor="text1"/>
        </w:rPr>
        <w:t>内的省份，</w:t>
      </w:r>
      <w:r w:rsidRPr="00E244B2">
        <w:rPr>
          <w:rFonts w:hint="eastAsia"/>
          <w:color w:val="000000" w:themeColor="text1"/>
          <w:position w:val="-14"/>
        </w:rPr>
        <w:object w:dxaOrig="700" w:dyaOrig="400" w14:anchorId="0C5AD2C4">
          <v:shape id="_x0000_i1290" type="#_x0000_t75" style="width:36.6pt;height:20.15pt" o:ole="">
            <v:imagedata r:id="rId537" o:title=""/>
          </v:shape>
          <o:OLEObject Type="Embed" ProgID="Equation.DSMT4" ShapeID="_x0000_i1290" DrawAspect="Content" ObjectID="_1852641187" r:id="rId538"/>
        </w:object>
      </w:r>
      <w:r w:rsidRPr="00E244B2">
        <w:rPr>
          <w:color w:val="000000" w:themeColor="text1"/>
        </w:rPr>
        <w:t>为省份</w:t>
      </w:r>
      <w:r w:rsidRPr="00E244B2">
        <w:rPr>
          <w:rFonts w:hint="eastAsia"/>
          <w:color w:val="000000" w:themeColor="text1"/>
          <w:position w:val="-10"/>
        </w:rPr>
        <w:object w:dxaOrig="260" w:dyaOrig="260" w14:anchorId="13544FF2">
          <v:shape id="_x0000_i1291" type="#_x0000_t75" style="width:12.8pt;height:12.8pt" o:ole="">
            <v:imagedata r:id="rId539" o:title=""/>
          </v:shape>
          <o:OLEObject Type="Embed" ProgID="Equation.DSMT4" ShapeID="_x0000_i1291" DrawAspect="Content" ObjectID="_1852641188" r:id="rId540"/>
        </w:object>
      </w:r>
      <w:r w:rsidRPr="00E244B2">
        <w:rPr>
          <w:color w:val="000000" w:themeColor="text1"/>
        </w:rPr>
        <w:t>内的供需平衡分区，</w:t>
      </w:r>
      <w:r w:rsidRPr="00E244B2">
        <w:rPr>
          <w:rFonts w:hint="eastAsia"/>
          <w:color w:val="000000" w:themeColor="text1"/>
          <w:position w:val="-14"/>
        </w:rPr>
        <w:object w:dxaOrig="980" w:dyaOrig="400" w14:anchorId="248BA6DF">
          <v:shape id="_x0000_i1292" type="#_x0000_t75" style="width:50.05pt;height:20.15pt" o:ole="">
            <v:imagedata r:id="rId541" o:title=""/>
          </v:shape>
          <o:OLEObject Type="Embed" ProgID="Equation.DSMT4" ShapeID="_x0000_i1292" DrawAspect="Content" ObjectID="_1852641189" r:id="rId542"/>
        </w:object>
      </w:r>
      <w:r w:rsidRPr="00E244B2">
        <w:rPr>
          <w:color w:val="000000" w:themeColor="text1"/>
        </w:rPr>
        <w:t>为省份</w:t>
      </w:r>
      <w:r w:rsidRPr="00E244B2">
        <w:rPr>
          <w:rFonts w:hint="eastAsia"/>
          <w:color w:val="000000" w:themeColor="text1"/>
          <w:position w:val="-10"/>
        </w:rPr>
        <w:object w:dxaOrig="240" w:dyaOrig="260" w14:anchorId="1C8D7615">
          <v:shape id="_x0000_i1293" type="#_x0000_t75" style="width:11pt;height:12.8pt" o:ole="">
            <v:imagedata r:id="rId543" o:title=""/>
          </v:shape>
          <o:OLEObject Type="Embed" ProgID="Equation.DSMT4" ShapeID="_x0000_i1293" DrawAspect="Content" ObjectID="_1852641190" r:id="rId544"/>
        </w:object>
      </w:r>
      <w:r w:rsidRPr="00E244B2">
        <w:rPr>
          <w:color w:val="000000" w:themeColor="text1"/>
        </w:rPr>
        <w:t>的分区</w:t>
      </w:r>
      <w:r w:rsidRPr="00E244B2">
        <w:rPr>
          <w:rFonts w:hint="eastAsia"/>
          <w:color w:val="000000" w:themeColor="text1"/>
          <w:position w:val="-4"/>
        </w:rPr>
        <w:object w:dxaOrig="180" w:dyaOrig="200" w14:anchorId="79F7B886">
          <v:shape id="_x0000_i1294" type="#_x0000_t75" style="width:7.95pt;height:9.75pt" o:ole="">
            <v:imagedata r:id="rId545" o:title=""/>
          </v:shape>
          <o:OLEObject Type="Embed" ProgID="Equation.DSMT4" ShapeID="_x0000_i1294" DrawAspect="Content" ObjectID="_1852641191" r:id="rId546"/>
        </w:object>
      </w:r>
      <w:r w:rsidRPr="00E244B2">
        <w:rPr>
          <w:color w:val="000000" w:themeColor="text1"/>
        </w:rPr>
        <w:t>内的径流式水电</w:t>
      </w:r>
      <w:r w:rsidRPr="00E244B2">
        <w:rPr>
          <w:color w:val="000000" w:themeColor="text1"/>
        </w:rPr>
        <w:lastRenderedPageBreak/>
        <w:t>机组，</w:t>
      </w:r>
      <w:r w:rsidRPr="00E244B2">
        <w:rPr>
          <w:rFonts w:hint="eastAsia"/>
          <w:color w:val="000000" w:themeColor="text1"/>
          <w:position w:val="-6"/>
        </w:rPr>
        <w:object w:dxaOrig="520" w:dyaOrig="279" w14:anchorId="2F6EF606">
          <v:shape id="_x0000_i1295" type="#_x0000_t75" style="width:26.25pt;height:14.05pt" o:ole="">
            <v:imagedata r:id="rId547" o:title=""/>
          </v:shape>
          <o:OLEObject Type="Embed" ProgID="Equation.DSMT4" ShapeID="_x0000_i1295" DrawAspect="Content" ObjectID="_1852641192" r:id="rId548"/>
        </w:object>
      </w:r>
      <w:r w:rsidRPr="00E244B2">
        <w:rPr>
          <w:color w:val="000000" w:themeColor="text1"/>
        </w:rPr>
        <w:t>为调度时段。</w:t>
      </w:r>
    </w:p>
    <w:p w14:paraId="700D920B" w14:textId="77777777" w:rsidR="0094281A" w:rsidRPr="00E244B2" w:rsidRDefault="0094281A" w:rsidP="0094281A">
      <w:pPr>
        <w:ind w:firstLine="482"/>
        <w:rPr>
          <w:b/>
          <w:bCs/>
          <w:color w:val="000000" w:themeColor="text1"/>
        </w:rPr>
      </w:pPr>
      <w:r w:rsidRPr="00E244B2">
        <w:rPr>
          <w:b/>
          <w:bCs/>
          <w:color w:val="000000" w:themeColor="text1"/>
        </w:rPr>
        <w:t>二、运行约束</w:t>
      </w:r>
    </w:p>
    <w:p w14:paraId="04ED5AC9" w14:textId="77777777" w:rsidR="0094281A" w:rsidRPr="00E244B2" w:rsidRDefault="0094281A" w:rsidP="0094281A">
      <w:pPr>
        <w:ind w:firstLine="480"/>
        <w:rPr>
          <w:color w:val="000000" w:themeColor="text1"/>
        </w:rPr>
      </w:pPr>
      <w:r w:rsidRPr="00E244B2">
        <w:rPr>
          <w:color w:val="000000" w:themeColor="text1"/>
        </w:rPr>
        <w:t>对于大区域</w:t>
      </w:r>
      <w:r w:rsidRPr="00E244B2">
        <w:rPr>
          <w:rFonts w:hint="eastAsia"/>
          <w:color w:val="000000" w:themeColor="text1"/>
          <w:position w:val="-6"/>
        </w:rPr>
        <w:object w:dxaOrig="200" w:dyaOrig="220" w14:anchorId="02A7ED79">
          <v:shape id="_x0000_i1296" type="#_x0000_t75" style="width:9.75pt;height:11pt" o:ole="">
            <v:imagedata r:id="rId531" o:title=""/>
          </v:shape>
          <o:OLEObject Type="Embed" ProgID="Equation.DSMT4" ShapeID="_x0000_i1296" DrawAspect="Content" ObjectID="_1852641193" r:id="rId549"/>
        </w:object>
      </w:r>
      <w:r w:rsidRPr="00E244B2">
        <w:rPr>
          <w:color w:val="000000" w:themeColor="text1"/>
        </w:rPr>
        <w:t>内省份</w:t>
      </w:r>
      <w:r w:rsidRPr="00E244B2">
        <w:rPr>
          <w:rFonts w:hint="eastAsia"/>
          <w:color w:val="000000" w:themeColor="text1"/>
          <w:position w:val="-10"/>
        </w:rPr>
        <w:object w:dxaOrig="260" w:dyaOrig="260" w14:anchorId="7F4DE8E2">
          <v:shape id="_x0000_i1297" type="#_x0000_t75" style="width:12.8pt;height:12.8pt" o:ole="">
            <v:imagedata r:id="rId550" o:title=""/>
          </v:shape>
          <o:OLEObject Type="Embed" ProgID="Equation.DSMT4" ShapeID="_x0000_i1297" DrawAspect="Content" ObjectID="_1852641194" r:id="rId551"/>
        </w:object>
      </w:r>
      <w:r w:rsidRPr="00E244B2">
        <w:rPr>
          <w:color w:val="000000" w:themeColor="text1"/>
        </w:rPr>
        <w:t>的分区</w:t>
      </w:r>
      <w:r w:rsidRPr="00E244B2">
        <w:rPr>
          <w:rFonts w:hint="eastAsia"/>
          <w:color w:val="000000" w:themeColor="text1"/>
          <w:position w:val="-6"/>
        </w:rPr>
        <w:object w:dxaOrig="200" w:dyaOrig="220" w14:anchorId="6AEC3391">
          <v:shape id="_x0000_i1298" type="#_x0000_t75" style="width:9.75pt;height:11pt" o:ole="">
            <v:imagedata r:id="rId552" o:title=""/>
          </v:shape>
          <o:OLEObject Type="Embed" ProgID="Equation.DSMT4" ShapeID="_x0000_i1298" DrawAspect="Content" ObjectID="_1852641195" r:id="rId553"/>
        </w:object>
      </w:r>
      <w:r w:rsidRPr="00E244B2">
        <w:rPr>
          <w:color w:val="000000" w:themeColor="text1"/>
        </w:rPr>
        <w:t>中任意径流式水电机组</w:t>
      </w:r>
      <w:r w:rsidRPr="00E244B2">
        <w:rPr>
          <w:rFonts w:hint="eastAsia"/>
          <w:color w:val="000000" w:themeColor="text1"/>
          <w:position w:val="-6"/>
        </w:rPr>
        <w:object w:dxaOrig="160" w:dyaOrig="260" w14:anchorId="02833033">
          <v:shape id="_x0000_i1299" type="#_x0000_t75" style="width:9.15pt;height:12.8pt" o:ole="">
            <v:imagedata r:id="rId554" o:title=""/>
          </v:shape>
          <o:OLEObject Type="Embed" ProgID="Equation.DSMT4" ShapeID="_x0000_i1299" DrawAspect="Content" ObjectID="_1852641196" r:id="rId555"/>
        </w:object>
      </w:r>
      <w:r w:rsidRPr="00E244B2">
        <w:rPr>
          <w:color w:val="000000" w:themeColor="text1"/>
        </w:rPr>
        <w:t>，其在时段</w:t>
      </w:r>
      <w:r w:rsidRPr="00E244B2">
        <w:rPr>
          <w:rFonts w:hint="eastAsia"/>
          <w:color w:val="000000" w:themeColor="text1"/>
          <w:position w:val="-6"/>
        </w:rPr>
        <w:object w:dxaOrig="139" w:dyaOrig="240" w14:anchorId="7DDCC501">
          <v:shape id="_x0000_i1300" type="#_x0000_t75" style="width:6.7pt;height:11pt" o:ole="">
            <v:imagedata r:id="rId556" o:title=""/>
          </v:shape>
          <o:OLEObject Type="Embed" ProgID="Equation.DSMT4" ShapeID="_x0000_i1300" DrawAspect="Content" ObjectID="_1852641197" r:id="rId557"/>
        </w:object>
      </w:r>
      <w:r w:rsidRPr="00E244B2">
        <w:rPr>
          <w:color w:val="000000" w:themeColor="text1"/>
        </w:rPr>
        <w:t>的实际有功出力应位于强迫出力和预想出力之间：</w:t>
      </w:r>
    </w:p>
    <w:p w14:paraId="20C07C2E" w14:textId="77777777" w:rsidR="0094281A" w:rsidRPr="00E244B2" w:rsidRDefault="0094281A" w:rsidP="0094281A">
      <w:pPr>
        <w:pStyle w:val="MTDisplayEquation"/>
        <w:rPr>
          <w:color w:val="000000" w:themeColor="text1"/>
        </w:rPr>
      </w:pPr>
      <w:r w:rsidRPr="00E244B2">
        <w:rPr>
          <w:rFonts w:hint="eastAsia"/>
          <w:color w:val="000000" w:themeColor="text1"/>
        </w:rPr>
        <w:tab/>
      </w:r>
      <w:r w:rsidRPr="00E244B2">
        <w:rPr>
          <w:rFonts w:hint="eastAsia"/>
          <w:color w:val="000000" w:themeColor="text1"/>
          <w:position w:val="-14"/>
        </w:rPr>
        <w:object w:dxaOrig="6200" w:dyaOrig="400" w14:anchorId="197EA537">
          <v:shape id="_x0000_i1301" type="#_x0000_t75" style="width:311.8pt;height:20.15pt" o:ole="">
            <v:imagedata r:id="rId558" o:title=""/>
          </v:shape>
          <o:OLEObject Type="Embed" ProgID="Equation.DSMT4" ShapeID="_x0000_i1301" DrawAspect="Content" ObjectID="_1852641198" r:id="rId559"/>
        </w:object>
      </w:r>
    </w:p>
    <w:p w14:paraId="1368BC2B" w14:textId="55385BB4" w:rsidR="0094281A" w:rsidRPr="00E244B2" w:rsidRDefault="0094281A" w:rsidP="0094281A">
      <w:pPr>
        <w:ind w:firstLine="480"/>
        <w:rPr>
          <w:color w:val="000000" w:themeColor="text1"/>
        </w:rPr>
      </w:pPr>
      <w:r w:rsidRPr="00E244B2">
        <w:rPr>
          <w:color w:val="000000" w:themeColor="text1"/>
        </w:rPr>
        <w:t>式中，</w:t>
      </w:r>
      <w:r w:rsidRPr="00E244B2">
        <w:rPr>
          <w:rFonts w:hint="eastAsia"/>
          <w:color w:val="000000" w:themeColor="text1"/>
          <w:position w:val="-14"/>
        </w:rPr>
        <w:object w:dxaOrig="660" w:dyaOrig="400" w14:anchorId="2A94DE1D">
          <v:shape id="_x0000_i1302" type="#_x0000_t75" style="width:33.55pt;height:20.15pt" o:ole="">
            <v:imagedata r:id="rId560" o:title=""/>
          </v:shape>
          <o:OLEObject Type="Embed" ProgID="Equation.DSMT4" ShapeID="_x0000_i1302" DrawAspect="Content" ObjectID="_1852641199" r:id="rId561"/>
        </w:object>
      </w:r>
      <w:r w:rsidRPr="00E244B2">
        <w:rPr>
          <w:color w:val="000000" w:themeColor="text1"/>
        </w:rPr>
        <w:t>为省份</w:t>
      </w:r>
      <w:r w:rsidRPr="00E244B2">
        <w:rPr>
          <w:rFonts w:hint="eastAsia"/>
          <w:color w:val="000000" w:themeColor="text1"/>
          <w:position w:val="-10"/>
        </w:rPr>
        <w:object w:dxaOrig="240" w:dyaOrig="260" w14:anchorId="2C19BBAE">
          <v:shape id="_x0000_i1303" type="#_x0000_t75" style="width:11pt;height:12.8pt" o:ole="">
            <v:imagedata r:id="rId562" o:title=""/>
          </v:shape>
          <o:OLEObject Type="Embed" ProgID="Equation.DSMT4" ShapeID="_x0000_i1303" DrawAspect="Content" ObjectID="_1852641200" r:id="rId563"/>
        </w:object>
      </w:r>
      <w:r w:rsidRPr="00E244B2">
        <w:rPr>
          <w:color w:val="000000" w:themeColor="text1"/>
        </w:rPr>
        <w:t>的分区</w:t>
      </w:r>
      <w:r w:rsidRPr="00E244B2">
        <w:rPr>
          <w:rFonts w:hint="eastAsia"/>
          <w:color w:val="000000" w:themeColor="text1"/>
          <w:position w:val="-4"/>
        </w:rPr>
        <w:object w:dxaOrig="180" w:dyaOrig="200" w14:anchorId="7241BE13">
          <v:shape id="_x0000_i1304" type="#_x0000_t75" style="width:7.95pt;height:9.75pt" o:ole="">
            <v:imagedata r:id="rId564" o:title=""/>
          </v:shape>
          <o:OLEObject Type="Embed" ProgID="Equation.DSMT4" ShapeID="_x0000_i1304" DrawAspect="Content" ObjectID="_1852641201" r:id="rId565"/>
        </w:object>
      </w:r>
      <w:r w:rsidRPr="00E244B2">
        <w:rPr>
          <w:color w:val="000000" w:themeColor="text1"/>
        </w:rPr>
        <w:t>内径流式水电机组</w:t>
      </w:r>
      <w:r w:rsidRPr="00E244B2">
        <w:rPr>
          <w:rFonts w:hint="eastAsia"/>
          <w:color w:val="000000" w:themeColor="text1"/>
          <w:position w:val="-6"/>
        </w:rPr>
        <w:object w:dxaOrig="139" w:dyaOrig="260" w14:anchorId="5F25E420">
          <v:shape id="_x0000_i1305" type="#_x0000_t75" style="width:6.7pt;height:12.8pt" o:ole="">
            <v:imagedata r:id="rId566" o:title=""/>
          </v:shape>
          <o:OLEObject Type="Embed" ProgID="Equation.DSMT4" ShapeID="_x0000_i1305" DrawAspect="Content" ObjectID="_1852641202" r:id="rId567"/>
        </w:object>
      </w:r>
      <w:r w:rsidRPr="00E244B2">
        <w:rPr>
          <w:color w:val="000000" w:themeColor="text1"/>
        </w:rPr>
        <w:t>在时段</w:t>
      </w:r>
      <w:r w:rsidRPr="00E244B2">
        <w:rPr>
          <w:rFonts w:hint="eastAsia"/>
          <w:color w:val="000000" w:themeColor="text1"/>
          <w:position w:val="-6"/>
        </w:rPr>
        <w:object w:dxaOrig="139" w:dyaOrig="240" w14:anchorId="4BAD77F7">
          <v:shape id="_x0000_i1306" type="#_x0000_t75" style="width:6.7pt;height:11pt" o:ole="">
            <v:imagedata r:id="rId568" o:title=""/>
          </v:shape>
          <o:OLEObject Type="Embed" ProgID="Equation.DSMT4" ShapeID="_x0000_i1306" DrawAspect="Content" ObjectID="_1852641203" r:id="rId569"/>
        </w:object>
      </w:r>
      <w:r w:rsidRPr="00E244B2">
        <w:rPr>
          <w:color w:val="000000" w:themeColor="text1"/>
        </w:rPr>
        <w:t>的实际有功出力；</w:t>
      </w:r>
      <w:r w:rsidRPr="00E244B2">
        <w:rPr>
          <w:rFonts w:hint="eastAsia"/>
          <w:color w:val="000000" w:themeColor="text1"/>
          <w:position w:val="-14"/>
        </w:rPr>
        <w:object w:dxaOrig="880" w:dyaOrig="400" w14:anchorId="58E01E7D">
          <v:shape id="_x0000_i1307" type="#_x0000_t75" style="width:45.75pt;height:20.15pt" o:ole="">
            <v:imagedata r:id="rId570" o:title=""/>
          </v:shape>
          <o:OLEObject Type="Embed" ProgID="Equation.DSMT4" ShapeID="_x0000_i1307" DrawAspect="Content" ObjectID="_1852641204" r:id="rId571"/>
        </w:object>
      </w:r>
      <w:r w:rsidRPr="00E244B2">
        <w:rPr>
          <w:color w:val="000000" w:themeColor="text1"/>
        </w:rPr>
        <w:t>为该机组在时段</w:t>
      </w:r>
      <w:r w:rsidRPr="00E244B2">
        <w:rPr>
          <w:rFonts w:hint="eastAsia"/>
          <w:color w:val="000000" w:themeColor="text1"/>
          <w:position w:val="-6"/>
        </w:rPr>
        <w:object w:dxaOrig="139" w:dyaOrig="240" w14:anchorId="28FE807F">
          <v:shape id="_x0000_i1308" type="#_x0000_t75" style="width:6.7pt;height:11pt" o:ole="">
            <v:imagedata r:id="rId556" o:title=""/>
          </v:shape>
          <o:OLEObject Type="Embed" ProgID="Equation.DSMT4" ShapeID="_x0000_i1308" DrawAspect="Content" ObjectID="_1852641205" r:id="rId572"/>
        </w:object>
      </w:r>
      <w:r w:rsidRPr="00E244B2">
        <w:rPr>
          <w:color w:val="000000" w:themeColor="text1"/>
        </w:rPr>
        <w:t>的强迫出力；</w:t>
      </w:r>
      <w:r w:rsidRPr="00E244B2">
        <w:rPr>
          <w:rFonts w:hint="eastAsia"/>
          <w:color w:val="000000" w:themeColor="text1"/>
          <w:position w:val="-14"/>
        </w:rPr>
        <w:object w:dxaOrig="920" w:dyaOrig="400" w14:anchorId="46944EDE">
          <v:shape id="_x0000_i1309" type="#_x0000_t75" style="width:44.55pt;height:20.15pt" o:ole="">
            <v:imagedata r:id="rId573" o:title=""/>
          </v:shape>
          <o:OLEObject Type="Embed" ProgID="Equation.DSMT4" ShapeID="_x0000_i1309" DrawAspect="Content" ObjectID="_1852641206" r:id="rId574"/>
        </w:object>
      </w:r>
      <w:r w:rsidRPr="00E244B2">
        <w:rPr>
          <w:color w:val="000000" w:themeColor="text1"/>
        </w:rPr>
        <w:t>为该机组在时段</w:t>
      </w:r>
      <w:r w:rsidRPr="00E244B2">
        <w:rPr>
          <w:rFonts w:hint="eastAsia"/>
          <w:color w:val="000000" w:themeColor="text1"/>
          <w:position w:val="-6"/>
        </w:rPr>
        <w:object w:dxaOrig="139" w:dyaOrig="240" w14:anchorId="42A28678">
          <v:shape id="_x0000_i1310" type="#_x0000_t75" style="width:6.7pt;height:11pt" o:ole="">
            <v:imagedata r:id="rId575" o:title=""/>
          </v:shape>
          <o:OLEObject Type="Embed" ProgID="Equation.DSMT4" ShapeID="_x0000_i1310" DrawAspect="Content" ObjectID="_1852641207" r:id="rId576"/>
        </w:object>
      </w:r>
      <w:r w:rsidRPr="00E244B2">
        <w:rPr>
          <w:color w:val="000000" w:themeColor="text1"/>
        </w:rPr>
        <w:t>的预想出力。</w:t>
      </w:r>
      <w:r w:rsidRPr="00E244B2">
        <w:rPr>
          <w:rFonts w:hint="eastAsia"/>
          <w:b/>
          <w:bCs/>
          <w:color w:val="000000" w:themeColor="text1"/>
        </w:rPr>
        <w:t>针对径流式水电，设定其强迫出力等于预想出力，则径流式水电出力被固定</w:t>
      </w:r>
      <w:r w:rsidRPr="00E244B2">
        <w:rPr>
          <w:rFonts w:hint="eastAsia"/>
          <w:color w:val="000000" w:themeColor="text1"/>
        </w:rPr>
        <w:t>。</w:t>
      </w:r>
    </w:p>
    <w:p w14:paraId="4F161BCC" w14:textId="77777777" w:rsidR="00F91F14" w:rsidRPr="00E244B2" w:rsidRDefault="00F91F14" w:rsidP="00F91F14">
      <w:pPr>
        <w:ind w:firstLine="482"/>
        <w:rPr>
          <w:b/>
          <w:bCs/>
          <w:color w:val="000000" w:themeColor="text1"/>
        </w:rPr>
      </w:pPr>
      <w:r w:rsidRPr="00E244B2">
        <w:rPr>
          <w:b/>
          <w:bCs/>
          <w:color w:val="000000" w:themeColor="text1"/>
        </w:rPr>
        <w:t>三、运行成本</w:t>
      </w:r>
    </w:p>
    <w:p w14:paraId="1E3547B0" w14:textId="77777777" w:rsidR="00F91F14" w:rsidRPr="00E244B2" w:rsidRDefault="00F91F14" w:rsidP="00F91F14">
      <w:pPr>
        <w:ind w:firstLine="480"/>
        <w:rPr>
          <w:color w:val="000000" w:themeColor="text1"/>
        </w:rPr>
      </w:pPr>
      <w:r w:rsidRPr="00E244B2">
        <w:rPr>
          <w:color w:val="000000" w:themeColor="text1"/>
        </w:rPr>
        <w:t>径流式水电运行成本主要考虑固定运行维护成本，固定运维成本主要与机组装机容量有关。</w:t>
      </w:r>
    </w:p>
    <w:p w14:paraId="7D0BF7F6" w14:textId="77777777" w:rsidR="00F91F14" w:rsidRPr="00E244B2" w:rsidRDefault="00F91F14" w:rsidP="00F91F14">
      <w:pPr>
        <w:ind w:firstLine="480"/>
        <w:rPr>
          <w:color w:val="000000" w:themeColor="text1"/>
        </w:rPr>
      </w:pPr>
      <w:r w:rsidRPr="00E244B2">
        <w:rPr>
          <w:color w:val="000000" w:themeColor="text1"/>
        </w:rPr>
        <w:t>对于径流式水电机组</w:t>
      </w:r>
      <w:r w:rsidRPr="00E244B2">
        <w:rPr>
          <w:rFonts w:hint="eastAsia"/>
          <w:color w:val="000000" w:themeColor="text1"/>
          <w:position w:val="-6"/>
        </w:rPr>
        <w:object w:dxaOrig="139" w:dyaOrig="260" w14:anchorId="6C3ABC28">
          <v:shape id="_x0000_i1311" type="#_x0000_t75" style="width:6.7pt;height:12.8pt" o:ole="">
            <v:imagedata r:id="rId577" o:title=""/>
          </v:shape>
          <o:OLEObject Type="Embed" ProgID="Equation.DSMT4" ShapeID="_x0000_i1311" DrawAspect="Content" ObjectID="_1852641208" r:id="rId578"/>
        </w:object>
      </w:r>
      <w:r w:rsidRPr="00E244B2">
        <w:rPr>
          <w:color w:val="000000" w:themeColor="text1"/>
        </w:rPr>
        <w:t>，其固定运行维护成本为：</w:t>
      </w:r>
    </w:p>
    <w:p w14:paraId="4F348E14" w14:textId="77777777" w:rsidR="00F91F14" w:rsidRPr="00E244B2" w:rsidRDefault="00F91F14" w:rsidP="00F91F14">
      <w:pPr>
        <w:pStyle w:val="MTDisplayEquation"/>
        <w:rPr>
          <w:color w:val="000000" w:themeColor="text1"/>
        </w:rPr>
      </w:pPr>
      <w:r w:rsidRPr="00E244B2">
        <w:rPr>
          <w:rFonts w:hint="eastAsia"/>
          <w:color w:val="000000" w:themeColor="text1"/>
        </w:rPr>
        <w:tab/>
      </w:r>
      <w:r w:rsidRPr="00E244B2">
        <w:rPr>
          <w:rFonts w:hint="eastAsia"/>
          <w:color w:val="000000" w:themeColor="text1"/>
          <w:position w:val="-36"/>
        </w:rPr>
        <w:object w:dxaOrig="3960" w:dyaOrig="620" w14:anchorId="24513861">
          <v:shape id="_x0000_i1312" type="#_x0000_t75" style="width:199.55pt;height:31.1pt" o:ole="">
            <v:imagedata r:id="rId579" o:title=""/>
          </v:shape>
          <o:OLEObject Type="Embed" ProgID="Equation.DSMT4" ShapeID="_x0000_i1312" DrawAspect="Content" ObjectID="_1852641209" r:id="rId580"/>
        </w:object>
      </w:r>
    </w:p>
    <w:p w14:paraId="34076DBA" w14:textId="2E3B7CE5" w:rsidR="0094281A" w:rsidRPr="00E244B2" w:rsidRDefault="00F91F14" w:rsidP="00F91F14">
      <w:pPr>
        <w:ind w:firstLine="480"/>
        <w:rPr>
          <w:color w:val="000000" w:themeColor="text1"/>
        </w:rPr>
      </w:pPr>
      <w:r w:rsidRPr="00E244B2">
        <w:rPr>
          <w:color w:val="000000" w:themeColor="text1"/>
        </w:rPr>
        <w:t>式中，</w:t>
      </w:r>
      <w:r w:rsidRPr="00E244B2">
        <w:rPr>
          <w:rFonts w:hint="eastAsia"/>
          <w:color w:val="000000" w:themeColor="text1"/>
          <w:position w:val="-12"/>
        </w:rPr>
        <w:object w:dxaOrig="680" w:dyaOrig="380" w14:anchorId="5AEC9FCD">
          <v:shape id="_x0000_i1313" type="#_x0000_t75" style="width:35.4pt;height:20.15pt" o:ole="">
            <v:imagedata r:id="rId581" o:title=""/>
          </v:shape>
          <o:OLEObject Type="Embed" ProgID="Equation.DSMT4" ShapeID="_x0000_i1313" DrawAspect="Content" ObjectID="_1852641210" r:id="rId582"/>
        </w:object>
      </w:r>
      <w:r w:rsidRPr="00E244B2">
        <w:rPr>
          <w:color w:val="000000" w:themeColor="text1"/>
        </w:rPr>
        <w:t>为大区域</w:t>
      </w:r>
      <w:r w:rsidRPr="00E244B2">
        <w:rPr>
          <w:rFonts w:hint="eastAsia"/>
          <w:color w:val="000000" w:themeColor="text1"/>
          <w:position w:val="-6"/>
        </w:rPr>
        <w:object w:dxaOrig="200" w:dyaOrig="220" w14:anchorId="42BB6F03">
          <v:shape id="_x0000_i1314" type="#_x0000_t75" style="width:9.75pt;height:11pt" o:ole="">
            <v:imagedata r:id="rId583" o:title=""/>
          </v:shape>
          <o:OLEObject Type="Embed" ProgID="Equation.DSMT4" ShapeID="_x0000_i1314" DrawAspect="Content" ObjectID="_1852641211" r:id="rId584"/>
        </w:object>
      </w:r>
      <w:r w:rsidRPr="00E244B2">
        <w:rPr>
          <w:color w:val="000000" w:themeColor="text1"/>
        </w:rPr>
        <w:t>内径流式水电机组总运行成本；</w:t>
      </w:r>
      <w:r w:rsidRPr="00E244B2">
        <w:rPr>
          <w:rFonts w:hint="eastAsia"/>
          <w:color w:val="000000" w:themeColor="text1"/>
          <w:position w:val="-14"/>
        </w:rPr>
        <w:object w:dxaOrig="960" w:dyaOrig="400" w14:anchorId="2B9EA361">
          <v:shape id="_x0000_i1315" type="#_x0000_t75" style="width:49.4pt;height:20.15pt" o:ole="">
            <v:imagedata r:id="rId585" o:title=""/>
          </v:shape>
          <o:OLEObject Type="Embed" ProgID="Equation.DSMT4" ShapeID="_x0000_i1315" DrawAspect="Content" ObjectID="_1852641212" r:id="rId586"/>
        </w:object>
      </w:r>
      <w:r w:rsidRPr="00E244B2">
        <w:rPr>
          <w:color w:val="000000" w:themeColor="text1"/>
        </w:rPr>
        <w:t>为省份</w:t>
      </w:r>
      <w:r w:rsidRPr="00E244B2">
        <w:rPr>
          <w:rFonts w:hint="eastAsia"/>
          <w:color w:val="000000" w:themeColor="text1"/>
          <w:position w:val="-10"/>
        </w:rPr>
        <w:object w:dxaOrig="260" w:dyaOrig="260" w14:anchorId="7FEE792E">
          <v:shape id="_x0000_i1316" type="#_x0000_t75" style="width:12.8pt;height:12.8pt" o:ole="">
            <v:imagedata r:id="rId587" o:title=""/>
          </v:shape>
          <o:OLEObject Type="Embed" ProgID="Equation.DSMT4" ShapeID="_x0000_i1316" DrawAspect="Content" ObjectID="_1852641213" r:id="rId588"/>
        </w:object>
      </w:r>
      <w:r w:rsidRPr="00E244B2">
        <w:rPr>
          <w:color w:val="000000" w:themeColor="text1"/>
        </w:rPr>
        <w:t>的分区</w:t>
      </w:r>
      <w:r w:rsidRPr="00E244B2">
        <w:rPr>
          <w:rFonts w:hint="eastAsia"/>
          <w:color w:val="000000" w:themeColor="text1"/>
          <w:position w:val="-4"/>
        </w:rPr>
        <w:object w:dxaOrig="180" w:dyaOrig="200" w14:anchorId="7AABDBB5">
          <v:shape id="_x0000_i1317" type="#_x0000_t75" style="width:7.95pt;height:9.75pt" o:ole="">
            <v:imagedata r:id="rId589" o:title=""/>
          </v:shape>
          <o:OLEObject Type="Embed" ProgID="Equation.DSMT4" ShapeID="_x0000_i1317" DrawAspect="Content" ObjectID="_1852641214" r:id="rId590"/>
        </w:object>
      </w:r>
      <w:r w:rsidRPr="00E244B2">
        <w:rPr>
          <w:color w:val="000000" w:themeColor="text1"/>
        </w:rPr>
        <w:t>内径流式水电机组</w:t>
      </w:r>
      <w:r w:rsidRPr="00E244B2">
        <w:rPr>
          <w:rFonts w:hint="eastAsia"/>
          <w:color w:val="000000" w:themeColor="text1"/>
          <w:position w:val="-6"/>
        </w:rPr>
        <w:object w:dxaOrig="160" w:dyaOrig="260" w14:anchorId="2E18B4A7">
          <v:shape id="_x0000_i1318" type="#_x0000_t75" style="width:9.15pt;height:12.8pt" o:ole="">
            <v:imagedata r:id="rId591" o:title=""/>
          </v:shape>
          <o:OLEObject Type="Embed" ProgID="Equation.DSMT4" ShapeID="_x0000_i1318" DrawAspect="Content" ObjectID="_1852641215" r:id="rId592"/>
        </w:object>
      </w:r>
      <w:r w:rsidRPr="00E244B2">
        <w:rPr>
          <w:color w:val="000000" w:themeColor="text1"/>
        </w:rPr>
        <w:t>的单位装机容量固定运行维护成本；</w:t>
      </w:r>
      <w:r w:rsidRPr="00E244B2">
        <w:rPr>
          <w:rFonts w:hint="eastAsia"/>
          <w:color w:val="000000" w:themeColor="text1"/>
          <w:position w:val="-14"/>
        </w:rPr>
        <w:object w:dxaOrig="820" w:dyaOrig="400" w14:anchorId="04D734ED">
          <v:shape id="_x0000_i1319" type="#_x0000_t75" style="width:40.9pt;height:20.15pt" o:ole="">
            <v:imagedata r:id="rId593" o:title=""/>
          </v:shape>
          <o:OLEObject Type="Embed" ProgID="Equation.DSMT4" ShapeID="_x0000_i1319" DrawAspect="Content" ObjectID="_1852641216" r:id="rId594"/>
        </w:object>
      </w:r>
      <w:r w:rsidRPr="00E244B2">
        <w:rPr>
          <w:color w:val="000000" w:themeColor="text1"/>
        </w:rPr>
        <w:t>为该机组额定装机容量。固定运维成本按机组装机规模计算。</w:t>
      </w:r>
    </w:p>
    <w:p w14:paraId="3D391A66" w14:textId="77777777" w:rsidR="00914B8A" w:rsidRPr="00E244B2" w:rsidRDefault="00000000">
      <w:pPr>
        <w:pStyle w:val="3"/>
        <w:spacing w:before="156" w:after="156"/>
        <w:rPr>
          <w:rFonts w:hint="default"/>
          <w:color w:val="000000" w:themeColor="text1"/>
        </w:rPr>
      </w:pPr>
      <w:r w:rsidRPr="00E244B2">
        <w:rPr>
          <w:rFonts w:hint="default"/>
          <w:color w:val="000000" w:themeColor="text1"/>
        </w:rPr>
        <w:t>库容式水电运行模型</w:t>
      </w:r>
    </w:p>
    <w:p w14:paraId="74E2BF8B" w14:textId="77777777" w:rsidR="00E72838" w:rsidRPr="00E244B2" w:rsidRDefault="00E72838" w:rsidP="00E72838">
      <w:pPr>
        <w:ind w:firstLine="482"/>
        <w:rPr>
          <w:b/>
          <w:bCs/>
          <w:color w:val="000000" w:themeColor="text1"/>
        </w:rPr>
      </w:pPr>
      <w:r w:rsidRPr="00E244B2">
        <w:rPr>
          <w:b/>
          <w:bCs/>
          <w:color w:val="000000" w:themeColor="text1"/>
        </w:rPr>
        <w:t>一、物理过程</w:t>
      </w:r>
    </w:p>
    <w:p w14:paraId="39DB396C" w14:textId="77777777" w:rsidR="00E72838" w:rsidRPr="00E244B2" w:rsidRDefault="00E72838" w:rsidP="00E72838">
      <w:pPr>
        <w:ind w:firstLine="480"/>
        <w:rPr>
          <w:color w:val="000000" w:themeColor="text1"/>
        </w:rPr>
      </w:pPr>
      <w:r w:rsidRPr="00E244B2">
        <w:rPr>
          <w:color w:val="000000" w:themeColor="text1"/>
        </w:rPr>
        <w:t>库容式水电通过水库对天然来水进行储存和跨时段调节，其基本物理过程包括：</w:t>
      </w:r>
    </w:p>
    <w:p w14:paraId="2A36BCE0" w14:textId="77777777" w:rsidR="00E72838" w:rsidRPr="00E244B2" w:rsidRDefault="00E72838" w:rsidP="00E72838">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）天然径流汇入水库，通过库容调节实现水资源存储；</w:t>
      </w:r>
    </w:p>
    <w:p w14:paraId="10F8B2A6" w14:textId="77777777" w:rsidR="00E72838" w:rsidRPr="00E244B2" w:rsidRDefault="00E72838" w:rsidP="00E72838">
      <w:pPr>
        <w:ind w:firstLine="480"/>
        <w:rPr>
          <w:color w:val="000000" w:themeColor="text1"/>
        </w:rPr>
      </w:pPr>
      <w:r w:rsidRPr="00E244B2">
        <w:rPr>
          <w:color w:val="000000" w:themeColor="text1"/>
        </w:rPr>
        <w:t>（</w:t>
      </w:r>
      <w:r w:rsidRPr="00E244B2">
        <w:rPr>
          <w:color w:val="000000" w:themeColor="text1"/>
        </w:rPr>
        <w:t>2</w:t>
      </w:r>
      <w:r w:rsidRPr="00E244B2">
        <w:rPr>
          <w:color w:val="000000" w:themeColor="text1"/>
        </w:rPr>
        <w:t>）水库水位变化，水的势能转化为动能；</w:t>
      </w:r>
    </w:p>
    <w:p w14:paraId="2FEA328B" w14:textId="77777777" w:rsidR="00E72838" w:rsidRPr="00E244B2" w:rsidRDefault="00E72838" w:rsidP="00E72838">
      <w:pPr>
        <w:ind w:firstLine="480"/>
        <w:rPr>
          <w:color w:val="000000" w:themeColor="text1"/>
        </w:rPr>
      </w:pPr>
      <w:r w:rsidRPr="00E244B2">
        <w:rPr>
          <w:color w:val="000000" w:themeColor="text1"/>
        </w:rPr>
        <w:t>（</w:t>
      </w:r>
      <w:r w:rsidRPr="00E244B2">
        <w:rPr>
          <w:color w:val="000000" w:themeColor="text1"/>
        </w:rPr>
        <w:t>3</w:t>
      </w:r>
      <w:r w:rsidRPr="00E244B2">
        <w:rPr>
          <w:color w:val="000000" w:themeColor="text1"/>
        </w:rPr>
        <w:t>）水流推动水轮机旋转，将水能转化为机械能；</w:t>
      </w:r>
    </w:p>
    <w:p w14:paraId="46A1C6BA" w14:textId="77777777" w:rsidR="00E72838" w:rsidRPr="00E244B2" w:rsidRDefault="00E72838" w:rsidP="00E72838">
      <w:pPr>
        <w:ind w:firstLine="480"/>
        <w:rPr>
          <w:color w:val="000000" w:themeColor="text1"/>
        </w:rPr>
      </w:pPr>
      <w:r w:rsidRPr="00E244B2">
        <w:rPr>
          <w:color w:val="000000" w:themeColor="text1"/>
        </w:rPr>
        <w:t>（</w:t>
      </w:r>
      <w:r w:rsidRPr="00E244B2">
        <w:rPr>
          <w:color w:val="000000" w:themeColor="text1"/>
        </w:rPr>
        <w:t>4</w:t>
      </w:r>
      <w:r w:rsidRPr="00E244B2">
        <w:rPr>
          <w:color w:val="000000" w:themeColor="text1"/>
        </w:rPr>
        <w:t>）水轮机驱动同步发电机旋转，将机械能转化为电能；</w:t>
      </w:r>
    </w:p>
    <w:p w14:paraId="4751AB4E" w14:textId="77777777" w:rsidR="00E72838" w:rsidRPr="00E244B2" w:rsidRDefault="00E72838" w:rsidP="00E72838">
      <w:pPr>
        <w:ind w:firstLine="480"/>
        <w:rPr>
          <w:color w:val="000000" w:themeColor="text1"/>
        </w:rPr>
      </w:pPr>
      <w:r w:rsidRPr="00E244B2">
        <w:rPr>
          <w:color w:val="000000" w:themeColor="text1"/>
        </w:rPr>
        <w:t>（</w:t>
      </w:r>
      <w:r w:rsidRPr="00E244B2">
        <w:rPr>
          <w:color w:val="000000" w:themeColor="text1"/>
        </w:rPr>
        <w:t>5</w:t>
      </w:r>
      <w:r w:rsidRPr="00E244B2">
        <w:rPr>
          <w:color w:val="000000" w:themeColor="text1"/>
        </w:rPr>
        <w:t>）发电机输出电能经变压器升压后送入电网。</w:t>
      </w:r>
    </w:p>
    <w:p w14:paraId="50B7743D" w14:textId="2325B218" w:rsidR="00504524" w:rsidRPr="00E244B2" w:rsidRDefault="00E72838" w:rsidP="00E72838">
      <w:pPr>
        <w:ind w:firstLine="480"/>
        <w:rPr>
          <w:color w:val="000000" w:themeColor="text1"/>
        </w:rPr>
      </w:pPr>
      <w:r w:rsidRPr="00E244B2">
        <w:rPr>
          <w:color w:val="000000" w:themeColor="text1"/>
        </w:rPr>
        <w:t>在大区域统一优化框架下，设</w:t>
      </w:r>
      <w:r w:rsidRPr="00E244B2">
        <w:rPr>
          <w:rFonts w:hint="eastAsia"/>
          <w:color w:val="000000" w:themeColor="text1"/>
          <w:position w:val="-6"/>
        </w:rPr>
        <w:object w:dxaOrig="200" w:dyaOrig="220" w14:anchorId="2C0E71B4">
          <v:shape id="_x0000_i1320" type="#_x0000_t75" style="width:9.75pt;height:11pt" o:ole="">
            <v:imagedata r:id="rId531" o:title=""/>
          </v:shape>
          <o:OLEObject Type="Embed" ProgID="Equation.DSMT4" ShapeID="_x0000_i1320" DrawAspect="Content" ObjectID="_1852641217" r:id="rId595"/>
        </w:object>
      </w:r>
      <w:r w:rsidRPr="00E244B2">
        <w:rPr>
          <w:color w:val="000000" w:themeColor="text1"/>
        </w:rPr>
        <w:t>为研究的大区域，</w:t>
      </w:r>
      <w:r w:rsidRPr="00E244B2">
        <w:rPr>
          <w:rFonts w:hint="eastAsia"/>
          <w:color w:val="000000" w:themeColor="text1"/>
          <w:position w:val="-12"/>
        </w:rPr>
        <w:object w:dxaOrig="740" w:dyaOrig="380" w14:anchorId="412CC15C">
          <v:shape id="_x0000_i1321" type="#_x0000_t75" style="width:36.6pt;height:20.15pt" o:ole="">
            <v:imagedata r:id="rId596" o:title=""/>
          </v:shape>
          <o:OLEObject Type="Embed" ProgID="Equation.DSMT4" ShapeID="_x0000_i1321" DrawAspect="Content" ObjectID="_1852641218" r:id="rId597"/>
        </w:object>
      </w:r>
      <w:r w:rsidRPr="00E244B2">
        <w:rPr>
          <w:color w:val="000000" w:themeColor="text1"/>
        </w:rPr>
        <w:t>为区域</w:t>
      </w:r>
      <w:r w:rsidRPr="00E244B2">
        <w:rPr>
          <w:rFonts w:hint="eastAsia"/>
          <w:color w:val="000000" w:themeColor="text1"/>
          <w:position w:val="-6"/>
        </w:rPr>
        <w:object w:dxaOrig="200" w:dyaOrig="220" w14:anchorId="6D02BE63">
          <v:shape id="_x0000_i1322" type="#_x0000_t75" style="width:9.75pt;height:11pt" o:ole="">
            <v:imagedata r:id="rId598" o:title=""/>
          </v:shape>
          <o:OLEObject Type="Embed" ProgID="Equation.DSMT4" ShapeID="_x0000_i1322" DrawAspect="Content" ObjectID="_1852641219" r:id="rId599"/>
        </w:object>
      </w:r>
      <w:r w:rsidRPr="00E244B2">
        <w:rPr>
          <w:color w:val="000000" w:themeColor="text1"/>
        </w:rPr>
        <w:t>内的省份，</w:t>
      </w:r>
      <w:r w:rsidRPr="00E244B2">
        <w:rPr>
          <w:rFonts w:hint="eastAsia"/>
          <w:color w:val="000000" w:themeColor="text1"/>
          <w:position w:val="-14"/>
        </w:rPr>
        <w:object w:dxaOrig="700" w:dyaOrig="400" w14:anchorId="1D4EBF3F">
          <v:shape id="_x0000_i1323" type="#_x0000_t75" style="width:36.6pt;height:20.15pt" o:ole="">
            <v:imagedata r:id="rId600" o:title=""/>
          </v:shape>
          <o:OLEObject Type="Embed" ProgID="Equation.DSMT4" ShapeID="_x0000_i1323" DrawAspect="Content" ObjectID="_1852641220" r:id="rId601"/>
        </w:object>
      </w:r>
      <w:r w:rsidRPr="00E244B2">
        <w:rPr>
          <w:color w:val="000000" w:themeColor="text1"/>
        </w:rPr>
        <w:t>为省份</w:t>
      </w:r>
      <w:r w:rsidRPr="00E244B2">
        <w:rPr>
          <w:rFonts w:hint="eastAsia"/>
          <w:color w:val="000000" w:themeColor="text1"/>
          <w:position w:val="-10"/>
        </w:rPr>
        <w:object w:dxaOrig="240" w:dyaOrig="260" w14:anchorId="710BA149">
          <v:shape id="_x0000_i1324" type="#_x0000_t75" style="width:11pt;height:12.8pt" o:ole="">
            <v:imagedata r:id="rId602" o:title=""/>
          </v:shape>
          <o:OLEObject Type="Embed" ProgID="Equation.DSMT4" ShapeID="_x0000_i1324" DrawAspect="Content" ObjectID="_1852641221" r:id="rId603"/>
        </w:object>
      </w:r>
      <w:r w:rsidRPr="00E244B2">
        <w:rPr>
          <w:color w:val="000000" w:themeColor="text1"/>
        </w:rPr>
        <w:t>内的供需平衡分区，</w:t>
      </w:r>
      <w:r w:rsidRPr="00E244B2">
        <w:rPr>
          <w:rFonts w:hint="eastAsia"/>
          <w:color w:val="000000" w:themeColor="text1"/>
          <w:position w:val="-14"/>
        </w:rPr>
        <w:object w:dxaOrig="980" w:dyaOrig="400" w14:anchorId="66375FB5">
          <v:shape id="_x0000_i1325" type="#_x0000_t75" style="width:50.05pt;height:20.15pt" o:ole="">
            <v:imagedata r:id="rId604" o:title=""/>
          </v:shape>
          <o:OLEObject Type="Embed" ProgID="Equation.DSMT4" ShapeID="_x0000_i1325" DrawAspect="Content" ObjectID="_1852641222" r:id="rId605"/>
        </w:object>
      </w:r>
      <w:r w:rsidRPr="00E244B2">
        <w:rPr>
          <w:color w:val="000000" w:themeColor="text1"/>
        </w:rPr>
        <w:t>为省份</w:t>
      </w:r>
      <w:r w:rsidRPr="00E244B2">
        <w:rPr>
          <w:rFonts w:hint="eastAsia"/>
          <w:color w:val="000000" w:themeColor="text1"/>
          <w:position w:val="-10"/>
        </w:rPr>
        <w:object w:dxaOrig="240" w:dyaOrig="260" w14:anchorId="755F9C0F">
          <v:shape id="_x0000_i1326" type="#_x0000_t75" style="width:11pt;height:12.8pt" o:ole="">
            <v:imagedata r:id="rId562" o:title=""/>
          </v:shape>
          <o:OLEObject Type="Embed" ProgID="Equation.DSMT4" ShapeID="_x0000_i1326" DrawAspect="Content" ObjectID="_1852641223" r:id="rId606"/>
        </w:object>
      </w:r>
      <w:r w:rsidRPr="00E244B2">
        <w:rPr>
          <w:color w:val="000000" w:themeColor="text1"/>
        </w:rPr>
        <w:t>的分区</w:t>
      </w:r>
      <w:r w:rsidRPr="00E244B2">
        <w:rPr>
          <w:rFonts w:hint="eastAsia"/>
          <w:color w:val="000000" w:themeColor="text1"/>
          <w:position w:val="-4"/>
        </w:rPr>
        <w:object w:dxaOrig="180" w:dyaOrig="200" w14:anchorId="6FF2EE92">
          <v:shape id="_x0000_i1327" type="#_x0000_t75" style="width:7.95pt;height:9.75pt" o:ole="">
            <v:imagedata r:id="rId545" o:title=""/>
          </v:shape>
          <o:OLEObject Type="Embed" ProgID="Equation.DSMT4" ShapeID="_x0000_i1327" DrawAspect="Content" ObjectID="_1852641224" r:id="rId607"/>
        </w:object>
      </w:r>
      <w:r w:rsidRPr="00E244B2">
        <w:rPr>
          <w:color w:val="000000" w:themeColor="text1"/>
        </w:rPr>
        <w:t>内库容式水电机组，</w:t>
      </w:r>
      <w:r w:rsidRPr="00E244B2">
        <w:rPr>
          <w:rFonts w:hint="eastAsia"/>
          <w:color w:val="000000" w:themeColor="text1"/>
          <w:position w:val="-6"/>
        </w:rPr>
        <w:object w:dxaOrig="520" w:dyaOrig="279" w14:anchorId="55B75272">
          <v:shape id="_x0000_i1328" type="#_x0000_t75" style="width:26.25pt;height:14.05pt" o:ole="">
            <v:imagedata r:id="rId608" o:title=""/>
          </v:shape>
          <o:OLEObject Type="Embed" ProgID="Equation.DSMT4" ShapeID="_x0000_i1328" DrawAspect="Content" ObjectID="_1852641225" r:id="rId609"/>
        </w:object>
      </w:r>
      <w:r w:rsidRPr="00E244B2">
        <w:rPr>
          <w:color w:val="000000" w:themeColor="text1"/>
        </w:rPr>
        <w:t>为调度时段。</w:t>
      </w:r>
    </w:p>
    <w:p w14:paraId="736A3BE1" w14:textId="77777777" w:rsidR="00E626AA" w:rsidRPr="00E244B2" w:rsidRDefault="00E626AA" w:rsidP="00E626AA">
      <w:pPr>
        <w:ind w:firstLine="482"/>
        <w:rPr>
          <w:b/>
          <w:bCs/>
          <w:color w:val="000000" w:themeColor="text1"/>
        </w:rPr>
      </w:pPr>
      <w:r w:rsidRPr="00E244B2">
        <w:rPr>
          <w:b/>
          <w:bCs/>
          <w:color w:val="000000" w:themeColor="text1"/>
        </w:rPr>
        <w:t>二、运行约束</w:t>
      </w:r>
    </w:p>
    <w:p w14:paraId="3F0D5F1F" w14:textId="1F41C1CA" w:rsidR="00504524" w:rsidRPr="00E244B2" w:rsidRDefault="00E626AA" w:rsidP="00504524">
      <w:pPr>
        <w:ind w:firstLine="480"/>
        <w:rPr>
          <w:color w:val="000000" w:themeColor="text1"/>
        </w:rPr>
      </w:pPr>
      <w:r w:rsidRPr="00E244B2">
        <w:rPr>
          <w:color w:val="000000" w:themeColor="text1"/>
        </w:rPr>
        <w:t>库容式水电具有一定的跨时段能量调节能力，因此除逐时出力范围外，还需考虑周期可发电量以及旋转备用能力约束。</w:t>
      </w:r>
    </w:p>
    <w:p w14:paraId="2CFE365A" w14:textId="77777777" w:rsidR="002E0631" w:rsidRPr="00E244B2" w:rsidRDefault="002E0631" w:rsidP="002E0631">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）出力上下限约束</w:t>
      </w:r>
    </w:p>
    <w:p w14:paraId="2F77EB78" w14:textId="77777777" w:rsidR="002E0631" w:rsidRPr="00E244B2" w:rsidRDefault="002E0631" w:rsidP="002E0631">
      <w:pPr>
        <w:ind w:firstLine="480"/>
        <w:rPr>
          <w:color w:val="000000" w:themeColor="text1"/>
        </w:rPr>
      </w:pPr>
      <w:r w:rsidRPr="00E244B2">
        <w:rPr>
          <w:color w:val="000000" w:themeColor="text1"/>
        </w:rPr>
        <w:t>对于省份</w:t>
      </w:r>
      <w:r w:rsidRPr="00E244B2">
        <w:rPr>
          <w:rFonts w:hint="eastAsia"/>
          <w:color w:val="000000" w:themeColor="text1"/>
          <w:position w:val="-10"/>
        </w:rPr>
        <w:object w:dxaOrig="240" w:dyaOrig="260" w14:anchorId="70FC5EC2">
          <v:shape id="_x0000_i1329" type="#_x0000_t75" style="width:11pt;height:12.8pt" o:ole="">
            <v:imagedata r:id="rId562" o:title=""/>
          </v:shape>
          <o:OLEObject Type="Embed" ProgID="Equation.DSMT4" ShapeID="_x0000_i1329" DrawAspect="Content" ObjectID="_1852641226" r:id="rId610"/>
        </w:object>
      </w:r>
      <w:r w:rsidRPr="00E244B2">
        <w:rPr>
          <w:color w:val="000000" w:themeColor="text1"/>
        </w:rPr>
        <w:t>的分区</w:t>
      </w:r>
      <w:r w:rsidRPr="00E244B2">
        <w:rPr>
          <w:rFonts w:hint="eastAsia"/>
          <w:color w:val="000000" w:themeColor="text1"/>
          <w:position w:val="-6"/>
        </w:rPr>
        <w:object w:dxaOrig="200" w:dyaOrig="220" w14:anchorId="1CCC2247">
          <v:shape id="_x0000_i1330" type="#_x0000_t75" style="width:9.75pt;height:11pt" o:ole="">
            <v:imagedata r:id="rId552" o:title=""/>
          </v:shape>
          <o:OLEObject Type="Embed" ProgID="Equation.DSMT4" ShapeID="_x0000_i1330" DrawAspect="Content" ObjectID="_1852641227" r:id="rId611"/>
        </w:object>
      </w:r>
      <w:r w:rsidRPr="00E244B2">
        <w:rPr>
          <w:color w:val="000000" w:themeColor="text1"/>
        </w:rPr>
        <w:t>内任意库容式水电机组</w:t>
      </w:r>
      <w:r w:rsidRPr="00E244B2">
        <w:rPr>
          <w:rFonts w:hint="eastAsia"/>
          <w:color w:val="000000" w:themeColor="text1"/>
          <w:position w:val="-6"/>
        </w:rPr>
        <w:object w:dxaOrig="139" w:dyaOrig="260" w14:anchorId="5E4BC38D">
          <v:shape id="_x0000_i1331" type="#_x0000_t75" style="width:6.7pt;height:12.8pt" o:ole="">
            <v:imagedata r:id="rId566" o:title=""/>
          </v:shape>
          <o:OLEObject Type="Embed" ProgID="Equation.DSMT4" ShapeID="_x0000_i1331" DrawAspect="Content" ObjectID="_1852641228" r:id="rId612"/>
        </w:object>
      </w:r>
      <w:r w:rsidRPr="00E244B2">
        <w:rPr>
          <w:color w:val="000000" w:themeColor="text1"/>
        </w:rPr>
        <w:t>，其在时段</w:t>
      </w:r>
      <w:r w:rsidRPr="00E244B2">
        <w:rPr>
          <w:rFonts w:hint="eastAsia"/>
          <w:color w:val="000000" w:themeColor="text1"/>
          <w:position w:val="-6"/>
        </w:rPr>
        <w:object w:dxaOrig="139" w:dyaOrig="240" w14:anchorId="1B99D62F">
          <v:shape id="_x0000_i1332" type="#_x0000_t75" style="width:6.7pt;height:11pt" o:ole="">
            <v:imagedata r:id="rId556" o:title=""/>
          </v:shape>
          <o:OLEObject Type="Embed" ProgID="Equation.DSMT4" ShapeID="_x0000_i1332" DrawAspect="Content" ObjectID="_1852641229" r:id="rId613"/>
        </w:object>
      </w:r>
      <w:r w:rsidRPr="00E244B2">
        <w:rPr>
          <w:color w:val="000000" w:themeColor="text1"/>
        </w:rPr>
        <w:t>的实际有功出力应不低于该时段的强迫出力；同时，实际有功出力与预留向上旋转备用容量之和不得超过该时段的预想出力，因此有：</w:t>
      </w:r>
    </w:p>
    <w:p w14:paraId="2CC65429" w14:textId="77777777" w:rsidR="002E0631" w:rsidRPr="00E244B2" w:rsidRDefault="002E0631" w:rsidP="002E0631">
      <w:pPr>
        <w:pStyle w:val="MTDisplayEquation"/>
        <w:rPr>
          <w:color w:val="000000" w:themeColor="text1"/>
        </w:rPr>
      </w:pPr>
      <w:r w:rsidRPr="00E244B2">
        <w:rPr>
          <w:rFonts w:hint="eastAsia"/>
          <w:color w:val="000000" w:themeColor="text1"/>
        </w:rPr>
        <w:tab/>
      </w:r>
      <w:r w:rsidRPr="00E244B2">
        <w:rPr>
          <w:rFonts w:hint="eastAsia"/>
          <w:color w:val="000000" w:themeColor="text1"/>
          <w:position w:val="-14"/>
        </w:rPr>
        <w:object w:dxaOrig="7000" w:dyaOrig="400" w14:anchorId="24E01111">
          <v:shape id="_x0000_i1333" type="#_x0000_t75" style="width:349pt;height:20.15pt" o:ole="">
            <v:imagedata r:id="rId614" o:title=""/>
          </v:shape>
          <o:OLEObject Type="Embed" ProgID="Equation.DSMT4" ShapeID="_x0000_i1333" DrawAspect="Content" ObjectID="_1852641230" r:id="rId615"/>
        </w:object>
      </w:r>
    </w:p>
    <w:p w14:paraId="1A271256" w14:textId="77777777" w:rsidR="007A5F04" w:rsidRPr="00E244B2" w:rsidRDefault="007A5F04" w:rsidP="007A5F04">
      <w:pPr>
        <w:pStyle w:val="MTDisplayEquation"/>
        <w:rPr>
          <w:color w:val="000000" w:themeColor="text1"/>
        </w:rPr>
      </w:pPr>
      <w:r w:rsidRPr="00E244B2">
        <w:rPr>
          <w:rFonts w:hint="eastAsia"/>
          <w:color w:val="000000" w:themeColor="text1"/>
        </w:rPr>
        <w:tab/>
      </w:r>
      <w:r w:rsidRPr="00E244B2">
        <w:rPr>
          <w:rFonts w:hint="eastAsia"/>
          <w:color w:val="000000" w:themeColor="text1"/>
          <w:position w:val="-14"/>
        </w:rPr>
        <w:object w:dxaOrig="4380" w:dyaOrig="400" w14:anchorId="2881E47B">
          <v:shape id="_x0000_i1334" type="#_x0000_t75" style="width:219.05pt;height:20.15pt" o:ole="">
            <v:imagedata r:id="rId616" o:title=""/>
          </v:shape>
          <o:OLEObject Type="Embed" ProgID="Equation.DSMT4" ShapeID="_x0000_i1334" DrawAspect="Content" ObjectID="_1852641231" r:id="rId617"/>
        </w:object>
      </w:r>
    </w:p>
    <w:p w14:paraId="4F9766EF" w14:textId="77777777" w:rsidR="002E0631" w:rsidRPr="00E244B2" w:rsidRDefault="002E0631" w:rsidP="002E0631">
      <w:pPr>
        <w:ind w:firstLine="480"/>
        <w:rPr>
          <w:color w:val="000000" w:themeColor="text1"/>
        </w:rPr>
      </w:pPr>
      <w:r w:rsidRPr="00E244B2">
        <w:rPr>
          <w:color w:val="000000" w:themeColor="text1"/>
        </w:rPr>
        <w:t>式中，</w:t>
      </w:r>
      <w:r w:rsidRPr="00E244B2">
        <w:rPr>
          <w:rFonts w:hint="eastAsia"/>
          <w:color w:val="000000" w:themeColor="text1"/>
          <w:position w:val="-14"/>
        </w:rPr>
        <w:object w:dxaOrig="660" w:dyaOrig="400" w14:anchorId="42FB830E">
          <v:shape id="_x0000_i1335" type="#_x0000_t75" style="width:33.55pt;height:20.15pt" o:ole="">
            <v:imagedata r:id="rId618" o:title=""/>
          </v:shape>
          <o:OLEObject Type="Embed" ProgID="Equation.DSMT4" ShapeID="_x0000_i1335" DrawAspect="Content" ObjectID="_1852641232" r:id="rId619"/>
        </w:object>
      </w:r>
      <w:r w:rsidRPr="00E244B2">
        <w:rPr>
          <w:color w:val="000000" w:themeColor="text1"/>
        </w:rPr>
        <w:t>为省份</w:t>
      </w:r>
      <w:r w:rsidRPr="00E244B2">
        <w:rPr>
          <w:rFonts w:hint="eastAsia"/>
          <w:color w:val="000000" w:themeColor="text1"/>
          <w:position w:val="-10"/>
        </w:rPr>
        <w:object w:dxaOrig="260" w:dyaOrig="260" w14:anchorId="45DF8DAC">
          <v:shape id="_x0000_i1336" type="#_x0000_t75" style="width:12.8pt;height:12.8pt" o:ole="">
            <v:imagedata r:id="rId620" o:title=""/>
          </v:shape>
          <o:OLEObject Type="Embed" ProgID="Equation.DSMT4" ShapeID="_x0000_i1336" DrawAspect="Content" ObjectID="_1852641233" r:id="rId621"/>
        </w:object>
      </w:r>
      <w:r w:rsidRPr="00E244B2">
        <w:rPr>
          <w:color w:val="000000" w:themeColor="text1"/>
        </w:rPr>
        <w:t>的分区</w:t>
      </w:r>
      <w:r w:rsidRPr="00E244B2">
        <w:rPr>
          <w:rFonts w:hint="eastAsia"/>
          <w:color w:val="000000" w:themeColor="text1"/>
          <w:position w:val="-4"/>
        </w:rPr>
        <w:object w:dxaOrig="180" w:dyaOrig="200" w14:anchorId="2C4AD44E">
          <v:shape id="_x0000_i1337" type="#_x0000_t75" style="width:7.95pt;height:9.75pt" o:ole="">
            <v:imagedata r:id="rId622" o:title=""/>
          </v:shape>
          <o:OLEObject Type="Embed" ProgID="Equation.DSMT4" ShapeID="_x0000_i1337" DrawAspect="Content" ObjectID="_1852641234" r:id="rId623"/>
        </w:object>
      </w:r>
      <w:r w:rsidRPr="00E244B2">
        <w:rPr>
          <w:color w:val="000000" w:themeColor="text1"/>
        </w:rPr>
        <w:t>内库容式水电机组</w:t>
      </w:r>
      <w:r w:rsidRPr="00E244B2">
        <w:rPr>
          <w:rFonts w:hint="eastAsia"/>
          <w:color w:val="000000" w:themeColor="text1"/>
          <w:position w:val="-6"/>
        </w:rPr>
        <w:object w:dxaOrig="160" w:dyaOrig="260" w14:anchorId="4DBF7F7D">
          <v:shape id="_x0000_i1338" type="#_x0000_t75" style="width:9.15pt;height:12.8pt" o:ole="">
            <v:imagedata r:id="rId624" o:title=""/>
          </v:shape>
          <o:OLEObject Type="Embed" ProgID="Equation.DSMT4" ShapeID="_x0000_i1338" DrawAspect="Content" ObjectID="_1852641235" r:id="rId625"/>
        </w:object>
      </w:r>
      <w:r w:rsidRPr="00E244B2">
        <w:rPr>
          <w:color w:val="000000" w:themeColor="text1"/>
        </w:rPr>
        <w:t>在时段</w:t>
      </w:r>
      <w:r w:rsidRPr="00E244B2">
        <w:rPr>
          <w:rFonts w:hint="eastAsia"/>
          <w:color w:val="000000" w:themeColor="text1"/>
          <w:position w:val="-6"/>
        </w:rPr>
        <w:object w:dxaOrig="139" w:dyaOrig="240" w14:anchorId="468ABF5E">
          <v:shape id="_x0000_i1339" type="#_x0000_t75" style="width:6.7pt;height:11pt" o:ole="">
            <v:imagedata r:id="rId556" o:title=""/>
          </v:shape>
          <o:OLEObject Type="Embed" ProgID="Equation.DSMT4" ShapeID="_x0000_i1339" DrawAspect="Content" ObjectID="_1852641236" r:id="rId626"/>
        </w:object>
      </w:r>
      <w:r w:rsidRPr="00E244B2">
        <w:rPr>
          <w:color w:val="000000" w:themeColor="text1"/>
        </w:rPr>
        <w:t>的实际有功出力；</w:t>
      </w:r>
      <w:r w:rsidRPr="00E244B2">
        <w:rPr>
          <w:rFonts w:hint="eastAsia"/>
          <w:color w:val="000000" w:themeColor="text1"/>
          <w:position w:val="-14"/>
        </w:rPr>
        <w:object w:dxaOrig="880" w:dyaOrig="400" w14:anchorId="53DC54A3">
          <v:shape id="_x0000_i1340" type="#_x0000_t75" style="width:45.75pt;height:20.15pt" o:ole="">
            <v:imagedata r:id="rId627" o:title=""/>
          </v:shape>
          <o:OLEObject Type="Embed" ProgID="Equation.DSMT4" ShapeID="_x0000_i1340" DrawAspect="Content" ObjectID="_1852641237" r:id="rId628"/>
        </w:object>
      </w:r>
      <w:r w:rsidRPr="00E244B2">
        <w:rPr>
          <w:color w:val="000000" w:themeColor="text1"/>
        </w:rPr>
        <w:t>为该机组在时段</w:t>
      </w:r>
      <w:r w:rsidRPr="00E244B2">
        <w:rPr>
          <w:rFonts w:hint="eastAsia"/>
          <w:color w:val="000000" w:themeColor="text1"/>
          <w:position w:val="-6"/>
        </w:rPr>
        <w:object w:dxaOrig="139" w:dyaOrig="240" w14:anchorId="46A7C2BD">
          <v:shape id="_x0000_i1341" type="#_x0000_t75" style="width:6.7pt;height:11pt" o:ole="">
            <v:imagedata r:id="rId629" o:title=""/>
          </v:shape>
          <o:OLEObject Type="Embed" ProgID="Equation.DSMT4" ShapeID="_x0000_i1341" DrawAspect="Content" ObjectID="_1852641238" r:id="rId630"/>
        </w:object>
      </w:r>
      <w:r w:rsidRPr="00E244B2">
        <w:rPr>
          <w:color w:val="000000" w:themeColor="text1"/>
        </w:rPr>
        <w:t>的强迫出力；</w:t>
      </w:r>
      <w:r w:rsidRPr="00E244B2">
        <w:rPr>
          <w:rFonts w:hint="eastAsia"/>
          <w:color w:val="000000" w:themeColor="text1"/>
          <w:position w:val="-14"/>
        </w:rPr>
        <w:object w:dxaOrig="900" w:dyaOrig="400" w14:anchorId="2CE6981D">
          <v:shape id="_x0000_i1342" type="#_x0000_t75" style="width:44.55pt;height:20.15pt" o:ole="">
            <v:imagedata r:id="rId631" o:title=""/>
          </v:shape>
          <o:OLEObject Type="Embed" ProgID="Equation.DSMT4" ShapeID="_x0000_i1342" DrawAspect="Content" ObjectID="_1852641239" r:id="rId632"/>
        </w:object>
      </w:r>
      <w:r w:rsidRPr="00E244B2">
        <w:rPr>
          <w:color w:val="000000" w:themeColor="text1"/>
        </w:rPr>
        <w:t>为该机组在时段</w:t>
      </w:r>
      <w:r w:rsidRPr="00E244B2">
        <w:rPr>
          <w:rFonts w:hint="eastAsia"/>
          <w:color w:val="000000" w:themeColor="text1"/>
          <w:position w:val="-6"/>
        </w:rPr>
        <w:object w:dxaOrig="139" w:dyaOrig="240" w14:anchorId="25666701">
          <v:shape id="_x0000_i1343" type="#_x0000_t75" style="width:6.7pt;height:11pt" o:ole="">
            <v:imagedata r:id="rId633" o:title=""/>
          </v:shape>
          <o:OLEObject Type="Embed" ProgID="Equation.DSMT4" ShapeID="_x0000_i1343" DrawAspect="Content" ObjectID="_1852641240" r:id="rId634"/>
        </w:object>
      </w:r>
      <w:r w:rsidRPr="00E244B2">
        <w:rPr>
          <w:color w:val="000000" w:themeColor="text1"/>
        </w:rPr>
        <w:t>的预想出力；</w:t>
      </w:r>
      <w:r w:rsidRPr="00E244B2">
        <w:rPr>
          <w:rFonts w:hint="eastAsia"/>
          <w:color w:val="000000" w:themeColor="text1"/>
          <w:position w:val="-14"/>
        </w:rPr>
        <w:object w:dxaOrig="660" w:dyaOrig="400" w14:anchorId="648A5C5D">
          <v:shape id="_x0000_i1344" type="#_x0000_t75" style="width:33.55pt;height:20.15pt" o:ole="">
            <v:imagedata r:id="rId635" o:title=""/>
          </v:shape>
          <o:OLEObject Type="Embed" ProgID="Equation.DSMT4" ShapeID="_x0000_i1344" DrawAspect="Content" ObjectID="_1852641241" r:id="rId636"/>
        </w:object>
      </w:r>
      <w:r w:rsidRPr="00E244B2">
        <w:rPr>
          <w:color w:val="000000" w:themeColor="text1"/>
        </w:rPr>
        <w:t>为机组在时段</w:t>
      </w:r>
      <w:r w:rsidRPr="00E244B2">
        <w:rPr>
          <w:rFonts w:hint="eastAsia"/>
          <w:color w:val="000000" w:themeColor="text1"/>
          <w:position w:val="-6"/>
        </w:rPr>
        <w:object w:dxaOrig="139" w:dyaOrig="240" w14:anchorId="2B06552C">
          <v:shape id="_x0000_i1345" type="#_x0000_t75" style="width:6.7pt;height:11pt" o:ole="">
            <v:imagedata r:id="rId637" o:title=""/>
          </v:shape>
          <o:OLEObject Type="Embed" ProgID="Equation.DSMT4" ShapeID="_x0000_i1345" DrawAspect="Content" ObjectID="_1852641242" r:id="rId638"/>
        </w:object>
      </w:r>
      <w:r w:rsidRPr="00E244B2">
        <w:rPr>
          <w:color w:val="000000" w:themeColor="text1"/>
        </w:rPr>
        <w:t>预留的向上旋转备用容量。</w:t>
      </w:r>
    </w:p>
    <w:p w14:paraId="21B6A592" w14:textId="77777777" w:rsidR="003115D2" w:rsidRPr="00E244B2" w:rsidRDefault="003115D2" w:rsidP="003115D2">
      <w:pPr>
        <w:ind w:firstLine="482"/>
        <w:rPr>
          <w:b/>
          <w:bCs/>
          <w:color w:val="000000" w:themeColor="text1"/>
        </w:rPr>
      </w:pPr>
      <w:r w:rsidRPr="00E244B2">
        <w:rPr>
          <w:b/>
          <w:bCs/>
          <w:color w:val="000000" w:themeColor="text1"/>
        </w:rPr>
        <w:t>（</w:t>
      </w:r>
      <w:r w:rsidRPr="00E244B2">
        <w:rPr>
          <w:b/>
          <w:bCs/>
          <w:color w:val="000000" w:themeColor="text1"/>
        </w:rPr>
        <w:t>2</w:t>
      </w:r>
      <w:r w:rsidRPr="00E244B2">
        <w:rPr>
          <w:b/>
          <w:bCs/>
          <w:color w:val="000000" w:themeColor="text1"/>
        </w:rPr>
        <w:t>）周期可发电量约束</w:t>
      </w:r>
    </w:p>
    <w:p w14:paraId="76FA9998" w14:textId="77777777" w:rsidR="003115D2" w:rsidRPr="00E244B2" w:rsidRDefault="003115D2" w:rsidP="003115D2">
      <w:pPr>
        <w:ind w:firstLine="480"/>
        <w:rPr>
          <w:color w:val="000000" w:themeColor="text1"/>
        </w:rPr>
      </w:pPr>
      <w:r w:rsidRPr="00E244B2">
        <w:rPr>
          <w:color w:val="000000" w:themeColor="text1"/>
        </w:rPr>
        <w:t>库容式水电虽然能够利用水库实现跨时段调节，但在一定调节周期内，其总可发电量仍受到天然来水和可利用水能资源限制。</w:t>
      </w:r>
    </w:p>
    <w:p w14:paraId="06E347F8" w14:textId="774821DB" w:rsidR="003115D2" w:rsidRPr="00E244B2" w:rsidRDefault="003115D2" w:rsidP="003115D2">
      <w:pPr>
        <w:ind w:firstLine="480"/>
        <w:rPr>
          <w:color w:val="000000" w:themeColor="text1"/>
        </w:rPr>
      </w:pPr>
      <w:r w:rsidRPr="00E244B2">
        <w:rPr>
          <w:color w:val="000000" w:themeColor="text1"/>
        </w:rPr>
        <w:t>设</w:t>
      </w:r>
      <w:r w:rsidR="001E57DA" w:rsidRPr="00E244B2">
        <w:rPr>
          <w:rFonts w:hint="eastAsia"/>
          <w:color w:val="000000" w:themeColor="text1"/>
          <w:position w:val="-6"/>
        </w:rPr>
        <w:object w:dxaOrig="800" w:dyaOrig="320" w14:anchorId="3B7DB7E9">
          <v:shape id="_x0000_i1346" type="#_x0000_t75" style="width:40.9pt;height:15.25pt" o:ole="">
            <v:imagedata r:id="rId639" o:title=""/>
          </v:shape>
          <o:OLEObject Type="Embed" ProgID="Equation.DSMT4" ShapeID="_x0000_i1346" DrawAspect="Content" ObjectID="_1852641243" r:id="rId640"/>
        </w:object>
      </w:r>
      <w:r w:rsidR="001E57DA" w:rsidRPr="00E244B2">
        <w:rPr>
          <w:color w:val="000000" w:themeColor="text1"/>
        </w:rPr>
        <w:t>为库容式水电调节周期编号</w:t>
      </w:r>
      <w:r w:rsidRPr="00E244B2">
        <w:rPr>
          <w:color w:val="000000" w:themeColor="text1"/>
        </w:rPr>
        <w:t>，</w:t>
      </w:r>
      <w:r w:rsidR="001E57DA" w:rsidRPr="00E244B2">
        <w:rPr>
          <w:rFonts w:hint="eastAsia"/>
          <w:color w:val="000000" w:themeColor="text1"/>
          <w:position w:val="-12"/>
        </w:rPr>
        <w:object w:dxaOrig="240" w:dyaOrig="360" w14:anchorId="610534FE">
          <v:shape id="_x0000_i1347" type="#_x0000_t75" style="width:12.2pt;height:20.15pt" o:ole="">
            <v:imagedata r:id="rId641" o:title=""/>
          </v:shape>
          <o:OLEObject Type="Embed" ProgID="Equation.DSMT4" ShapeID="_x0000_i1347" DrawAspect="Content" ObjectID="_1852641244" r:id="rId642"/>
        </w:object>
      </w:r>
      <w:r w:rsidRPr="00E244B2">
        <w:rPr>
          <w:color w:val="000000" w:themeColor="text1"/>
        </w:rPr>
        <w:t>为调节周期</w:t>
      </w:r>
      <w:r w:rsidR="001E57DA" w:rsidRPr="00E244B2">
        <w:rPr>
          <w:rFonts w:hint="eastAsia"/>
          <w:color w:val="000000" w:themeColor="text1"/>
          <w:position w:val="-6"/>
        </w:rPr>
        <w:object w:dxaOrig="200" w:dyaOrig="220" w14:anchorId="1FCEDBD4">
          <v:shape id="_x0000_i1348" type="#_x0000_t75" style="width:11pt;height:11pt" o:ole="">
            <v:imagedata r:id="rId643" o:title=""/>
          </v:shape>
          <o:OLEObject Type="Embed" ProgID="Equation.DSMT4" ShapeID="_x0000_i1348" DrawAspect="Content" ObjectID="_1852641245" r:id="rId644"/>
        </w:object>
      </w:r>
      <w:r w:rsidRPr="00E244B2">
        <w:rPr>
          <w:color w:val="000000" w:themeColor="text1"/>
        </w:rPr>
        <w:t>所包含的调度时段集合。</w:t>
      </w:r>
    </w:p>
    <w:p w14:paraId="584CB05C" w14:textId="218AC4F5" w:rsidR="003115D2" w:rsidRPr="00E244B2" w:rsidRDefault="003115D2" w:rsidP="003115D2">
      <w:pPr>
        <w:ind w:firstLine="480"/>
        <w:rPr>
          <w:color w:val="000000" w:themeColor="text1"/>
        </w:rPr>
      </w:pPr>
      <w:r w:rsidRPr="00E244B2">
        <w:rPr>
          <w:color w:val="000000" w:themeColor="text1"/>
        </w:rPr>
        <w:t>定义库容式水电机组</w:t>
      </w:r>
      <w:r w:rsidRPr="00E244B2">
        <w:rPr>
          <w:rFonts w:hint="eastAsia"/>
          <w:color w:val="000000" w:themeColor="text1"/>
          <w:position w:val="-6"/>
        </w:rPr>
        <w:object w:dxaOrig="160" w:dyaOrig="260" w14:anchorId="5DD4088A">
          <v:shape id="_x0000_i1349" type="#_x0000_t75" style="width:9.15pt;height:12.8pt" o:ole="">
            <v:imagedata r:id="rId591" o:title=""/>
          </v:shape>
          <o:OLEObject Type="Embed" ProgID="Equation.DSMT4" ShapeID="_x0000_i1349" DrawAspect="Content" ObjectID="_1852641246" r:id="rId645"/>
        </w:object>
      </w:r>
      <w:r w:rsidRPr="00E244B2">
        <w:rPr>
          <w:color w:val="000000" w:themeColor="text1"/>
        </w:rPr>
        <w:t>在调节周期</w:t>
      </w:r>
      <w:r w:rsidR="001E57DA" w:rsidRPr="00E244B2">
        <w:rPr>
          <w:rFonts w:hint="eastAsia"/>
          <w:color w:val="000000" w:themeColor="text1"/>
          <w:position w:val="-6"/>
        </w:rPr>
        <w:object w:dxaOrig="180" w:dyaOrig="220" w14:anchorId="2A587CA3">
          <v:shape id="_x0000_i1350" type="#_x0000_t75" style="width:9.15pt;height:11pt" o:ole="">
            <v:imagedata r:id="rId646" o:title=""/>
          </v:shape>
          <o:OLEObject Type="Embed" ProgID="Equation.DSMT4" ShapeID="_x0000_i1350" DrawAspect="Content" ObjectID="_1852641247" r:id="rId647"/>
        </w:object>
      </w:r>
      <w:r w:rsidRPr="00E244B2">
        <w:rPr>
          <w:color w:val="000000" w:themeColor="text1"/>
        </w:rPr>
        <w:t>内的可发电量为：</w:t>
      </w:r>
    </w:p>
    <w:p w14:paraId="1116AD44" w14:textId="7F02553D" w:rsidR="003115D2" w:rsidRPr="00E244B2" w:rsidRDefault="003115D2" w:rsidP="003115D2">
      <w:pPr>
        <w:pStyle w:val="MTDisplayEquation"/>
        <w:rPr>
          <w:color w:val="000000" w:themeColor="text1"/>
        </w:rPr>
      </w:pPr>
      <w:r w:rsidRPr="00E244B2">
        <w:rPr>
          <w:rFonts w:hint="eastAsia"/>
          <w:color w:val="000000" w:themeColor="text1"/>
        </w:rPr>
        <w:tab/>
      </w:r>
      <w:r w:rsidR="001E57DA" w:rsidRPr="00E244B2">
        <w:rPr>
          <w:rFonts w:hint="eastAsia"/>
          <w:color w:val="000000" w:themeColor="text1"/>
          <w:position w:val="-14"/>
        </w:rPr>
        <w:object w:dxaOrig="2280" w:dyaOrig="400" w14:anchorId="1FB23F46">
          <v:shape id="_x0000_i1351" type="#_x0000_t75" style="width:114.7pt;height:20.15pt" o:ole="">
            <v:imagedata r:id="rId648" o:title=""/>
          </v:shape>
          <o:OLEObject Type="Embed" ProgID="Equation.DSMT4" ShapeID="_x0000_i1351" DrawAspect="Content" ObjectID="_1852641248" r:id="rId649"/>
        </w:object>
      </w:r>
    </w:p>
    <w:p w14:paraId="79E81FDF" w14:textId="1B97F170" w:rsidR="001E57DA" w:rsidRPr="00E244B2" w:rsidRDefault="003115D2" w:rsidP="001974D9">
      <w:pPr>
        <w:ind w:firstLine="480"/>
        <w:rPr>
          <w:color w:val="000000" w:themeColor="text1"/>
        </w:rPr>
      </w:pPr>
      <w:r w:rsidRPr="00E244B2">
        <w:rPr>
          <w:color w:val="000000" w:themeColor="text1"/>
        </w:rPr>
        <w:t>式中，</w:t>
      </w:r>
      <w:r w:rsidR="001E57DA" w:rsidRPr="00E244B2">
        <w:rPr>
          <w:color w:val="000000" w:themeColor="text1"/>
          <w:position w:val="-14"/>
        </w:rPr>
        <w:object w:dxaOrig="680" w:dyaOrig="400" w14:anchorId="031D7273">
          <v:shape id="_x0000_i1352" type="#_x0000_t75" style="width:33.55pt;height:20.15pt" o:ole="">
            <v:imagedata r:id="rId650" o:title=""/>
          </v:shape>
          <o:OLEObject Type="Embed" ProgID="Equation.DSMT4" ShapeID="_x0000_i1352" DrawAspect="Content" ObjectID="_1852641249" r:id="rId651"/>
        </w:object>
      </w:r>
      <w:r w:rsidR="001E57DA" w:rsidRPr="00E244B2">
        <w:rPr>
          <w:color w:val="000000" w:themeColor="text1"/>
        </w:rPr>
        <w:t>为库容式水电机组</w:t>
      </w:r>
      <w:r w:rsidR="001E57DA" w:rsidRPr="00E244B2">
        <w:rPr>
          <w:color w:val="000000" w:themeColor="text1"/>
        </w:rPr>
        <w:t>i</w:t>
      </w:r>
      <w:r w:rsidR="001E57DA" w:rsidRPr="00E244B2">
        <w:rPr>
          <w:color w:val="000000" w:themeColor="text1"/>
        </w:rPr>
        <w:t>在调节周期</w:t>
      </w:r>
      <w:r w:rsidR="001E57DA" w:rsidRPr="00E244B2">
        <w:rPr>
          <w:color w:val="000000" w:themeColor="text1"/>
        </w:rPr>
        <w:t>s</w:t>
      </w:r>
      <w:r w:rsidR="001E57DA" w:rsidRPr="00E244B2">
        <w:rPr>
          <w:color w:val="000000" w:themeColor="text1"/>
        </w:rPr>
        <w:t>内的可发电量；</w:t>
      </w:r>
      <w:r w:rsidR="001974D9" w:rsidRPr="00E244B2">
        <w:rPr>
          <w:color w:val="000000" w:themeColor="text1"/>
          <w:position w:val="-14"/>
        </w:rPr>
        <w:object w:dxaOrig="900" w:dyaOrig="400" w14:anchorId="704CC8ED">
          <v:shape id="_x0000_i1353" type="#_x0000_t75" style="width:44.55pt;height:20.15pt" o:ole="">
            <v:imagedata r:id="rId652" o:title=""/>
          </v:shape>
          <o:OLEObject Type="Embed" ProgID="Equation.DSMT4" ShapeID="_x0000_i1353" DrawAspect="Content" ObjectID="_1852641250" r:id="rId653"/>
        </w:object>
      </w:r>
      <w:r w:rsidR="001E57DA" w:rsidRPr="00E244B2">
        <w:rPr>
          <w:color w:val="000000" w:themeColor="text1"/>
        </w:rPr>
        <w:t>为该机组在调节周期</w:t>
      </w:r>
      <w:r w:rsidR="001E57DA" w:rsidRPr="00E244B2">
        <w:rPr>
          <w:color w:val="000000" w:themeColor="text1"/>
        </w:rPr>
        <w:t>s</w:t>
      </w:r>
      <w:r w:rsidR="001E57DA" w:rsidRPr="00E244B2">
        <w:rPr>
          <w:color w:val="000000" w:themeColor="text1"/>
        </w:rPr>
        <w:t>内的平均可发功率；</w:t>
      </w:r>
      <w:r w:rsidR="001974D9" w:rsidRPr="00E244B2">
        <w:rPr>
          <w:color w:val="000000" w:themeColor="text1"/>
          <w:position w:val="-12"/>
        </w:rPr>
        <w:object w:dxaOrig="340" w:dyaOrig="360" w14:anchorId="218C8521">
          <v:shape id="_x0000_i1354" type="#_x0000_t75" style="width:17.1pt;height:18.3pt" o:ole="">
            <v:imagedata r:id="rId654" o:title=""/>
          </v:shape>
          <o:OLEObject Type="Embed" ProgID="Equation.DSMT4" ShapeID="_x0000_i1354" DrawAspect="Content" ObjectID="_1852641251" r:id="rId655"/>
        </w:object>
      </w:r>
      <w:r w:rsidR="001E57DA" w:rsidRPr="00E244B2">
        <w:rPr>
          <w:color w:val="000000" w:themeColor="text1"/>
        </w:rPr>
        <w:t>为调节周期</w:t>
      </w:r>
      <w:r w:rsidR="001E57DA" w:rsidRPr="00E244B2">
        <w:rPr>
          <w:color w:val="000000" w:themeColor="text1"/>
        </w:rPr>
        <w:t>s</w:t>
      </w:r>
      <w:r w:rsidR="001E57DA" w:rsidRPr="00E244B2">
        <w:rPr>
          <w:color w:val="000000" w:themeColor="text1"/>
        </w:rPr>
        <w:t>所包含的调度时段数；</w:t>
      </w:r>
      <w:r w:rsidR="001974D9" w:rsidRPr="00E244B2">
        <w:rPr>
          <w:color w:val="000000" w:themeColor="text1"/>
          <w:position w:val="-6"/>
        </w:rPr>
        <w:object w:dxaOrig="300" w:dyaOrig="279" w14:anchorId="266ABEF9">
          <v:shape id="_x0000_i1355" type="#_x0000_t75" style="width:15.25pt;height:14.65pt" o:ole="">
            <v:imagedata r:id="rId656" o:title=""/>
          </v:shape>
          <o:OLEObject Type="Embed" ProgID="Equation.DSMT4" ShapeID="_x0000_i1355" DrawAspect="Content" ObjectID="_1852641252" r:id="rId657"/>
        </w:object>
      </w:r>
      <w:r w:rsidR="001E57DA" w:rsidRPr="00E244B2">
        <w:rPr>
          <w:color w:val="000000" w:themeColor="text1"/>
        </w:rPr>
        <w:t>为单个调度时段长度。</w:t>
      </w:r>
    </w:p>
    <w:p w14:paraId="12B52B8B" w14:textId="77777777" w:rsidR="003115D2" w:rsidRPr="00E244B2" w:rsidRDefault="003115D2" w:rsidP="003115D2">
      <w:pPr>
        <w:ind w:firstLine="480"/>
        <w:rPr>
          <w:color w:val="000000" w:themeColor="text1"/>
        </w:rPr>
      </w:pPr>
      <w:r w:rsidRPr="00E244B2">
        <w:rPr>
          <w:color w:val="000000" w:themeColor="text1"/>
        </w:rPr>
        <w:t>对于全年生产模拟，可根据水电调节特性和基础数据时间尺度，将调节周期设置为季节、月或周：</w:t>
      </w:r>
    </w:p>
    <w:p w14:paraId="4B542A45" w14:textId="679D1B20" w:rsidR="003115D2" w:rsidRPr="00E244B2" w:rsidRDefault="003115D2" w:rsidP="003115D2">
      <w:pPr>
        <w:pStyle w:val="MTDisplayEquation"/>
        <w:rPr>
          <w:color w:val="000000" w:themeColor="text1"/>
        </w:rPr>
      </w:pPr>
      <w:r w:rsidRPr="00E244B2">
        <w:rPr>
          <w:rFonts w:hint="eastAsia"/>
          <w:color w:val="000000" w:themeColor="text1"/>
        </w:rPr>
        <w:lastRenderedPageBreak/>
        <w:tab/>
      </w:r>
      <w:r w:rsidR="00CD720E" w:rsidRPr="00E244B2">
        <w:rPr>
          <w:rFonts w:hint="eastAsia"/>
          <w:color w:val="000000" w:themeColor="text1"/>
          <w:position w:val="-52"/>
        </w:rPr>
        <w:object w:dxaOrig="3320" w:dyaOrig="1160" w14:anchorId="48A23CCC">
          <v:shape id="_x0000_i1356" type="#_x0000_t75" style="width:165.95pt;height:57.35pt" o:ole="">
            <v:imagedata r:id="rId658" o:title=""/>
          </v:shape>
          <o:OLEObject Type="Embed" ProgID="Equation.DSMT4" ShapeID="_x0000_i1356" DrawAspect="Content" ObjectID="_1852641253" r:id="rId659"/>
        </w:object>
      </w:r>
    </w:p>
    <w:p w14:paraId="76E66A6F" w14:textId="6A0653FF" w:rsidR="003115D2" w:rsidRPr="00E244B2" w:rsidRDefault="003115D2" w:rsidP="003115D2">
      <w:pPr>
        <w:ind w:firstLine="480"/>
        <w:rPr>
          <w:color w:val="000000" w:themeColor="text1"/>
        </w:rPr>
      </w:pPr>
      <w:r w:rsidRPr="00E244B2">
        <w:rPr>
          <w:color w:val="000000" w:themeColor="text1"/>
        </w:rPr>
        <w:t>式中，</w:t>
      </w:r>
      <w:r w:rsidR="00CD720E" w:rsidRPr="00E244B2">
        <w:rPr>
          <w:rFonts w:hint="eastAsia"/>
          <w:color w:val="000000" w:themeColor="text1"/>
        </w:rPr>
        <w:t xml:space="preserve"> </w:t>
      </w:r>
      <w:r w:rsidR="00CD720E" w:rsidRPr="00E244B2">
        <w:rPr>
          <w:color w:val="000000" w:themeColor="text1"/>
          <w:position w:val="-4"/>
        </w:rPr>
        <w:object w:dxaOrig="480" w:dyaOrig="300" w14:anchorId="30BC9056">
          <v:shape id="_x0000_i1357" type="#_x0000_t75" style="width:23.8pt;height:15.25pt" o:ole="">
            <v:imagedata r:id="rId660" o:title=""/>
          </v:shape>
          <o:OLEObject Type="Embed" ProgID="Equation.DSMT4" ShapeID="_x0000_i1357" DrawAspect="Content" ObjectID="_1852641254" r:id="rId661"/>
        </w:object>
      </w:r>
      <w:r w:rsidR="00CD720E" w:rsidRPr="00E244B2">
        <w:rPr>
          <w:color w:val="000000" w:themeColor="text1"/>
        </w:rPr>
        <w:t>、</w:t>
      </w:r>
      <w:r w:rsidR="00CD720E" w:rsidRPr="00E244B2">
        <w:rPr>
          <w:color w:val="000000" w:themeColor="text1"/>
          <w:position w:val="-4"/>
        </w:rPr>
        <w:object w:dxaOrig="540" w:dyaOrig="300" w14:anchorId="4CB06D41">
          <v:shape id="_x0000_i1358" type="#_x0000_t75" style="width:27.45pt;height:15.25pt" o:ole="">
            <v:imagedata r:id="rId662" o:title=""/>
          </v:shape>
          <o:OLEObject Type="Embed" ProgID="Equation.DSMT4" ShapeID="_x0000_i1358" DrawAspect="Content" ObjectID="_1852641255" r:id="rId663"/>
        </w:object>
      </w:r>
      <w:r w:rsidR="00CD720E" w:rsidRPr="00E244B2">
        <w:rPr>
          <w:color w:val="000000" w:themeColor="text1"/>
        </w:rPr>
        <w:t>和</w:t>
      </w:r>
      <w:r w:rsidR="00CD720E" w:rsidRPr="00E244B2">
        <w:rPr>
          <w:color w:val="000000" w:themeColor="text1"/>
          <w:position w:val="-4"/>
        </w:rPr>
        <w:object w:dxaOrig="600" w:dyaOrig="300" w14:anchorId="5A8752BA">
          <v:shape id="_x0000_i1359" type="#_x0000_t75" style="width:29.9pt;height:15.25pt" o:ole="">
            <v:imagedata r:id="rId664" o:title=""/>
          </v:shape>
          <o:OLEObject Type="Embed" ProgID="Equation.DSMT4" ShapeID="_x0000_i1359" DrawAspect="Content" ObjectID="_1852641256" r:id="rId665"/>
        </w:object>
      </w:r>
      <w:r w:rsidRPr="00E244B2">
        <w:rPr>
          <w:color w:val="000000" w:themeColor="text1"/>
        </w:rPr>
        <w:t>分别为季节、月和周对应的总小时数。</w:t>
      </w:r>
    </w:p>
    <w:p w14:paraId="008E2E92" w14:textId="549ECBD9" w:rsidR="003115D2" w:rsidRPr="00E244B2" w:rsidRDefault="003115D2" w:rsidP="003115D2">
      <w:pPr>
        <w:ind w:firstLine="480"/>
        <w:rPr>
          <w:color w:val="000000" w:themeColor="text1"/>
        </w:rPr>
      </w:pPr>
      <w:r w:rsidRPr="00E244B2">
        <w:rPr>
          <w:color w:val="000000" w:themeColor="text1"/>
        </w:rPr>
        <w:t>调节周期内机组实际发电量与预留旋转备用对应的可用发电能力之和不得超过该周期给定的可发电量，因此：</w:t>
      </w:r>
    </w:p>
    <w:p w14:paraId="699D4F75" w14:textId="20AE61CC" w:rsidR="003115D2" w:rsidRPr="00E244B2" w:rsidRDefault="003115D2" w:rsidP="003115D2">
      <w:pPr>
        <w:pStyle w:val="MTDisplayEquation"/>
        <w:rPr>
          <w:color w:val="000000" w:themeColor="text1"/>
        </w:rPr>
      </w:pPr>
      <w:r w:rsidRPr="00E244B2">
        <w:rPr>
          <w:rFonts w:hint="eastAsia"/>
          <w:color w:val="000000" w:themeColor="text1"/>
        </w:rPr>
        <w:tab/>
      </w:r>
      <w:r w:rsidR="00E66905" w:rsidRPr="00E244B2">
        <w:rPr>
          <w:rFonts w:hint="eastAsia"/>
          <w:color w:val="000000" w:themeColor="text1"/>
          <w:position w:val="-32"/>
        </w:rPr>
        <w:object w:dxaOrig="7140" w:dyaOrig="600" w14:anchorId="19B60891">
          <v:shape id="_x0000_i1360" type="#_x0000_t75" style="width:357.55pt;height:29.9pt" o:ole="">
            <v:imagedata r:id="rId666" o:title=""/>
          </v:shape>
          <o:OLEObject Type="Embed" ProgID="Equation.DSMT4" ShapeID="_x0000_i1360" DrawAspect="Content" ObjectID="_1852641257" r:id="rId667"/>
        </w:object>
      </w:r>
    </w:p>
    <w:p w14:paraId="6A0CB185" w14:textId="52FE3317" w:rsidR="00E626AA" w:rsidRPr="00E244B2" w:rsidRDefault="003115D2" w:rsidP="003115D2">
      <w:pPr>
        <w:ind w:firstLine="480"/>
        <w:rPr>
          <w:color w:val="000000" w:themeColor="text1"/>
        </w:rPr>
      </w:pPr>
      <w:r w:rsidRPr="00E244B2">
        <w:rPr>
          <w:color w:val="000000" w:themeColor="text1"/>
        </w:rPr>
        <w:t>式中，</w:t>
      </w:r>
      <w:r w:rsidRPr="00E244B2">
        <w:rPr>
          <w:rFonts w:hint="eastAsia"/>
          <w:color w:val="000000" w:themeColor="text1"/>
          <w:position w:val="-6"/>
        </w:rPr>
        <w:object w:dxaOrig="300" w:dyaOrig="279" w14:anchorId="77736A01">
          <v:shape id="_x0000_i1361" type="#_x0000_t75" style="width:15.25pt;height:14.05pt" o:ole="">
            <v:imagedata r:id="rId668" o:title=""/>
          </v:shape>
          <o:OLEObject Type="Embed" ProgID="Equation.DSMT4" ShapeID="_x0000_i1361" DrawAspect="Content" ObjectID="_1852641258" r:id="rId669"/>
        </w:object>
      </w:r>
      <w:r w:rsidRPr="00E244B2">
        <w:rPr>
          <w:color w:val="000000" w:themeColor="text1"/>
        </w:rPr>
        <w:t>为单个调度时段长度。</w:t>
      </w:r>
    </w:p>
    <w:p w14:paraId="22FC3FF4" w14:textId="2740AE4F" w:rsidR="000977DA" w:rsidRPr="00E244B2" w:rsidRDefault="00B92D66" w:rsidP="000977DA">
      <w:pPr>
        <w:ind w:firstLine="482"/>
        <w:rPr>
          <w:b/>
          <w:bCs/>
          <w:color w:val="000000" w:themeColor="text1"/>
        </w:rPr>
      </w:pPr>
      <w:r w:rsidRPr="00E244B2">
        <w:rPr>
          <w:rFonts w:hint="eastAsia"/>
          <w:b/>
          <w:bCs/>
          <w:color w:val="000000" w:themeColor="text1"/>
        </w:rPr>
        <w:t>三</w:t>
      </w:r>
      <w:r w:rsidR="000977DA" w:rsidRPr="00E244B2">
        <w:rPr>
          <w:b/>
          <w:bCs/>
          <w:color w:val="000000" w:themeColor="text1"/>
        </w:rPr>
        <w:t>、运行成本</w:t>
      </w:r>
    </w:p>
    <w:p w14:paraId="422E3295" w14:textId="46B75615" w:rsidR="000977DA" w:rsidRPr="00E244B2" w:rsidRDefault="000977DA" w:rsidP="000977DA">
      <w:pPr>
        <w:ind w:firstLine="480"/>
        <w:rPr>
          <w:color w:val="000000" w:themeColor="text1"/>
        </w:rPr>
      </w:pPr>
      <w:r w:rsidRPr="00E244B2">
        <w:rPr>
          <w:color w:val="000000" w:themeColor="text1"/>
        </w:rPr>
        <w:t>库容式水电运行成本主要考虑固定运行维护成本，其大小主要取决于机组装机规模。</w:t>
      </w:r>
    </w:p>
    <w:p w14:paraId="015747CA" w14:textId="77777777" w:rsidR="000977DA" w:rsidRPr="00E244B2" w:rsidRDefault="000977DA" w:rsidP="000977DA">
      <w:pPr>
        <w:ind w:firstLine="480"/>
        <w:rPr>
          <w:color w:val="000000" w:themeColor="text1"/>
        </w:rPr>
      </w:pPr>
      <w:r w:rsidRPr="00E244B2">
        <w:rPr>
          <w:color w:val="000000" w:themeColor="text1"/>
        </w:rPr>
        <w:t>大区域</w:t>
      </w:r>
      <w:r w:rsidRPr="00E244B2">
        <w:rPr>
          <w:rFonts w:hint="eastAsia"/>
          <w:color w:val="000000" w:themeColor="text1"/>
          <w:position w:val="-6"/>
        </w:rPr>
        <w:object w:dxaOrig="200" w:dyaOrig="220" w14:anchorId="7A6673FA">
          <v:shape id="_x0000_i1362" type="#_x0000_t75" style="width:9.75pt;height:11pt" o:ole="">
            <v:imagedata r:id="rId531" o:title=""/>
          </v:shape>
          <o:OLEObject Type="Embed" ProgID="Equation.DSMT4" ShapeID="_x0000_i1362" DrawAspect="Content" ObjectID="_1852641259" r:id="rId670"/>
        </w:object>
      </w:r>
      <w:r w:rsidRPr="00E244B2">
        <w:rPr>
          <w:color w:val="000000" w:themeColor="text1"/>
        </w:rPr>
        <w:t>内库容式水电总固定运行维护成本为：</w:t>
      </w:r>
    </w:p>
    <w:p w14:paraId="0C69B2B4" w14:textId="77777777" w:rsidR="000977DA" w:rsidRPr="00E244B2" w:rsidRDefault="000977DA" w:rsidP="000977DA">
      <w:pPr>
        <w:pStyle w:val="MTDisplayEquation"/>
        <w:rPr>
          <w:color w:val="000000" w:themeColor="text1"/>
        </w:rPr>
      </w:pPr>
      <w:r w:rsidRPr="00E244B2">
        <w:rPr>
          <w:rFonts w:hint="eastAsia"/>
          <w:color w:val="000000" w:themeColor="text1"/>
        </w:rPr>
        <w:tab/>
      </w:r>
      <w:r w:rsidRPr="00E244B2">
        <w:rPr>
          <w:rFonts w:hint="eastAsia"/>
          <w:color w:val="000000" w:themeColor="text1"/>
          <w:position w:val="-36"/>
        </w:rPr>
        <w:object w:dxaOrig="3940" w:dyaOrig="620" w14:anchorId="477C2A3E">
          <v:shape id="_x0000_i1363" type="#_x0000_t75" style="width:197.7pt;height:31.1pt" o:ole="">
            <v:imagedata r:id="rId671" o:title=""/>
          </v:shape>
          <o:OLEObject Type="Embed" ProgID="Equation.DSMT4" ShapeID="_x0000_i1363" DrawAspect="Content" ObjectID="_1852641260" r:id="rId672"/>
        </w:object>
      </w:r>
    </w:p>
    <w:p w14:paraId="29E5B297" w14:textId="4DF95E36" w:rsidR="00E626AA" w:rsidRPr="00E244B2" w:rsidRDefault="000977DA" w:rsidP="000977DA">
      <w:pPr>
        <w:ind w:firstLine="480"/>
        <w:rPr>
          <w:color w:val="000000" w:themeColor="text1"/>
        </w:rPr>
      </w:pPr>
      <w:r w:rsidRPr="00E244B2">
        <w:rPr>
          <w:color w:val="000000" w:themeColor="text1"/>
        </w:rPr>
        <w:t>式中，</w:t>
      </w:r>
      <w:r w:rsidRPr="00E244B2">
        <w:rPr>
          <w:rFonts w:hint="eastAsia"/>
          <w:color w:val="000000" w:themeColor="text1"/>
          <w:position w:val="-12"/>
        </w:rPr>
        <w:object w:dxaOrig="680" w:dyaOrig="380" w14:anchorId="016D6013">
          <v:shape id="_x0000_i1364" type="#_x0000_t75" style="width:35.4pt;height:20.15pt" o:ole="">
            <v:imagedata r:id="rId673" o:title=""/>
          </v:shape>
          <o:OLEObject Type="Embed" ProgID="Equation.DSMT4" ShapeID="_x0000_i1364" DrawAspect="Content" ObjectID="_1852641261" r:id="rId674"/>
        </w:object>
      </w:r>
      <w:r w:rsidRPr="00E244B2">
        <w:rPr>
          <w:color w:val="000000" w:themeColor="text1"/>
        </w:rPr>
        <w:t>为大区域</w:t>
      </w:r>
      <w:r w:rsidRPr="00E244B2">
        <w:rPr>
          <w:rFonts w:hint="eastAsia"/>
          <w:color w:val="000000" w:themeColor="text1"/>
          <w:position w:val="-6"/>
        </w:rPr>
        <w:object w:dxaOrig="200" w:dyaOrig="220" w14:anchorId="5C0B5A52">
          <v:shape id="_x0000_i1365" type="#_x0000_t75" style="width:9.75pt;height:11pt" o:ole="">
            <v:imagedata r:id="rId531" o:title=""/>
          </v:shape>
          <o:OLEObject Type="Embed" ProgID="Equation.DSMT4" ShapeID="_x0000_i1365" DrawAspect="Content" ObjectID="_1852641262" r:id="rId675"/>
        </w:object>
      </w:r>
      <w:r w:rsidRPr="00E244B2">
        <w:rPr>
          <w:color w:val="000000" w:themeColor="text1"/>
        </w:rPr>
        <w:t>内库容式水电机组总运行成本；</w:t>
      </w:r>
      <w:r w:rsidRPr="00E244B2">
        <w:rPr>
          <w:rFonts w:hint="eastAsia"/>
          <w:color w:val="000000" w:themeColor="text1"/>
          <w:position w:val="-14"/>
        </w:rPr>
        <w:object w:dxaOrig="960" w:dyaOrig="400" w14:anchorId="3A94D614">
          <v:shape id="_x0000_i1366" type="#_x0000_t75" style="width:49.4pt;height:20.15pt" o:ole="">
            <v:imagedata r:id="rId676" o:title=""/>
          </v:shape>
          <o:OLEObject Type="Embed" ProgID="Equation.DSMT4" ShapeID="_x0000_i1366" DrawAspect="Content" ObjectID="_1852641263" r:id="rId677"/>
        </w:object>
      </w:r>
      <w:r w:rsidRPr="00E244B2">
        <w:rPr>
          <w:color w:val="000000" w:themeColor="text1"/>
        </w:rPr>
        <w:t>为省份</w:t>
      </w:r>
      <w:r w:rsidRPr="00E244B2">
        <w:rPr>
          <w:rFonts w:hint="eastAsia"/>
          <w:color w:val="000000" w:themeColor="text1"/>
          <w:position w:val="-10"/>
        </w:rPr>
        <w:object w:dxaOrig="260" w:dyaOrig="260" w14:anchorId="7AE59DD8">
          <v:shape id="_x0000_i1367" type="#_x0000_t75" style="width:12.8pt;height:12.8pt" o:ole="">
            <v:imagedata r:id="rId587" o:title=""/>
          </v:shape>
          <o:OLEObject Type="Embed" ProgID="Equation.DSMT4" ShapeID="_x0000_i1367" DrawAspect="Content" ObjectID="_1852641264" r:id="rId678"/>
        </w:object>
      </w:r>
      <w:r w:rsidRPr="00E244B2">
        <w:rPr>
          <w:color w:val="000000" w:themeColor="text1"/>
        </w:rPr>
        <w:t>的分区</w:t>
      </w:r>
      <w:r w:rsidRPr="00E244B2">
        <w:rPr>
          <w:rFonts w:hint="eastAsia"/>
          <w:color w:val="000000" w:themeColor="text1"/>
          <w:position w:val="-4"/>
        </w:rPr>
        <w:object w:dxaOrig="180" w:dyaOrig="200" w14:anchorId="55E56CD7">
          <v:shape id="_x0000_i1368" type="#_x0000_t75" style="width:7.95pt;height:9.75pt" o:ole="">
            <v:imagedata r:id="rId679" o:title=""/>
          </v:shape>
          <o:OLEObject Type="Embed" ProgID="Equation.DSMT4" ShapeID="_x0000_i1368" DrawAspect="Content" ObjectID="_1852641265" r:id="rId680"/>
        </w:object>
      </w:r>
      <w:r w:rsidRPr="00E244B2">
        <w:rPr>
          <w:color w:val="000000" w:themeColor="text1"/>
        </w:rPr>
        <w:t>内库容式水电机组</w:t>
      </w:r>
      <w:r w:rsidRPr="00E244B2">
        <w:rPr>
          <w:rFonts w:hint="eastAsia"/>
          <w:color w:val="000000" w:themeColor="text1"/>
          <w:position w:val="-6"/>
        </w:rPr>
        <w:object w:dxaOrig="160" w:dyaOrig="260" w14:anchorId="5D8D5A3B">
          <v:shape id="_x0000_i1369" type="#_x0000_t75" style="width:9.15pt;height:12.8pt" o:ole="">
            <v:imagedata r:id="rId591" o:title=""/>
          </v:shape>
          <o:OLEObject Type="Embed" ProgID="Equation.DSMT4" ShapeID="_x0000_i1369" DrawAspect="Content" ObjectID="_1852641266" r:id="rId681"/>
        </w:object>
      </w:r>
      <w:r w:rsidRPr="00E244B2">
        <w:rPr>
          <w:color w:val="000000" w:themeColor="text1"/>
        </w:rPr>
        <w:t>的单位装机容量固定运行维护成本；</w:t>
      </w:r>
      <w:r w:rsidRPr="00E244B2">
        <w:rPr>
          <w:rFonts w:hint="eastAsia"/>
          <w:color w:val="000000" w:themeColor="text1"/>
          <w:position w:val="-14"/>
        </w:rPr>
        <w:object w:dxaOrig="820" w:dyaOrig="400" w14:anchorId="12CB7961">
          <v:shape id="_x0000_i1370" type="#_x0000_t75" style="width:40.9pt;height:20.15pt" o:ole="">
            <v:imagedata r:id="rId682" o:title=""/>
          </v:shape>
          <o:OLEObject Type="Embed" ProgID="Equation.DSMT4" ShapeID="_x0000_i1370" DrawAspect="Content" ObjectID="_1852641267" r:id="rId683"/>
        </w:object>
      </w:r>
      <w:r w:rsidRPr="00E244B2">
        <w:rPr>
          <w:color w:val="000000" w:themeColor="text1"/>
        </w:rPr>
        <w:t>为机组额定装机容量。</w:t>
      </w:r>
    </w:p>
    <w:p w14:paraId="5DB7DDC9" w14:textId="74B72A95" w:rsidR="00B92D66" w:rsidRPr="00E244B2" w:rsidRDefault="00C84E53" w:rsidP="00B92D66">
      <w:pPr>
        <w:ind w:firstLine="482"/>
        <w:rPr>
          <w:b/>
          <w:bCs/>
          <w:color w:val="000000" w:themeColor="text1"/>
        </w:rPr>
      </w:pPr>
      <w:r w:rsidRPr="00E244B2">
        <w:rPr>
          <w:rFonts w:hint="eastAsia"/>
          <w:b/>
          <w:bCs/>
          <w:color w:val="000000" w:themeColor="text1"/>
        </w:rPr>
        <w:t>四</w:t>
      </w:r>
      <w:r w:rsidR="00B92D66" w:rsidRPr="00E244B2">
        <w:rPr>
          <w:b/>
          <w:bCs/>
          <w:color w:val="000000" w:themeColor="text1"/>
        </w:rPr>
        <w:t>、弃水量及弃水惩罚</w:t>
      </w:r>
    </w:p>
    <w:p w14:paraId="71C45C15" w14:textId="5F617A08" w:rsidR="00B92D66" w:rsidRPr="00E244B2" w:rsidRDefault="008B0F86" w:rsidP="00B92D66">
      <w:pPr>
        <w:ind w:firstLine="480"/>
        <w:rPr>
          <w:color w:val="000000" w:themeColor="text1"/>
        </w:rPr>
      </w:pPr>
      <w:r w:rsidRPr="00E244B2">
        <w:rPr>
          <w:color w:val="000000" w:themeColor="text1"/>
        </w:rPr>
        <w:t>当某一调节周期内可利用水能无法全部转化为实际发电量和可用调节能力时，可定义库容式水电机组的弃水对应电量。</w:t>
      </w:r>
    </w:p>
    <w:p w14:paraId="150D7955" w14:textId="240F04EB" w:rsidR="00B92D66" w:rsidRPr="00E244B2" w:rsidRDefault="00B92D66" w:rsidP="00B92D66">
      <w:pPr>
        <w:ind w:firstLine="480"/>
        <w:rPr>
          <w:color w:val="000000" w:themeColor="text1"/>
        </w:rPr>
      </w:pPr>
      <w:r w:rsidRPr="00E244B2">
        <w:rPr>
          <w:color w:val="000000" w:themeColor="text1"/>
        </w:rPr>
        <w:t>对于调节周期</w:t>
      </w:r>
      <w:r w:rsidR="008B0F86" w:rsidRPr="00E244B2">
        <w:rPr>
          <w:rFonts w:hint="eastAsia"/>
          <w:color w:val="000000" w:themeColor="text1"/>
          <w:position w:val="-6"/>
        </w:rPr>
        <w:object w:dxaOrig="200" w:dyaOrig="220" w14:anchorId="7838E6E5">
          <v:shape id="_x0000_i1371" type="#_x0000_t75" style="width:11pt;height:11pt" o:ole="">
            <v:imagedata r:id="rId684" o:title=""/>
          </v:shape>
          <o:OLEObject Type="Embed" ProgID="Equation.DSMT4" ShapeID="_x0000_i1371" DrawAspect="Content" ObjectID="_1852641268" r:id="rId685"/>
        </w:object>
      </w:r>
      <w:r w:rsidRPr="00E244B2">
        <w:rPr>
          <w:color w:val="000000" w:themeColor="text1"/>
        </w:rPr>
        <w:t>，定义：</w:t>
      </w:r>
    </w:p>
    <w:p w14:paraId="40F47457" w14:textId="489CA729" w:rsidR="00B92D66" w:rsidRPr="00E244B2" w:rsidRDefault="00B92D66" w:rsidP="00B92D66">
      <w:pPr>
        <w:pStyle w:val="MTDisplayEquation"/>
        <w:rPr>
          <w:color w:val="000000" w:themeColor="text1"/>
        </w:rPr>
      </w:pPr>
      <w:r w:rsidRPr="00E244B2">
        <w:rPr>
          <w:rFonts w:hint="eastAsia"/>
          <w:color w:val="000000" w:themeColor="text1"/>
        </w:rPr>
        <w:tab/>
      </w:r>
      <w:r w:rsidR="008B0F86" w:rsidRPr="00E244B2">
        <w:rPr>
          <w:rFonts w:hint="eastAsia"/>
          <w:color w:val="000000" w:themeColor="text1"/>
          <w:position w:val="-32"/>
        </w:rPr>
        <w:object w:dxaOrig="4140" w:dyaOrig="600" w14:anchorId="39FEE1A4">
          <v:shape id="_x0000_i1372" type="#_x0000_t75" style="width:207.45pt;height:29.9pt" o:ole="">
            <v:imagedata r:id="rId686" o:title=""/>
          </v:shape>
          <o:OLEObject Type="Embed" ProgID="Equation.DSMT4" ShapeID="_x0000_i1372" DrawAspect="Content" ObjectID="_1852641269" r:id="rId687"/>
        </w:object>
      </w:r>
    </w:p>
    <w:p w14:paraId="082CAA88" w14:textId="0C065F0F" w:rsidR="008B0F86" w:rsidRPr="00E244B2" w:rsidRDefault="008B0F86" w:rsidP="00C952B8">
      <w:pPr>
        <w:pStyle w:val="MTDisplayEquation"/>
        <w:rPr>
          <w:color w:val="000000" w:themeColor="text1"/>
        </w:rPr>
      </w:pPr>
      <w:r w:rsidRPr="00E244B2">
        <w:rPr>
          <w:rFonts w:hint="eastAsia"/>
          <w:color w:val="000000" w:themeColor="text1"/>
        </w:rPr>
        <w:t>并满足</w:t>
      </w:r>
      <w:r w:rsidR="0095685D" w:rsidRPr="00E244B2">
        <w:rPr>
          <w:rFonts w:hint="eastAsia"/>
          <w:color w:val="000000" w:themeColor="text1"/>
        </w:rPr>
        <w:t>：</w:t>
      </w:r>
    </w:p>
    <w:p w14:paraId="17EFA299" w14:textId="70CEE8F9" w:rsidR="008B0F86" w:rsidRPr="00E244B2" w:rsidRDefault="00FE0F1A" w:rsidP="00FE0F1A">
      <w:pPr>
        <w:pStyle w:val="MTDisplayEquation"/>
        <w:jc w:val="center"/>
        <w:rPr>
          <w:color w:val="000000" w:themeColor="text1"/>
        </w:rPr>
      </w:pPr>
      <w:r w:rsidRPr="00E244B2">
        <w:rPr>
          <w:color w:val="000000" w:themeColor="text1"/>
          <w:position w:val="-14"/>
        </w:rPr>
        <w:object w:dxaOrig="1320" w:dyaOrig="400" w14:anchorId="0A42F054">
          <v:shape id="_x0000_i1373" type="#_x0000_t75" style="width:65.9pt;height:20.15pt" o:ole="">
            <v:imagedata r:id="rId688" o:title=""/>
          </v:shape>
          <o:OLEObject Type="Embed" ProgID="Equation.DSMT4" ShapeID="_x0000_i1373" DrawAspect="Content" ObjectID="_1852641270" r:id="rId689"/>
        </w:object>
      </w:r>
    </w:p>
    <w:p w14:paraId="6DD44D39" w14:textId="7182D75F" w:rsidR="00B92D66" w:rsidRPr="00E244B2" w:rsidRDefault="00BF297B" w:rsidP="00C952B8">
      <w:pPr>
        <w:pStyle w:val="MTDisplayEquation"/>
        <w:rPr>
          <w:color w:val="000000" w:themeColor="text1"/>
        </w:rPr>
      </w:pPr>
      <w:r w:rsidRPr="00E244B2">
        <w:rPr>
          <w:rFonts w:hint="eastAsia"/>
          <w:color w:val="000000" w:themeColor="text1"/>
        </w:rPr>
        <w:t>式中，</w:t>
      </w:r>
      <w:r w:rsidR="007E75C4" w:rsidRPr="00E244B2">
        <w:rPr>
          <w:color w:val="000000" w:themeColor="text1"/>
          <w:position w:val="-14"/>
        </w:rPr>
        <w:object w:dxaOrig="940" w:dyaOrig="400" w14:anchorId="152C9292">
          <v:shape id="_x0000_i1374" type="#_x0000_t75" style="width:47.6pt;height:20.15pt" o:ole="">
            <v:imagedata r:id="rId690" o:title=""/>
          </v:shape>
          <o:OLEObject Type="Embed" ProgID="Equation.DSMT4" ShapeID="_x0000_i1374" DrawAspect="Content" ObjectID="_1852641271" r:id="rId691"/>
        </w:object>
      </w:r>
      <w:r w:rsidRPr="00E244B2">
        <w:rPr>
          <w:color w:val="000000" w:themeColor="text1"/>
        </w:rPr>
        <w:t>为库容式水电机组</w:t>
      </w:r>
      <w:r w:rsidRPr="00E244B2">
        <w:rPr>
          <w:i/>
          <w:iCs/>
          <w:color w:val="000000" w:themeColor="text1"/>
        </w:rPr>
        <w:t>i</w:t>
      </w:r>
      <w:r w:rsidRPr="00E244B2">
        <w:rPr>
          <w:color w:val="000000" w:themeColor="text1"/>
        </w:rPr>
        <w:t>在调节周期</w:t>
      </w:r>
      <w:r w:rsidRPr="00E244B2">
        <w:rPr>
          <w:i/>
          <w:iCs/>
          <w:color w:val="000000" w:themeColor="text1"/>
        </w:rPr>
        <w:t>s</w:t>
      </w:r>
      <w:r w:rsidRPr="00E244B2">
        <w:rPr>
          <w:color w:val="000000" w:themeColor="text1"/>
        </w:rPr>
        <w:t>内未被利用的水能所对应的弃水电量。</w:t>
      </w:r>
    </w:p>
    <w:p w14:paraId="04A38304" w14:textId="77777777" w:rsidR="00B92D66" w:rsidRPr="00E244B2" w:rsidRDefault="00B92D66" w:rsidP="00B92D66">
      <w:pPr>
        <w:ind w:firstLine="480"/>
        <w:rPr>
          <w:color w:val="000000" w:themeColor="text1"/>
        </w:rPr>
      </w:pPr>
      <w:r w:rsidRPr="00E244B2">
        <w:rPr>
          <w:color w:val="000000" w:themeColor="text1"/>
        </w:rPr>
        <w:t>大区域内库容式水电弃水惩罚成本为：</w:t>
      </w:r>
    </w:p>
    <w:p w14:paraId="0FE5D4F2" w14:textId="3A03A400" w:rsidR="00B92D66" w:rsidRPr="00E244B2" w:rsidRDefault="00B92D66" w:rsidP="00B92D66">
      <w:pPr>
        <w:pStyle w:val="MTDisplayEquation"/>
        <w:rPr>
          <w:color w:val="000000" w:themeColor="text1"/>
        </w:rPr>
      </w:pPr>
      <w:r w:rsidRPr="00E244B2">
        <w:rPr>
          <w:rFonts w:hint="eastAsia"/>
          <w:color w:val="000000" w:themeColor="text1"/>
        </w:rPr>
        <w:lastRenderedPageBreak/>
        <w:tab/>
      </w:r>
      <w:r w:rsidR="007E75C4" w:rsidRPr="00E244B2">
        <w:rPr>
          <w:rFonts w:hint="eastAsia"/>
          <w:color w:val="000000" w:themeColor="text1"/>
          <w:position w:val="-36"/>
        </w:rPr>
        <w:object w:dxaOrig="4480" w:dyaOrig="620" w14:anchorId="668FF76E">
          <v:shape id="_x0000_i1375" type="#_x0000_t75" style="width:223.3pt;height:31.1pt" o:ole="">
            <v:imagedata r:id="rId692" o:title=""/>
          </v:shape>
          <o:OLEObject Type="Embed" ProgID="Equation.DSMT4" ShapeID="_x0000_i1375" DrawAspect="Content" ObjectID="_1852641272" r:id="rId693"/>
        </w:object>
      </w:r>
    </w:p>
    <w:p w14:paraId="7F270CFF" w14:textId="53B1DFD4" w:rsidR="00B92D66" w:rsidRPr="00E244B2" w:rsidRDefault="00B92D66" w:rsidP="00B92D66">
      <w:pPr>
        <w:ind w:firstLine="480"/>
        <w:rPr>
          <w:color w:val="000000" w:themeColor="text1"/>
        </w:rPr>
      </w:pPr>
      <w:r w:rsidRPr="00E244B2">
        <w:rPr>
          <w:color w:val="000000" w:themeColor="text1"/>
        </w:rPr>
        <w:t>式中，</w:t>
      </w:r>
      <w:r w:rsidR="007E75C4" w:rsidRPr="00E244B2">
        <w:rPr>
          <w:rFonts w:hint="eastAsia"/>
          <w:color w:val="000000" w:themeColor="text1"/>
          <w:position w:val="-14"/>
        </w:rPr>
        <w:object w:dxaOrig="880" w:dyaOrig="400" w14:anchorId="3C14185E">
          <v:shape id="_x0000_i1376" type="#_x0000_t75" style="width:45.75pt;height:20.15pt" o:ole="">
            <v:imagedata r:id="rId694" o:title=""/>
          </v:shape>
          <o:OLEObject Type="Embed" ProgID="Equation.DSMT4" ShapeID="_x0000_i1376" DrawAspect="Content" ObjectID="_1852641273" r:id="rId695"/>
        </w:object>
      </w:r>
      <w:r w:rsidR="007E75C4" w:rsidRPr="00E244B2">
        <w:rPr>
          <w:color w:val="000000" w:themeColor="text1"/>
        </w:rPr>
        <w:t>为库容式水电机组</w:t>
      </w:r>
      <w:r w:rsidR="007E75C4" w:rsidRPr="00E244B2">
        <w:rPr>
          <w:i/>
          <w:iCs/>
          <w:color w:val="000000" w:themeColor="text1"/>
        </w:rPr>
        <w:t>i</w:t>
      </w:r>
      <w:r w:rsidR="007E75C4" w:rsidRPr="00E244B2">
        <w:rPr>
          <w:color w:val="000000" w:themeColor="text1"/>
        </w:rPr>
        <w:t>的单位弃水惩罚成本</w:t>
      </w:r>
      <w:r w:rsidRPr="00E244B2">
        <w:rPr>
          <w:color w:val="000000" w:themeColor="text1"/>
        </w:rPr>
        <w:t>。</w:t>
      </w:r>
    </w:p>
    <w:p w14:paraId="1A6967C3" w14:textId="77777777" w:rsidR="00914B8A" w:rsidRPr="00E244B2" w:rsidRDefault="00000000">
      <w:pPr>
        <w:pStyle w:val="20"/>
        <w:rPr>
          <w:color w:val="000000" w:themeColor="text1"/>
        </w:rPr>
      </w:pPr>
      <w:r w:rsidRPr="00E244B2">
        <w:rPr>
          <w:rFonts w:hint="eastAsia"/>
          <w:color w:val="000000" w:themeColor="text1"/>
        </w:rPr>
        <w:t>储能侧运行模型</w:t>
      </w:r>
    </w:p>
    <w:p w14:paraId="58BE60E8" w14:textId="77777777" w:rsidR="00914B8A" w:rsidRPr="00E244B2" w:rsidRDefault="00000000">
      <w:pPr>
        <w:pStyle w:val="3"/>
        <w:rPr>
          <w:rFonts w:hint="default"/>
          <w:color w:val="000000" w:themeColor="text1"/>
        </w:rPr>
      </w:pPr>
      <w:r w:rsidRPr="00E244B2">
        <w:rPr>
          <w:color w:val="000000" w:themeColor="text1"/>
        </w:rPr>
        <w:t>电化学储能运行</w:t>
      </w:r>
      <w:r w:rsidRPr="00E244B2">
        <w:rPr>
          <w:rFonts w:hint="default"/>
          <w:color w:val="000000" w:themeColor="text1"/>
        </w:rPr>
        <w:t>模型</w:t>
      </w:r>
    </w:p>
    <w:p w14:paraId="3A7DCC63" w14:textId="77777777" w:rsidR="00114419" w:rsidRPr="00E244B2" w:rsidRDefault="00114419" w:rsidP="00114419">
      <w:pPr>
        <w:ind w:firstLine="482"/>
        <w:rPr>
          <w:b/>
          <w:bCs/>
          <w:color w:val="000000" w:themeColor="text1"/>
        </w:rPr>
      </w:pPr>
      <w:r w:rsidRPr="00E244B2">
        <w:rPr>
          <w:b/>
          <w:bCs/>
          <w:color w:val="000000" w:themeColor="text1"/>
        </w:rPr>
        <w:t>一、物理模型</w:t>
      </w:r>
    </w:p>
    <w:p w14:paraId="0716CEE1" w14:textId="77777777" w:rsidR="00114419" w:rsidRPr="00E244B2" w:rsidRDefault="00114419" w:rsidP="00114419">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）充电状态下交流电经双向变流器转换为直流电，并驱动电池内部电化学反应，使锂离子等活性物质发生迁移，将电能转化为化学能储存在电池内部；</w:t>
      </w:r>
    </w:p>
    <w:p w14:paraId="110B4A35" w14:textId="77777777" w:rsidR="00114419" w:rsidRPr="00E244B2" w:rsidRDefault="00114419" w:rsidP="00114419">
      <w:pPr>
        <w:ind w:firstLine="480"/>
        <w:rPr>
          <w:color w:val="000000" w:themeColor="text1"/>
        </w:rPr>
      </w:pPr>
      <w:r w:rsidRPr="00E244B2">
        <w:rPr>
          <w:color w:val="000000" w:themeColor="text1"/>
        </w:rPr>
        <w:t>（</w:t>
      </w:r>
      <w:r w:rsidRPr="00E244B2">
        <w:rPr>
          <w:color w:val="000000" w:themeColor="text1"/>
        </w:rPr>
        <w:t>2</w:t>
      </w:r>
      <w:r w:rsidRPr="00E244B2">
        <w:rPr>
          <w:color w:val="000000" w:themeColor="text1"/>
        </w:rPr>
        <w:t>）系统负荷增加或新能源出力不足时，电池储能系统进入放电状态。电池内部发生逆向电化学反应，储存的化学能释放为直流电能，经双向变流器转换为交流电并送入电网，实现电能释放；</w:t>
      </w:r>
    </w:p>
    <w:p w14:paraId="792A9D21" w14:textId="77777777" w:rsidR="00114419" w:rsidRPr="00E244B2" w:rsidRDefault="00114419" w:rsidP="00114419">
      <w:pPr>
        <w:ind w:firstLine="480"/>
        <w:rPr>
          <w:color w:val="000000" w:themeColor="text1"/>
        </w:rPr>
      </w:pPr>
      <w:r w:rsidRPr="00E244B2">
        <w:rPr>
          <w:color w:val="000000" w:themeColor="text1"/>
        </w:rPr>
        <w:t>（</w:t>
      </w:r>
      <w:r w:rsidRPr="00E244B2">
        <w:rPr>
          <w:color w:val="000000" w:themeColor="text1"/>
        </w:rPr>
        <w:t>3</w:t>
      </w:r>
      <w:r w:rsidRPr="00E244B2">
        <w:rPr>
          <w:color w:val="000000" w:themeColor="text1"/>
        </w:rPr>
        <w:t>）电池内部储存能量通过荷电状态（</w:t>
      </w:r>
      <w:r w:rsidRPr="00E244B2">
        <w:rPr>
          <w:color w:val="000000" w:themeColor="text1"/>
        </w:rPr>
        <w:t>SOC</w:t>
      </w:r>
      <w:r w:rsidRPr="00E244B2">
        <w:rPr>
          <w:color w:val="000000" w:themeColor="text1"/>
        </w:rPr>
        <w:t>）进行描述，表示当前剩余容量占额定容量的比例。</w:t>
      </w:r>
    </w:p>
    <w:p w14:paraId="164CC8DD" w14:textId="7A8299DB" w:rsidR="0044077A" w:rsidRPr="00E244B2" w:rsidRDefault="003677DB">
      <w:pPr>
        <w:ind w:firstLine="480"/>
        <w:rPr>
          <w:color w:val="000000" w:themeColor="text1"/>
        </w:rPr>
      </w:pPr>
      <w:r w:rsidRPr="00E244B2">
        <w:rPr>
          <w:color w:val="000000" w:themeColor="text1"/>
        </w:rPr>
        <w:t>在大区域统一优化框架下，设</w:t>
      </w:r>
      <w:r w:rsidRPr="00E244B2">
        <w:rPr>
          <w:rFonts w:hint="eastAsia"/>
          <w:color w:val="000000" w:themeColor="text1"/>
          <w:position w:val="-6"/>
        </w:rPr>
        <w:object w:dxaOrig="200" w:dyaOrig="220" w14:anchorId="57E98496">
          <v:shape id="_x0000_i1377" type="#_x0000_t75" style="width:9.75pt;height:11pt" o:ole="">
            <v:imagedata r:id="rId696" o:title=""/>
          </v:shape>
          <o:OLEObject Type="Embed" ProgID="Equation.DSMT4" ShapeID="_x0000_i1377" DrawAspect="Content" ObjectID="_1852641274" r:id="rId697"/>
        </w:object>
      </w:r>
      <w:r w:rsidRPr="00E244B2">
        <w:rPr>
          <w:color w:val="000000" w:themeColor="text1"/>
        </w:rPr>
        <w:t>为研究的大区域，</w:t>
      </w:r>
      <w:r w:rsidRPr="00E244B2">
        <w:rPr>
          <w:rFonts w:hint="eastAsia"/>
          <w:color w:val="000000" w:themeColor="text1"/>
          <w:position w:val="-12"/>
        </w:rPr>
        <w:object w:dxaOrig="740" w:dyaOrig="380" w14:anchorId="34905DD6">
          <v:shape id="_x0000_i1378" type="#_x0000_t75" style="width:36.6pt;height:20.15pt" o:ole="">
            <v:imagedata r:id="rId698" o:title=""/>
          </v:shape>
          <o:OLEObject Type="Embed" ProgID="Equation.DSMT4" ShapeID="_x0000_i1378" DrawAspect="Content" ObjectID="_1852641275" r:id="rId699"/>
        </w:object>
      </w:r>
      <w:r w:rsidRPr="00E244B2">
        <w:rPr>
          <w:color w:val="000000" w:themeColor="text1"/>
        </w:rPr>
        <w:t>为大区域</w:t>
      </w:r>
      <w:r w:rsidRPr="00E244B2">
        <w:rPr>
          <w:rFonts w:hint="eastAsia"/>
          <w:color w:val="000000" w:themeColor="text1"/>
          <w:position w:val="-6"/>
        </w:rPr>
        <w:object w:dxaOrig="220" w:dyaOrig="220" w14:anchorId="216CB170">
          <v:shape id="_x0000_i1379" type="#_x0000_t75" style="width:11pt;height:11pt" o:ole="">
            <v:imagedata r:id="rId700" o:title=""/>
          </v:shape>
          <o:OLEObject Type="Embed" ProgID="Equation.DSMT4" ShapeID="_x0000_i1379" DrawAspect="Content" ObjectID="_1852641276" r:id="rId701"/>
        </w:object>
      </w:r>
      <w:r w:rsidRPr="00E244B2">
        <w:rPr>
          <w:color w:val="000000" w:themeColor="text1"/>
        </w:rPr>
        <w:t>内的省份，</w:t>
      </w:r>
      <w:r w:rsidRPr="00E244B2">
        <w:rPr>
          <w:rFonts w:hint="eastAsia"/>
          <w:color w:val="000000" w:themeColor="text1"/>
          <w:position w:val="-14"/>
        </w:rPr>
        <w:object w:dxaOrig="700" w:dyaOrig="400" w14:anchorId="61DFCF3B">
          <v:shape id="_x0000_i1380" type="#_x0000_t75" style="width:36.6pt;height:20.15pt" o:ole="">
            <v:imagedata r:id="rId702" o:title=""/>
          </v:shape>
          <o:OLEObject Type="Embed" ProgID="Equation.DSMT4" ShapeID="_x0000_i1380" DrawAspect="Content" ObjectID="_1852641277" r:id="rId703"/>
        </w:object>
      </w:r>
      <w:r w:rsidRPr="00E244B2">
        <w:rPr>
          <w:color w:val="000000" w:themeColor="text1"/>
        </w:rPr>
        <w:t>为省份</w:t>
      </w:r>
      <w:r w:rsidRPr="00E244B2">
        <w:rPr>
          <w:rFonts w:hint="eastAsia"/>
          <w:color w:val="000000" w:themeColor="text1"/>
          <w:position w:val="-10"/>
        </w:rPr>
        <w:object w:dxaOrig="260" w:dyaOrig="260" w14:anchorId="621DF774">
          <v:shape id="_x0000_i1381" type="#_x0000_t75" style="width:12.8pt;height:12.8pt" o:ole="">
            <v:imagedata r:id="rId704" o:title=""/>
          </v:shape>
          <o:OLEObject Type="Embed" ProgID="Equation.DSMT4" ShapeID="_x0000_i1381" DrawAspect="Content" ObjectID="_1852641278" r:id="rId705"/>
        </w:object>
      </w:r>
      <w:r w:rsidRPr="00E244B2">
        <w:rPr>
          <w:color w:val="000000" w:themeColor="text1"/>
        </w:rPr>
        <w:t>内的供需平衡分区，</w:t>
      </w:r>
      <w:r w:rsidRPr="00E244B2">
        <w:rPr>
          <w:rFonts w:hint="eastAsia"/>
          <w:color w:val="000000" w:themeColor="text1"/>
          <w:position w:val="-14"/>
        </w:rPr>
        <w:object w:dxaOrig="760" w:dyaOrig="400" w14:anchorId="32AB01FF">
          <v:shape id="_x0000_i1382" type="#_x0000_t75" style="width:36.6pt;height:20.15pt" o:ole="">
            <v:imagedata r:id="rId706" o:title=""/>
          </v:shape>
          <o:OLEObject Type="Embed" ProgID="Equation.DSMT4" ShapeID="_x0000_i1382" DrawAspect="Content" ObjectID="_1852641279" r:id="rId707"/>
        </w:object>
      </w:r>
      <w:r w:rsidRPr="00E244B2">
        <w:rPr>
          <w:color w:val="000000" w:themeColor="text1"/>
        </w:rPr>
        <w:t>为省份</w:t>
      </w:r>
      <w:r w:rsidRPr="00E244B2">
        <w:rPr>
          <w:rFonts w:hint="eastAsia"/>
          <w:color w:val="000000" w:themeColor="text1"/>
          <w:position w:val="-10"/>
        </w:rPr>
        <w:object w:dxaOrig="260" w:dyaOrig="260" w14:anchorId="657859D8">
          <v:shape id="_x0000_i1383" type="#_x0000_t75" style="width:12.8pt;height:12.8pt" o:ole="">
            <v:imagedata r:id="rId704" o:title=""/>
          </v:shape>
          <o:OLEObject Type="Embed" ProgID="Equation.DSMT4" ShapeID="_x0000_i1383" DrawAspect="Content" ObjectID="_1852641280" r:id="rId708"/>
        </w:object>
      </w:r>
      <w:r w:rsidRPr="00E244B2">
        <w:rPr>
          <w:color w:val="000000" w:themeColor="text1"/>
        </w:rPr>
        <w:t>的分区</w:t>
      </w:r>
      <w:r w:rsidRPr="00E244B2">
        <w:rPr>
          <w:rFonts w:hint="eastAsia"/>
          <w:color w:val="000000" w:themeColor="text1"/>
          <w:position w:val="-4"/>
        </w:rPr>
        <w:object w:dxaOrig="180" w:dyaOrig="200" w14:anchorId="551B94E0">
          <v:shape id="_x0000_i1384" type="#_x0000_t75" style="width:7.95pt;height:9.75pt" o:ole="">
            <v:imagedata r:id="rId709" o:title=""/>
          </v:shape>
          <o:OLEObject Type="Embed" ProgID="Equation.DSMT4" ShapeID="_x0000_i1384" DrawAspect="Content" ObjectID="_1852641281" r:id="rId710"/>
        </w:object>
      </w:r>
      <w:r w:rsidRPr="00E244B2">
        <w:rPr>
          <w:color w:val="000000" w:themeColor="text1"/>
        </w:rPr>
        <w:t>内的电化学储能设备，</w:t>
      </w:r>
      <w:r w:rsidRPr="00E244B2">
        <w:rPr>
          <w:rFonts w:hint="eastAsia"/>
          <w:color w:val="000000" w:themeColor="text1"/>
          <w:position w:val="-6"/>
        </w:rPr>
        <w:object w:dxaOrig="520" w:dyaOrig="279" w14:anchorId="1E2B3450">
          <v:shape id="_x0000_i1385" type="#_x0000_t75" style="width:26.25pt;height:14.05pt" o:ole="">
            <v:imagedata r:id="rId711" o:title=""/>
          </v:shape>
          <o:OLEObject Type="Embed" ProgID="Equation.DSMT4" ShapeID="_x0000_i1385" DrawAspect="Content" ObjectID="_1852641282" r:id="rId712"/>
        </w:object>
      </w:r>
      <w:r w:rsidRPr="00E244B2">
        <w:rPr>
          <w:color w:val="000000" w:themeColor="text1"/>
        </w:rPr>
        <w:t>为调度时段。</w:t>
      </w:r>
    </w:p>
    <w:p w14:paraId="7D032F6D" w14:textId="77777777" w:rsidR="000344B5" w:rsidRPr="00E244B2" w:rsidRDefault="000344B5" w:rsidP="000344B5">
      <w:pPr>
        <w:ind w:firstLine="482"/>
        <w:rPr>
          <w:b/>
          <w:bCs/>
          <w:color w:val="000000" w:themeColor="text1"/>
        </w:rPr>
      </w:pPr>
      <w:r w:rsidRPr="00E244B2">
        <w:rPr>
          <w:b/>
          <w:bCs/>
          <w:color w:val="000000" w:themeColor="text1"/>
        </w:rPr>
        <w:t>二、约束条件</w:t>
      </w:r>
    </w:p>
    <w:p w14:paraId="7E3F60B4" w14:textId="77777777" w:rsidR="000344B5" w:rsidRPr="00E244B2" w:rsidRDefault="000344B5" w:rsidP="000344B5">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）充放电模型</w:t>
      </w:r>
    </w:p>
    <w:p w14:paraId="606DE02F" w14:textId="77777777" w:rsidR="000344B5" w:rsidRPr="00E244B2" w:rsidRDefault="000344B5" w:rsidP="000344B5">
      <w:pPr>
        <w:ind w:firstLine="480"/>
        <w:rPr>
          <w:color w:val="000000" w:themeColor="text1"/>
        </w:rPr>
      </w:pPr>
      <w:r w:rsidRPr="00E244B2">
        <w:rPr>
          <w:color w:val="000000" w:themeColor="text1"/>
        </w:rPr>
        <w:t>电化学储能在相邻时段之间的储能量满足：</w:t>
      </w:r>
    </w:p>
    <w:p w14:paraId="723E6295" w14:textId="5FE10D08" w:rsidR="000344B5" w:rsidRPr="00E244B2" w:rsidRDefault="000344B5" w:rsidP="00240E98">
      <w:pPr>
        <w:pStyle w:val="MTDisplayEquation"/>
        <w:jc w:val="left"/>
        <w:rPr>
          <w:color w:val="000000" w:themeColor="text1"/>
        </w:rPr>
      </w:pPr>
      <w:r w:rsidRPr="00E244B2">
        <w:rPr>
          <w:rFonts w:hint="eastAsia"/>
          <w:color w:val="000000" w:themeColor="text1"/>
          <w:position w:val="-32"/>
        </w:rPr>
        <w:object w:dxaOrig="8080" w:dyaOrig="760" w14:anchorId="64C3B82C">
          <v:shape id="_x0000_i1386" type="#_x0000_t75" style="width:404.55pt;height:36.6pt" o:ole="">
            <v:imagedata r:id="rId713" o:title=""/>
          </v:shape>
          <o:OLEObject Type="Embed" ProgID="Equation.DSMT4" ShapeID="_x0000_i1386" DrawAspect="Content" ObjectID="_1852641283" r:id="rId714"/>
        </w:object>
      </w:r>
    </w:p>
    <w:p w14:paraId="5E58E377" w14:textId="77777777" w:rsidR="000344B5" w:rsidRPr="00E244B2" w:rsidRDefault="000344B5" w:rsidP="000344B5">
      <w:pPr>
        <w:ind w:firstLine="480"/>
        <w:rPr>
          <w:color w:val="000000" w:themeColor="text1"/>
        </w:rPr>
      </w:pPr>
      <w:r w:rsidRPr="00E244B2">
        <w:rPr>
          <w:color w:val="000000" w:themeColor="text1"/>
        </w:rPr>
        <w:t>式中，</w:t>
      </w:r>
      <w:r w:rsidRPr="00E244B2">
        <w:rPr>
          <w:rFonts w:hint="eastAsia"/>
          <w:color w:val="000000" w:themeColor="text1"/>
          <w:position w:val="-14"/>
        </w:rPr>
        <w:object w:dxaOrig="520" w:dyaOrig="380" w14:anchorId="437D64A6">
          <v:shape id="_x0000_i1387" type="#_x0000_t75" style="width:26.25pt;height:20.15pt" o:ole="">
            <v:imagedata r:id="rId715" o:title=""/>
          </v:shape>
          <o:OLEObject Type="Embed" ProgID="Equation.DSMT4" ShapeID="_x0000_i1387" DrawAspect="Content" ObjectID="_1852641284" r:id="rId716"/>
        </w:object>
      </w:r>
      <w:r w:rsidRPr="00E244B2">
        <w:rPr>
          <w:color w:val="000000" w:themeColor="text1"/>
        </w:rPr>
        <w:t>为电化学储能设备单位时间内的能量损耗比例；</w:t>
      </w:r>
      <w:r w:rsidRPr="00E244B2">
        <w:rPr>
          <w:rFonts w:hint="eastAsia"/>
          <w:color w:val="000000" w:themeColor="text1"/>
          <w:position w:val="-14"/>
        </w:rPr>
        <w:object w:dxaOrig="600" w:dyaOrig="400" w14:anchorId="3C8B0707">
          <v:shape id="_x0000_i1388" type="#_x0000_t75" style="width:29.9pt;height:20.15pt" o:ole="">
            <v:imagedata r:id="rId717" o:title=""/>
          </v:shape>
          <o:OLEObject Type="Embed" ProgID="Equation.DSMT4" ShapeID="_x0000_i1388" DrawAspect="Content" ObjectID="_1852641285" r:id="rId718"/>
        </w:object>
      </w:r>
      <w:r w:rsidRPr="00E244B2">
        <w:rPr>
          <w:color w:val="000000" w:themeColor="text1"/>
        </w:rPr>
        <w:t>为省份</w:t>
      </w:r>
      <w:r w:rsidRPr="00E244B2">
        <w:rPr>
          <w:rFonts w:hint="eastAsia"/>
          <w:color w:val="000000" w:themeColor="text1"/>
          <w:position w:val="-10"/>
        </w:rPr>
        <w:object w:dxaOrig="240" w:dyaOrig="260" w14:anchorId="3C995F66">
          <v:shape id="_x0000_i1389" type="#_x0000_t75" style="width:11pt;height:12.8pt" o:ole="">
            <v:imagedata r:id="rId719" o:title=""/>
          </v:shape>
          <o:OLEObject Type="Embed" ProgID="Equation.DSMT4" ShapeID="_x0000_i1389" DrawAspect="Content" ObjectID="_1852641286" r:id="rId720"/>
        </w:object>
      </w:r>
      <w:r w:rsidRPr="00E244B2">
        <w:rPr>
          <w:color w:val="000000" w:themeColor="text1"/>
        </w:rPr>
        <w:t>的分区</w:t>
      </w:r>
      <w:r w:rsidRPr="00E244B2">
        <w:rPr>
          <w:rFonts w:hint="eastAsia"/>
          <w:color w:val="000000" w:themeColor="text1"/>
          <w:position w:val="-4"/>
        </w:rPr>
        <w:object w:dxaOrig="180" w:dyaOrig="200" w14:anchorId="62EDAD4F">
          <v:shape id="_x0000_i1390" type="#_x0000_t75" style="width:7.95pt;height:9.75pt" o:ole="">
            <v:imagedata r:id="rId709" o:title=""/>
          </v:shape>
          <o:OLEObject Type="Embed" ProgID="Equation.DSMT4" ShapeID="_x0000_i1390" DrawAspect="Content" ObjectID="_1852641287" r:id="rId721"/>
        </w:object>
      </w:r>
      <w:r w:rsidRPr="00E244B2">
        <w:rPr>
          <w:color w:val="000000" w:themeColor="text1"/>
        </w:rPr>
        <w:t>内储能设备</w:t>
      </w:r>
      <w:r w:rsidRPr="00E244B2">
        <w:rPr>
          <w:rFonts w:hint="eastAsia"/>
          <w:color w:val="000000" w:themeColor="text1"/>
          <w:position w:val="-6"/>
        </w:rPr>
        <w:object w:dxaOrig="160" w:dyaOrig="260" w14:anchorId="531EA70F">
          <v:shape id="_x0000_i1391" type="#_x0000_t75" style="width:9.15pt;height:12.8pt" o:ole="">
            <v:imagedata r:id="rId722" o:title=""/>
          </v:shape>
          <o:OLEObject Type="Embed" ProgID="Equation.DSMT4" ShapeID="_x0000_i1391" DrawAspect="Content" ObjectID="_1852641288" r:id="rId723"/>
        </w:object>
      </w:r>
      <w:r w:rsidRPr="00E244B2">
        <w:rPr>
          <w:color w:val="000000" w:themeColor="text1"/>
        </w:rPr>
        <w:t>在时段</w:t>
      </w:r>
      <w:r w:rsidRPr="00E244B2">
        <w:rPr>
          <w:rFonts w:hint="eastAsia"/>
          <w:color w:val="000000" w:themeColor="text1"/>
          <w:position w:val="-6"/>
        </w:rPr>
        <w:object w:dxaOrig="139" w:dyaOrig="240" w14:anchorId="59FBD1D9">
          <v:shape id="_x0000_i1392" type="#_x0000_t75" style="width:6.7pt;height:11pt" o:ole="">
            <v:imagedata r:id="rId724" o:title=""/>
          </v:shape>
          <o:OLEObject Type="Embed" ProgID="Equation.DSMT4" ShapeID="_x0000_i1392" DrawAspect="Content" ObjectID="_1852641289" r:id="rId725"/>
        </w:object>
      </w:r>
      <w:r w:rsidRPr="00E244B2">
        <w:rPr>
          <w:color w:val="000000" w:themeColor="text1"/>
        </w:rPr>
        <w:t>的储存能量；</w:t>
      </w:r>
      <w:r w:rsidRPr="00E244B2">
        <w:rPr>
          <w:rFonts w:hint="eastAsia"/>
          <w:color w:val="000000" w:themeColor="text1"/>
          <w:position w:val="-14"/>
        </w:rPr>
        <w:object w:dxaOrig="480" w:dyaOrig="400" w14:anchorId="2CAE6526">
          <v:shape id="_x0000_i1393" type="#_x0000_t75" style="width:22.6pt;height:20.15pt" o:ole="">
            <v:imagedata r:id="rId726" o:title=""/>
          </v:shape>
          <o:OLEObject Type="Embed" ProgID="Equation.DSMT4" ShapeID="_x0000_i1393" DrawAspect="Content" ObjectID="_1852641290" r:id="rId727"/>
        </w:object>
      </w:r>
      <w:r w:rsidRPr="00E244B2">
        <w:rPr>
          <w:color w:val="000000" w:themeColor="text1"/>
        </w:rPr>
        <w:t>和</w:t>
      </w:r>
      <w:r w:rsidRPr="00E244B2">
        <w:rPr>
          <w:rFonts w:hint="eastAsia"/>
          <w:color w:val="000000" w:themeColor="text1"/>
          <w:position w:val="-14"/>
        </w:rPr>
        <w:object w:dxaOrig="480" w:dyaOrig="400" w14:anchorId="396B2B30">
          <v:shape id="_x0000_i1394" type="#_x0000_t75" style="width:22.6pt;height:20.15pt" o:ole="">
            <v:imagedata r:id="rId728" o:title=""/>
          </v:shape>
          <o:OLEObject Type="Embed" ProgID="Equation.DSMT4" ShapeID="_x0000_i1394" DrawAspect="Content" ObjectID="_1852641291" r:id="rId729"/>
        </w:object>
      </w:r>
      <w:r w:rsidRPr="00E244B2">
        <w:rPr>
          <w:color w:val="000000" w:themeColor="text1"/>
        </w:rPr>
        <w:t>分别为充电效率和放电效率；</w:t>
      </w:r>
      <w:r w:rsidRPr="00E244B2">
        <w:rPr>
          <w:rFonts w:hint="eastAsia"/>
          <w:color w:val="000000" w:themeColor="text1"/>
          <w:position w:val="-14"/>
        </w:rPr>
        <w:object w:dxaOrig="580" w:dyaOrig="400" w14:anchorId="5F6495BF">
          <v:shape id="_x0000_i1395" type="#_x0000_t75" style="width:29.3pt;height:20.15pt" o:ole="">
            <v:imagedata r:id="rId730" o:title=""/>
          </v:shape>
          <o:OLEObject Type="Embed" ProgID="Equation.DSMT4" ShapeID="_x0000_i1395" DrawAspect="Content" ObjectID="_1852641292" r:id="rId731"/>
        </w:object>
      </w:r>
      <w:r w:rsidRPr="00E244B2">
        <w:rPr>
          <w:color w:val="000000" w:themeColor="text1"/>
        </w:rPr>
        <w:t>和</w:t>
      </w:r>
      <w:r w:rsidRPr="00E244B2">
        <w:rPr>
          <w:rFonts w:hint="eastAsia"/>
          <w:color w:val="000000" w:themeColor="text1"/>
          <w:position w:val="-14"/>
        </w:rPr>
        <w:object w:dxaOrig="580" w:dyaOrig="400" w14:anchorId="30D19AE7">
          <v:shape id="_x0000_i1396" type="#_x0000_t75" style="width:29.3pt;height:20.15pt" o:ole="">
            <v:imagedata r:id="rId732" o:title=""/>
          </v:shape>
          <o:OLEObject Type="Embed" ProgID="Equation.DSMT4" ShapeID="_x0000_i1396" DrawAspect="Content" ObjectID="_1852641293" r:id="rId733"/>
        </w:object>
      </w:r>
      <w:r w:rsidRPr="00E244B2">
        <w:rPr>
          <w:color w:val="000000" w:themeColor="text1"/>
        </w:rPr>
        <w:t>分别为电化学储能的充电功率和放电功率；</w:t>
      </w:r>
      <w:r w:rsidRPr="00E244B2">
        <w:rPr>
          <w:rFonts w:hint="eastAsia"/>
          <w:color w:val="000000" w:themeColor="text1"/>
          <w:position w:val="-6"/>
        </w:rPr>
        <w:object w:dxaOrig="300" w:dyaOrig="279" w14:anchorId="74305393">
          <v:shape id="_x0000_i1397" type="#_x0000_t75" style="width:15.25pt;height:14.05pt" o:ole="">
            <v:imagedata r:id="rId734" o:title=""/>
          </v:shape>
          <o:OLEObject Type="Embed" ProgID="Equation.DSMT4" ShapeID="_x0000_i1397" DrawAspect="Content" ObjectID="_1852641294" r:id="rId735"/>
        </w:object>
      </w:r>
      <w:r w:rsidRPr="00E244B2">
        <w:rPr>
          <w:color w:val="000000" w:themeColor="text1"/>
        </w:rPr>
        <w:t>为单个调度时段长度。</w:t>
      </w:r>
    </w:p>
    <w:p w14:paraId="7949E88E" w14:textId="77777777" w:rsidR="00240E98" w:rsidRPr="00E244B2" w:rsidRDefault="00240E98" w:rsidP="00240E98">
      <w:pPr>
        <w:ind w:firstLine="482"/>
        <w:rPr>
          <w:b/>
          <w:bCs/>
          <w:color w:val="000000" w:themeColor="text1"/>
        </w:rPr>
      </w:pPr>
      <w:r w:rsidRPr="00E244B2">
        <w:rPr>
          <w:b/>
          <w:bCs/>
          <w:color w:val="000000" w:themeColor="text1"/>
        </w:rPr>
        <w:t>（</w:t>
      </w:r>
      <w:r w:rsidRPr="00E244B2">
        <w:rPr>
          <w:b/>
          <w:bCs/>
          <w:color w:val="000000" w:themeColor="text1"/>
        </w:rPr>
        <w:t>2</w:t>
      </w:r>
      <w:r w:rsidRPr="00E244B2">
        <w:rPr>
          <w:b/>
          <w:bCs/>
          <w:color w:val="000000" w:themeColor="text1"/>
        </w:rPr>
        <w:t>）储能量上下限约束</w:t>
      </w:r>
    </w:p>
    <w:p w14:paraId="236B85C0" w14:textId="77777777" w:rsidR="00240E98" w:rsidRPr="00E244B2" w:rsidRDefault="00240E98" w:rsidP="00240E98">
      <w:pPr>
        <w:ind w:firstLine="480"/>
        <w:rPr>
          <w:color w:val="000000" w:themeColor="text1"/>
        </w:rPr>
      </w:pPr>
      <w:r w:rsidRPr="00E244B2">
        <w:rPr>
          <w:color w:val="000000" w:themeColor="text1"/>
        </w:rPr>
        <w:t>电池储能的存储容量不能超过其允许的上下限，因此：</w:t>
      </w:r>
    </w:p>
    <w:p w14:paraId="6EF6DB75" w14:textId="5A4828AD" w:rsidR="00240E98" w:rsidRPr="00E244B2" w:rsidRDefault="00240E98" w:rsidP="00240E98">
      <w:pPr>
        <w:pStyle w:val="MTDisplayEquation"/>
        <w:rPr>
          <w:color w:val="000000" w:themeColor="text1"/>
        </w:rPr>
      </w:pPr>
      <w:r w:rsidRPr="00E244B2">
        <w:rPr>
          <w:rFonts w:hint="eastAsia"/>
          <w:color w:val="000000" w:themeColor="text1"/>
        </w:rPr>
        <w:lastRenderedPageBreak/>
        <w:tab/>
      </w:r>
      <w:r w:rsidR="002B04F7" w:rsidRPr="00E244B2">
        <w:rPr>
          <w:rFonts w:hint="eastAsia"/>
          <w:color w:val="000000" w:themeColor="text1"/>
          <w:position w:val="-14"/>
        </w:rPr>
        <w:object w:dxaOrig="6700" w:dyaOrig="400" w14:anchorId="73C912B0">
          <v:shape id="_x0000_i1398" type="#_x0000_t75" style="width:334.35pt;height:20.15pt" o:ole="">
            <v:imagedata r:id="rId736" o:title=""/>
          </v:shape>
          <o:OLEObject Type="Embed" ProgID="Equation.DSMT4" ShapeID="_x0000_i1398" DrawAspect="Content" ObjectID="_1852641295" r:id="rId737"/>
        </w:object>
      </w:r>
    </w:p>
    <w:p w14:paraId="31198746" w14:textId="0F9F9800" w:rsidR="0044077A" w:rsidRPr="00E244B2" w:rsidRDefault="00240E98" w:rsidP="00240E98">
      <w:pPr>
        <w:ind w:firstLine="480"/>
        <w:rPr>
          <w:color w:val="000000" w:themeColor="text1"/>
        </w:rPr>
      </w:pPr>
      <w:r w:rsidRPr="00E244B2">
        <w:rPr>
          <w:color w:val="000000" w:themeColor="text1"/>
        </w:rPr>
        <w:t>式中，</w:t>
      </w:r>
      <w:r w:rsidR="002B04F7" w:rsidRPr="00E244B2">
        <w:rPr>
          <w:rFonts w:hint="eastAsia"/>
          <w:color w:val="000000" w:themeColor="text1"/>
          <w:position w:val="-14"/>
        </w:rPr>
        <w:object w:dxaOrig="820" w:dyaOrig="400" w14:anchorId="03DEE3B3">
          <v:shape id="_x0000_i1399" type="#_x0000_t75" style="width:40.9pt;height:20.15pt" o:ole="">
            <v:imagedata r:id="rId738" o:title=""/>
          </v:shape>
          <o:OLEObject Type="Embed" ProgID="Equation.DSMT4" ShapeID="_x0000_i1399" DrawAspect="Content" ObjectID="_1852641296" r:id="rId739"/>
        </w:object>
      </w:r>
      <w:r w:rsidRPr="00E244B2">
        <w:rPr>
          <w:color w:val="000000" w:themeColor="text1"/>
        </w:rPr>
        <w:t>和</w:t>
      </w:r>
      <w:r w:rsidR="002B04F7" w:rsidRPr="00E244B2">
        <w:rPr>
          <w:rFonts w:hint="eastAsia"/>
          <w:color w:val="000000" w:themeColor="text1"/>
          <w:position w:val="-14"/>
        </w:rPr>
        <w:object w:dxaOrig="820" w:dyaOrig="400" w14:anchorId="18D203F3">
          <v:shape id="_x0000_i1400" type="#_x0000_t75" style="width:40.9pt;height:20.15pt" o:ole="">
            <v:imagedata r:id="rId740" o:title=""/>
          </v:shape>
          <o:OLEObject Type="Embed" ProgID="Equation.DSMT4" ShapeID="_x0000_i1400" DrawAspect="Content" ObjectID="_1852641297" r:id="rId741"/>
        </w:object>
      </w:r>
      <w:r w:rsidRPr="00E244B2">
        <w:rPr>
          <w:color w:val="000000" w:themeColor="text1"/>
        </w:rPr>
        <w:t>分别为电化学储能的</w:t>
      </w:r>
      <w:r w:rsidRPr="00E244B2">
        <w:rPr>
          <w:color w:val="000000" w:themeColor="text1"/>
        </w:rPr>
        <w:t>SOC</w:t>
      </w:r>
      <w:r w:rsidRPr="00E244B2">
        <w:rPr>
          <w:color w:val="000000" w:themeColor="text1"/>
        </w:rPr>
        <w:t>下限和上限；</w:t>
      </w:r>
      <w:r w:rsidRPr="00E244B2">
        <w:rPr>
          <w:rFonts w:hint="eastAsia"/>
          <w:color w:val="000000" w:themeColor="text1"/>
          <w:position w:val="-14"/>
        </w:rPr>
        <w:object w:dxaOrig="520" w:dyaOrig="400" w14:anchorId="4BEE446A">
          <v:shape id="_x0000_i1401" type="#_x0000_t75" style="width:26.25pt;height:20.15pt" o:ole="">
            <v:imagedata r:id="rId742" o:title=""/>
          </v:shape>
          <o:OLEObject Type="Embed" ProgID="Equation.DSMT4" ShapeID="_x0000_i1401" DrawAspect="Content" ObjectID="_1852641298" r:id="rId743"/>
        </w:object>
      </w:r>
      <w:r w:rsidRPr="00E244B2">
        <w:rPr>
          <w:color w:val="000000" w:themeColor="text1"/>
        </w:rPr>
        <w:t>为电化学储能设备</w:t>
      </w:r>
      <w:r w:rsidRPr="00E244B2">
        <w:rPr>
          <w:rFonts w:hint="eastAsia"/>
          <w:color w:val="000000" w:themeColor="text1"/>
          <w:position w:val="-6"/>
        </w:rPr>
        <w:object w:dxaOrig="160" w:dyaOrig="260" w14:anchorId="0EC366C2">
          <v:shape id="_x0000_i1402" type="#_x0000_t75" style="width:9.15pt;height:12.8pt" o:ole="">
            <v:imagedata r:id="rId722" o:title=""/>
          </v:shape>
          <o:OLEObject Type="Embed" ProgID="Equation.DSMT4" ShapeID="_x0000_i1402" DrawAspect="Content" ObjectID="_1852641299" r:id="rId744"/>
        </w:object>
      </w:r>
      <w:r w:rsidRPr="00E244B2">
        <w:rPr>
          <w:color w:val="000000" w:themeColor="text1"/>
        </w:rPr>
        <w:t>的额定容量。</w:t>
      </w:r>
    </w:p>
    <w:p w14:paraId="522A4F08" w14:textId="77777777" w:rsidR="00864EFD" w:rsidRPr="00E244B2" w:rsidRDefault="00864EFD" w:rsidP="00864EFD">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）充电功率约束</w:t>
      </w:r>
    </w:p>
    <w:p w14:paraId="3C26D7F3" w14:textId="24529B7F" w:rsidR="00864EFD" w:rsidRPr="00E244B2" w:rsidRDefault="00864EFD" w:rsidP="00864EFD">
      <w:pPr>
        <w:ind w:firstLine="480"/>
        <w:rPr>
          <w:color w:val="000000" w:themeColor="text1"/>
        </w:rPr>
      </w:pPr>
      <w:r w:rsidRPr="00E244B2">
        <w:rPr>
          <w:color w:val="000000" w:themeColor="text1"/>
        </w:rPr>
        <w:t>电化学储能设备在充电状态下，其充电功率不能超过额定有功功率：</w:t>
      </w:r>
    </w:p>
    <w:p w14:paraId="39374A49" w14:textId="77777777" w:rsidR="00864EFD" w:rsidRPr="00E244B2" w:rsidRDefault="00864EFD" w:rsidP="00864EFD">
      <w:pPr>
        <w:pStyle w:val="MTDisplayEquation"/>
        <w:rPr>
          <w:color w:val="000000" w:themeColor="text1"/>
        </w:rPr>
      </w:pPr>
      <w:r w:rsidRPr="00E244B2">
        <w:rPr>
          <w:rFonts w:hint="eastAsia"/>
          <w:color w:val="000000" w:themeColor="text1"/>
        </w:rPr>
        <w:tab/>
      </w:r>
      <w:r w:rsidRPr="00E244B2">
        <w:rPr>
          <w:rFonts w:hint="eastAsia"/>
          <w:color w:val="000000" w:themeColor="text1"/>
          <w:position w:val="-14"/>
        </w:rPr>
        <w:object w:dxaOrig="5260" w:dyaOrig="400" w14:anchorId="65113FD3">
          <v:shape id="_x0000_i1403" type="#_x0000_t75" style="width:263.6pt;height:20.15pt" o:ole="">
            <v:imagedata r:id="rId745" o:title=""/>
          </v:shape>
          <o:OLEObject Type="Embed" ProgID="Equation.DSMT4" ShapeID="_x0000_i1403" DrawAspect="Content" ObjectID="_1852641300" r:id="rId746"/>
        </w:object>
      </w:r>
    </w:p>
    <w:p w14:paraId="04F0283F" w14:textId="1929B787" w:rsidR="0044077A" w:rsidRPr="00E244B2" w:rsidRDefault="00864EFD" w:rsidP="00864EFD">
      <w:pPr>
        <w:ind w:firstLine="480"/>
        <w:rPr>
          <w:color w:val="000000" w:themeColor="text1"/>
        </w:rPr>
      </w:pPr>
      <w:r w:rsidRPr="00E244B2">
        <w:rPr>
          <w:color w:val="000000" w:themeColor="text1"/>
        </w:rPr>
        <w:t>式中，</w:t>
      </w:r>
      <w:r w:rsidRPr="00E244B2">
        <w:rPr>
          <w:rFonts w:hint="eastAsia"/>
          <w:color w:val="000000" w:themeColor="text1"/>
          <w:position w:val="-14"/>
        </w:rPr>
        <w:object w:dxaOrig="480" w:dyaOrig="400" w14:anchorId="61CA6B00">
          <v:shape id="_x0000_i1404" type="#_x0000_t75" style="width:22.6pt;height:20.15pt" o:ole="">
            <v:imagedata r:id="rId747" o:title=""/>
          </v:shape>
          <o:OLEObject Type="Embed" ProgID="Equation.DSMT4" ShapeID="_x0000_i1404" DrawAspect="Content" ObjectID="_1852641301" r:id="rId748"/>
        </w:object>
      </w:r>
      <w:r w:rsidRPr="00E244B2">
        <w:rPr>
          <w:color w:val="000000" w:themeColor="text1"/>
        </w:rPr>
        <w:t>为电化学储能设备</w:t>
      </w:r>
      <w:r w:rsidRPr="00E244B2">
        <w:rPr>
          <w:rFonts w:hint="eastAsia"/>
          <w:color w:val="000000" w:themeColor="text1"/>
          <w:position w:val="-6"/>
        </w:rPr>
        <w:object w:dxaOrig="139" w:dyaOrig="260" w14:anchorId="2D77C7AD">
          <v:shape id="_x0000_i1405" type="#_x0000_t75" style="width:6.7pt;height:12.8pt" o:ole="">
            <v:imagedata r:id="rId749" o:title=""/>
          </v:shape>
          <o:OLEObject Type="Embed" ProgID="Equation.DSMT4" ShapeID="_x0000_i1405" DrawAspect="Content" ObjectID="_1852641302" r:id="rId750"/>
        </w:object>
      </w:r>
      <w:r w:rsidRPr="00E244B2">
        <w:rPr>
          <w:color w:val="000000" w:themeColor="text1"/>
        </w:rPr>
        <w:t>的额定有功功率；</w:t>
      </w:r>
      <w:r w:rsidRPr="00E244B2">
        <w:rPr>
          <w:rFonts w:hint="eastAsia"/>
          <w:color w:val="000000" w:themeColor="text1"/>
          <w:position w:val="-14"/>
        </w:rPr>
        <w:object w:dxaOrig="1280" w:dyaOrig="400" w14:anchorId="6734082B">
          <v:shape id="_x0000_i1406" type="#_x0000_t75" style="width:62.85pt;height:20.15pt" o:ole="">
            <v:imagedata r:id="rId751" o:title=""/>
          </v:shape>
          <o:OLEObject Type="Embed" ProgID="Equation.DSMT4" ShapeID="_x0000_i1406" DrawAspect="Content" ObjectID="_1852641303" r:id="rId752"/>
        </w:object>
      </w:r>
      <w:r w:rsidRPr="00E244B2">
        <w:rPr>
          <w:color w:val="000000" w:themeColor="text1"/>
        </w:rPr>
        <w:t>为储能充电状态变量。</w:t>
      </w:r>
    </w:p>
    <w:p w14:paraId="1898A443" w14:textId="01A29BD3" w:rsidR="000501C6" w:rsidRPr="00E244B2" w:rsidRDefault="000501C6" w:rsidP="000501C6">
      <w:pPr>
        <w:ind w:firstLine="482"/>
        <w:rPr>
          <w:b/>
          <w:bCs/>
          <w:color w:val="000000" w:themeColor="text1"/>
        </w:rPr>
      </w:pPr>
      <w:r w:rsidRPr="00E244B2">
        <w:rPr>
          <w:b/>
          <w:bCs/>
          <w:color w:val="000000" w:themeColor="text1"/>
        </w:rPr>
        <w:t>（</w:t>
      </w:r>
      <w:r w:rsidRPr="00E244B2">
        <w:rPr>
          <w:b/>
          <w:bCs/>
          <w:color w:val="000000" w:themeColor="text1"/>
        </w:rPr>
        <w:t>4</w:t>
      </w:r>
      <w:r w:rsidRPr="00E244B2">
        <w:rPr>
          <w:b/>
          <w:bCs/>
          <w:color w:val="000000" w:themeColor="text1"/>
        </w:rPr>
        <w:t>）</w:t>
      </w:r>
      <w:r w:rsidR="0008452B" w:rsidRPr="00E244B2">
        <w:rPr>
          <w:b/>
          <w:bCs/>
          <w:color w:val="000000" w:themeColor="text1"/>
        </w:rPr>
        <w:t>放电功率及热备用约束</w:t>
      </w:r>
    </w:p>
    <w:p w14:paraId="36BC502F" w14:textId="77777777" w:rsidR="00DE51C2" w:rsidRPr="00E244B2" w:rsidRDefault="00DE51C2" w:rsidP="00DE51C2">
      <w:pPr>
        <w:ind w:firstLine="480"/>
        <w:rPr>
          <w:color w:val="000000" w:themeColor="text1"/>
        </w:rPr>
      </w:pPr>
      <w:r w:rsidRPr="00E244B2">
        <w:rPr>
          <w:color w:val="000000" w:themeColor="text1"/>
        </w:rPr>
        <w:t>储能实际放电功率应满足：</w:t>
      </w:r>
    </w:p>
    <w:p w14:paraId="715CE5B3" w14:textId="77777777" w:rsidR="00DE51C2" w:rsidRPr="00E244B2" w:rsidRDefault="00DE51C2" w:rsidP="00DE51C2">
      <w:pPr>
        <w:ind w:firstLine="480"/>
        <w:jc w:val="center"/>
        <w:rPr>
          <w:color w:val="000000" w:themeColor="text1"/>
        </w:rPr>
      </w:pPr>
      <w:r w:rsidRPr="00E244B2">
        <w:rPr>
          <w:color w:val="000000" w:themeColor="text1"/>
          <w:position w:val="-14"/>
        </w:rPr>
        <w:object w:dxaOrig="2100" w:dyaOrig="400" w14:anchorId="6EA175F1">
          <v:shape id="_x0000_i1407" type="#_x0000_t75" style="width:104.95pt;height:20.15pt" o:ole="">
            <v:imagedata r:id="rId753" o:title=""/>
          </v:shape>
          <o:OLEObject Type="Embed" ProgID="Equation.DSMT4" ShapeID="_x0000_i1407" DrawAspect="Content" ObjectID="_1852641304" r:id="rId754"/>
        </w:object>
      </w:r>
    </w:p>
    <w:p w14:paraId="13E500F0" w14:textId="77777777" w:rsidR="00DE51C2" w:rsidRPr="00E244B2" w:rsidRDefault="00DE51C2" w:rsidP="00DE51C2">
      <w:pPr>
        <w:ind w:firstLine="480"/>
        <w:rPr>
          <w:color w:val="000000" w:themeColor="text1"/>
        </w:rPr>
      </w:pPr>
      <w:r w:rsidRPr="00E244B2">
        <w:rPr>
          <w:rFonts w:hint="eastAsia"/>
          <w:color w:val="000000" w:themeColor="text1"/>
        </w:rPr>
        <w:t>式中，</w:t>
      </w:r>
      <w:r w:rsidRPr="00E244B2">
        <w:rPr>
          <w:color w:val="000000" w:themeColor="text1"/>
          <w:position w:val="-14"/>
        </w:rPr>
        <w:object w:dxaOrig="580" w:dyaOrig="400" w14:anchorId="4336A20D">
          <v:shape id="_x0000_i1408" type="#_x0000_t75" style="width:29.3pt;height:20.15pt" o:ole="">
            <v:imagedata r:id="rId755" o:title=""/>
          </v:shape>
          <o:OLEObject Type="Embed" ProgID="Equation.DSMT4" ShapeID="_x0000_i1408" DrawAspect="Content" ObjectID="_1852641305" r:id="rId756"/>
        </w:object>
      </w:r>
      <w:r w:rsidRPr="00E244B2">
        <w:rPr>
          <w:color w:val="000000" w:themeColor="text1"/>
        </w:rPr>
        <w:t>为电化学储能设备</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的实际放电功率</w:t>
      </w:r>
      <w:r w:rsidRPr="00E244B2">
        <w:rPr>
          <w:rFonts w:hint="eastAsia"/>
          <w:color w:val="000000" w:themeColor="text1"/>
        </w:rPr>
        <w:t>，</w:t>
      </w:r>
      <w:r w:rsidRPr="00E244B2">
        <w:rPr>
          <w:color w:val="000000" w:themeColor="text1"/>
        </w:rPr>
        <w:t>即只有当</w:t>
      </w:r>
      <w:r w:rsidRPr="00E244B2">
        <w:rPr>
          <w:color w:val="000000" w:themeColor="text1"/>
          <w:position w:val="-14"/>
        </w:rPr>
        <w:object w:dxaOrig="900" w:dyaOrig="400" w14:anchorId="21F39E2C">
          <v:shape id="_x0000_i1409" type="#_x0000_t75" style="width:44.55pt;height:20.15pt" o:ole="">
            <v:imagedata r:id="rId757" o:title=""/>
          </v:shape>
          <o:OLEObject Type="Embed" ProgID="Equation.DSMT4" ShapeID="_x0000_i1409" DrawAspect="Content" ObjectID="_1852641306" r:id="rId758"/>
        </w:object>
      </w:r>
      <w:r w:rsidRPr="00E244B2">
        <w:rPr>
          <w:color w:val="000000" w:themeColor="text1"/>
        </w:rPr>
        <w:t>时，储能才能产生实际放电功率</w:t>
      </w:r>
      <w:r w:rsidRPr="00E244B2">
        <w:rPr>
          <w:rFonts w:hint="eastAsia"/>
          <w:color w:val="000000" w:themeColor="text1"/>
        </w:rPr>
        <w:t>；</w:t>
      </w:r>
      <w:r w:rsidRPr="00E244B2">
        <w:rPr>
          <w:color w:val="000000" w:themeColor="text1"/>
          <w:position w:val="-14"/>
        </w:rPr>
        <w:object w:dxaOrig="480" w:dyaOrig="400" w14:anchorId="1A07C279">
          <v:shape id="_x0000_i1410" type="#_x0000_t75" style="width:22.6pt;height:20.15pt" o:ole="">
            <v:imagedata r:id="rId759" o:title=""/>
          </v:shape>
          <o:OLEObject Type="Embed" ProgID="Equation.DSMT4" ShapeID="_x0000_i1410" DrawAspect="Content" ObjectID="_1852641307" r:id="rId760"/>
        </w:object>
      </w:r>
      <w:r w:rsidRPr="00E244B2">
        <w:rPr>
          <w:color w:val="000000" w:themeColor="text1"/>
        </w:rPr>
        <w:t>为储能额定有功功率。</w:t>
      </w:r>
    </w:p>
    <w:p w14:paraId="2D652DCF" w14:textId="2FEF716E" w:rsidR="00E4312C" w:rsidRPr="00E244B2" w:rsidRDefault="0008452B" w:rsidP="009D25D9">
      <w:pPr>
        <w:ind w:firstLine="480"/>
        <w:rPr>
          <w:color w:val="000000" w:themeColor="text1"/>
        </w:rPr>
      </w:pPr>
      <w:r w:rsidRPr="00E244B2">
        <w:rPr>
          <w:color w:val="000000" w:themeColor="text1"/>
        </w:rPr>
        <w:t>电化学储能设备处于放电</w:t>
      </w:r>
      <w:r w:rsidR="00DE51C2" w:rsidRPr="00E244B2">
        <w:rPr>
          <w:rFonts w:hint="eastAsia"/>
          <w:color w:val="000000" w:themeColor="text1"/>
        </w:rPr>
        <w:t>或待命</w:t>
      </w:r>
      <w:r w:rsidRPr="00E244B2">
        <w:rPr>
          <w:color w:val="000000" w:themeColor="text1"/>
        </w:rPr>
        <w:t>状态时，</w:t>
      </w:r>
      <w:r w:rsidR="00DE51C2" w:rsidRPr="00E244B2">
        <w:rPr>
          <w:rFonts w:hint="eastAsia"/>
          <w:color w:val="000000" w:themeColor="text1"/>
        </w:rPr>
        <w:t>若存有足够能量且放电功率未达到额定功率，</w:t>
      </w:r>
      <w:r w:rsidRPr="00E244B2">
        <w:rPr>
          <w:color w:val="000000" w:themeColor="text1"/>
        </w:rPr>
        <w:t>可以向系统提供热备用。</w:t>
      </w:r>
      <w:r w:rsidR="009D25D9" w:rsidRPr="00E244B2">
        <w:rPr>
          <w:color w:val="000000" w:themeColor="text1"/>
        </w:rPr>
        <w:t>定义</w:t>
      </w:r>
      <w:r w:rsidR="00E4312C" w:rsidRPr="00E244B2">
        <w:rPr>
          <w:rFonts w:hint="eastAsia"/>
          <w:color w:val="000000" w:themeColor="text1"/>
        </w:rPr>
        <w:t>：</w:t>
      </w:r>
    </w:p>
    <w:p w14:paraId="6776C128" w14:textId="77777777" w:rsidR="00E4312C" w:rsidRPr="00E244B2" w:rsidRDefault="009D25D9" w:rsidP="00E4312C">
      <w:pPr>
        <w:ind w:firstLine="480"/>
        <w:jc w:val="center"/>
        <w:rPr>
          <w:color w:val="000000" w:themeColor="text1"/>
        </w:rPr>
      </w:pPr>
      <w:r w:rsidRPr="00E244B2">
        <w:rPr>
          <w:color w:val="000000" w:themeColor="text1"/>
          <w:position w:val="-14"/>
        </w:rPr>
        <w:object w:dxaOrig="980" w:dyaOrig="400" w14:anchorId="046904E2">
          <v:shape id="_x0000_i1411" type="#_x0000_t75" style="width:49.4pt;height:20.15pt" o:ole="">
            <v:imagedata r:id="rId761" o:title=""/>
          </v:shape>
          <o:OLEObject Type="Embed" ProgID="Equation.DSMT4" ShapeID="_x0000_i1411" DrawAspect="Content" ObjectID="_1852641308" r:id="rId762"/>
        </w:object>
      </w:r>
    </w:p>
    <w:p w14:paraId="3EFE4AC9" w14:textId="1D9B3CC3" w:rsidR="009D25D9" w:rsidRPr="00E244B2" w:rsidRDefault="009D25D9" w:rsidP="009D25D9">
      <w:pPr>
        <w:ind w:firstLine="480"/>
        <w:rPr>
          <w:color w:val="000000" w:themeColor="text1"/>
        </w:rPr>
      </w:pPr>
      <w:r w:rsidRPr="00E244B2">
        <w:rPr>
          <w:color w:val="000000" w:themeColor="text1"/>
        </w:rPr>
        <w:t>为电化学储能设备</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可提供的热备用容量。</w:t>
      </w:r>
    </w:p>
    <w:p w14:paraId="42643425" w14:textId="3B1F13FA" w:rsidR="0044077A" w:rsidRPr="00E244B2" w:rsidRDefault="0026496B" w:rsidP="000501C6">
      <w:pPr>
        <w:ind w:firstLine="480"/>
        <w:rPr>
          <w:color w:val="000000" w:themeColor="text1"/>
        </w:rPr>
      </w:pPr>
      <w:r w:rsidRPr="00E244B2">
        <w:rPr>
          <w:color w:val="000000" w:themeColor="text1"/>
        </w:rPr>
        <w:t>考虑预留热备用后，储能实际放电功率与热备用容量之和不得超过额定有功功率。同时，为保证储能在充电状态下不提供放电型热备用，应满足：</w:t>
      </w:r>
    </w:p>
    <w:p w14:paraId="52C0C369" w14:textId="54558BC0" w:rsidR="0008452B" w:rsidRPr="00E244B2" w:rsidRDefault="00F906B2" w:rsidP="00E35492">
      <w:pPr>
        <w:ind w:firstLine="480"/>
        <w:jc w:val="center"/>
        <w:rPr>
          <w:color w:val="000000" w:themeColor="text1"/>
        </w:rPr>
      </w:pPr>
      <w:r w:rsidRPr="00E244B2">
        <w:rPr>
          <w:color w:val="000000" w:themeColor="text1"/>
          <w:position w:val="-16"/>
        </w:rPr>
        <w:object w:dxaOrig="3040" w:dyaOrig="440" w14:anchorId="4AB9B34E">
          <v:shape id="_x0000_i1412" type="#_x0000_t75" style="width:151.3pt;height:21.95pt" o:ole="">
            <v:imagedata r:id="rId763" o:title=""/>
          </v:shape>
          <o:OLEObject Type="Embed" ProgID="Equation.DSMT4" ShapeID="_x0000_i1412" DrawAspect="Content" ObjectID="_1852641309" r:id="rId764"/>
        </w:object>
      </w:r>
    </w:p>
    <w:p w14:paraId="79C6486C" w14:textId="65205394" w:rsidR="0008452B" w:rsidRPr="00E244B2" w:rsidRDefault="00E35492" w:rsidP="000501C6">
      <w:pPr>
        <w:ind w:firstLine="480"/>
        <w:rPr>
          <w:color w:val="000000" w:themeColor="text1"/>
        </w:rPr>
      </w:pPr>
      <w:r w:rsidRPr="00E244B2">
        <w:rPr>
          <w:rFonts w:hint="eastAsia"/>
          <w:color w:val="000000" w:themeColor="text1"/>
        </w:rPr>
        <w:t>式中，</w:t>
      </w:r>
      <w:r w:rsidR="00364227" w:rsidRPr="00E244B2">
        <w:rPr>
          <w:color w:val="000000" w:themeColor="text1"/>
          <w:position w:val="-14"/>
        </w:rPr>
        <w:object w:dxaOrig="600" w:dyaOrig="400" w14:anchorId="6B27EB6F">
          <v:shape id="_x0000_i1413" type="#_x0000_t75" style="width:29.9pt;height:20.15pt" o:ole="">
            <v:imagedata r:id="rId765" o:title=""/>
          </v:shape>
          <o:OLEObject Type="Embed" ProgID="Equation.DSMT4" ShapeID="_x0000_i1413" DrawAspect="Content" ObjectID="_1852641310" r:id="rId766"/>
        </w:object>
      </w:r>
      <w:r w:rsidR="00F84DAB" w:rsidRPr="00E244B2">
        <w:rPr>
          <w:color w:val="000000" w:themeColor="text1"/>
        </w:rPr>
        <w:t>为设备预留的热备用容量；</w:t>
      </w:r>
      <w:r w:rsidR="005949E4" w:rsidRPr="00E244B2">
        <w:rPr>
          <w:color w:val="000000" w:themeColor="text1"/>
          <w:position w:val="-14"/>
        </w:rPr>
        <w:object w:dxaOrig="580" w:dyaOrig="400" w14:anchorId="2E024470">
          <v:shape id="_x0000_i1414" type="#_x0000_t75" style="width:29.3pt;height:20.15pt" o:ole="">
            <v:imagedata r:id="rId767" o:title=""/>
          </v:shape>
          <o:OLEObject Type="Embed" ProgID="Equation.DSMT4" ShapeID="_x0000_i1414" DrawAspect="Content" ObjectID="_1852641311" r:id="rId768"/>
        </w:object>
      </w:r>
      <w:r w:rsidR="00F84DAB" w:rsidRPr="00E244B2">
        <w:rPr>
          <w:color w:val="000000" w:themeColor="text1"/>
        </w:rPr>
        <w:t>为</w:t>
      </w:r>
      <w:r w:rsidR="0040617B" w:rsidRPr="00E244B2">
        <w:rPr>
          <w:rFonts w:hint="eastAsia"/>
          <w:color w:val="000000" w:themeColor="text1"/>
        </w:rPr>
        <w:t>充</w:t>
      </w:r>
      <w:r w:rsidR="00F84DAB" w:rsidRPr="00E244B2">
        <w:rPr>
          <w:color w:val="000000" w:themeColor="text1"/>
        </w:rPr>
        <w:t>电状态变量。</w:t>
      </w:r>
    </w:p>
    <w:p w14:paraId="0E2C3E20" w14:textId="39B0E9F6" w:rsidR="00552246" w:rsidRPr="00E244B2" w:rsidRDefault="00552246" w:rsidP="000501C6">
      <w:pPr>
        <w:ind w:firstLine="482"/>
        <w:rPr>
          <w:b/>
          <w:bCs/>
          <w:color w:val="000000" w:themeColor="text1"/>
        </w:rPr>
      </w:pPr>
      <w:r w:rsidRPr="00E244B2">
        <w:rPr>
          <w:rFonts w:hint="eastAsia"/>
          <w:b/>
          <w:bCs/>
          <w:color w:val="000000" w:themeColor="text1"/>
        </w:rPr>
        <w:t>（</w:t>
      </w:r>
      <w:r w:rsidRPr="00E244B2">
        <w:rPr>
          <w:b/>
          <w:bCs/>
          <w:color w:val="000000" w:themeColor="text1"/>
        </w:rPr>
        <w:t>5</w:t>
      </w:r>
      <w:r w:rsidRPr="00E244B2">
        <w:rPr>
          <w:rFonts w:hint="eastAsia"/>
          <w:b/>
          <w:bCs/>
          <w:color w:val="000000" w:themeColor="text1"/>
        </w:rPr>
        <w:t>）热备用的能量可用性约束</w:t>
      </w:r>
    </w:p>
    <w:p w14:paraId="06D090F5" w14:textId="7BBE26D1" w:rsidR="00552246" w:rsidRPr="00E244B2" w:rsidRDefault="00DD5130" w:rsidP="000501C6">
      <w:pPr>
        <w:ind w:firstLine="480"/>
        <w:rPr>
          <w:color w:val="000000" w:themeColor="text1"/>
        </w:rPr>
      </w:pPr>
      <w:r w:rsidRPr="00E244B2">
        <w:rPr>
          <w:color w:val="000000" w:themeColor="text1"/>
        </w:rPr>
        <w:t>模型已经通过储能量</w:t>
      </w:r>
      <w:r w:rsidRPr="00E244B2">
        <w:rPr>
          <w:color w:val="000000" w:themeColor="text1"/>
        </w:rPr>
        <w:t>SOC</w:t>
      </w:r>
      <w:r w:rsidRPr="00E244B2">
        <w:rPr>
          <w:color w:val="000000" w:themeColor="text1"/>
        </w:rPr>
        <w:t>上下限描述电池剩余能量</w:t>
      </w:r>
      <w:r w:rsidRPr="00E244B2">
        <w:rPr>
          <w:rFonts w:hint="eastAsia"/>
          <w:color w:val="000000" w:themeColor="text1"/>
        </w:rPr>
        <w:t>，当</w:t>
      </w:r>
      <w:r w:rsidR="001E4816" w:rsidRPr="00E244B2">
        <w:rPr>
          <w:rFonts w:hint="eastAsia"/>
          <w:color w:val="000000" w:themeColor="text1"/>
        </w:rPr>
        <w:t>储能</w:t>
      </w:r>
      <w:r w:rsidR="008B3157" w:rsidRPr="00E244B2">
        <w:rPr>
          <w:color w:val="000000" w:themeColor="text1"/>
        </w:rPr>
        <w:t>SOC</w:t>
      </w:r>
      <w:r w:rsidR="008B3157" w:rsidRPr="00E244B2">
        <w:rPr>
          <w:color w:val="000000" w:themeColor="text1"/>
        </w:rPr>
        <w:t>已经很低</w:t>
      </w:r>
      <w:r w:rsidRPr="00E244B2">
        <w:rPr>
          <w:rFonts w:hint="eastAsia"/>
          <w:color w:val="000000" w:themeColor="text1"/>
        </w:rPr>
        <w:t>时</w:t>
      </w:r>
      <w:r w:rsidR="008B3157" w:rsidRPr="00E244B2">
        <w:rPr>
          <w:color w:val="000000" w:themeColor="text1"/>
        </w:rPr>
        <w:t>，不能持续提供相应的备用容量。</w:t>
      </w:r>
      <w:r w:rsidR="00217E4F" w:rsidRPr="00E244B2">
        <w:rPr>
          <w:color w:val="000000" w:themeColor="text1"/>
        </w:rPr>
        <w:t>因此热备用</w:t>
      </w:r>
      <w:r w:rsidR="00EA7C92" w:rsidRPr="00E244B2">
        <w:rPr>
          <w:rFonts w:hint="eastAsia"/>
          <w:color w:val="000000" w:themeColor="text1"/>
        </w:rPr>
        <w:t>需</w:t>
      </w:r>
      <w:r w:rsidR="00217E4F" w:rsidRPr="00E244B2">
        <w:rPr>
          <w:color w:val="000000" w:themeColor="text1"/>
        </w:rPr>
        <w:t>受到可用能量限制。</w:t>
      </w:r>
      <w:r w:rsidR="00147A50" w:rsidRPr="00E244B2">
        <w:rPr>
          <w:color w:val="000000" w:themeColor="text1"/>
        </w:rPr>
        <w:t>储能可用于备用的能量不得超过当前储能量相对于最低允许储能量的剩余部分：</w:t>
      </w:r>
    </w:p>
    <w:p w14:paraId="289F6D25" w14:textId="1B402865" w:rsidR="008B3157" w:rsidRPr="00E244B2" w:rsidRDefault="00DA17F0" w:rsidP="002B04F7">
      <w:pPr>
        <w:ind w:firstLine="480"/>
        <w:jc w:val="center"/>
        <w:rPr>
          <w:color w:val="000000" w:themeColor="text1"/>
        </w:rPr>
      </w:pPr>
      <w:r w:rsidRPr="00E244B2">
        <w:rPr>
          <w:color w:val="000000" w:themeColor="text1"/>
          <w:position w:val="-16"/>
        </w:rPr>
        <w:object w:dxaOrig="3720" w:dyaOrig="440" w14:anchorId="7295EC73">
          <v:shape id="_x0000_i1415" type="#_x0000_t75" style="width:186.1pt;height:21.95pt" o:ole="">
            <v:imagedata r:id="rId769" o:title=""/>
          </v:shape>
          <o:OLEObject Type="Embed" ProgID="Equation.DSMT4" ShapeID="_x0000_i1415" DrawAspect="Content" ObjectID="_1852641312" r:id="rId770"/>
        </w:object>
      </w:r>
    </w:p>
    <w:p w14:paraId="0E7439F2" w14:textId="7EC86A2B" w:rsidR="00906394" w:rsidRPr="00E244B2" w:rsidRDefault="00906394" w:rsidP="00906394">
      <w:pPr>
        <w:ind w:firstLine="482"/>
        <w:rPr>
          <w:b/>
          <w:bCs/>
          <w:color w:val="000000" w:themeColor="text1"/>
        </w:rPr>
      </w:pPr>
      <w:r w:rsidRPr="00E244B2">
        <w:rPr>
          <w:b/>
          <w:bCs/>
          <w:color w:val="000000" w:themeColor="text1"/>
        </w:rPr>
        <w:lastRenderedPageBreak/>
        <w:t>（</w:t>
      </w:r>
      <w:r w:rsidR="009F0736" w:rsidRPr="00E244B2">
        <w:rPr>
          <w:rFonts w:hint="eastAsia"/>
          <w:b/>
          <w:bCs/>
          <w:color w:val="000000" w:themeColor="text1"/>
        </w:rPr>
        <w:t>6</w:t>
      </w:r>
      <w:r w:rsidRPr="00E244B2">
        <w:rPr>
          <w:b/>
          <w:bCs/>
          <w:color w:val="000000" w:themeColor="text1"/>
        </w:rPr>
        <w:t>）充放电互斥约束</w:t>
      </w:r>
    </w:p>
    <w:p w14:paraId="1BDFA978" w14:textId="77777777" w:rsidR="00906394" w:rsidRPr="00E244B2" w:rsidRDefault="00906394" w:rsidP="00906394">
      <w:pPr>
        <w:ind w:firstLine="480"/>
        <w:rPr>
          <w:color w:val="000000" w:themeColor="text1"/>
        </w:rPr>
      </w:pPr>
      <w:r w:rsidRPr="00E244B2">
        <w:rPr>
          <w:color w:val="000000" w:themeColor="text1"/>
        </w:rPr>
        <w:t>同一电化学储能设备在同一时段不能同时进行充电和放电，因此：</w:t>
      </w:r>
    </w:p>
    <w:p w14:paraId="6E752F0B" w14:textId="77777777" w:rsidR="00906394" w:rsidRPr="00E244B2" w:rsidRDefault="00906394" w:rsidP="00906394">
      <w:pPr>
        <w:pStyle w:val="MTDisplayEquation"/>
        <w:rPr>
          <w:color w:val="000000" w:themeColor="text1"/>
        </w:rPr>
      </w:pPr>
      <w:r w:rsidRPr="00E244B2">
        <w:rPr>
          <w:rFonts w:hint="eastAsia"/>
          <w:color w:val="000000" w:themeColor="text1"/>
        </w:rPr>
        <w:tab/>
      </w:r>
      <w:r w:rsidRPr="00E244B2">
        <w:rPr>
          <w:rFonts w:hint="eastAsia"/>
          <w:color w:val="000000" w:themeColor="text1"/>
          <w:position w:val="-14"/>
        </w:rPr>
        <w:object w:dxaOrig="6780" w:dyaOrig="400" w14:anchorId="32374C3B">
          <v:shape id="_x0000_i1416" type="#_x0000_t75" style="width:336.2pt;height:20.15pt" o:ole="">
            <v:imagedata r:id="rId771" o:title=""/>
          </v:shape>
          <o:OLEObject Type="Embed" ProgID="Equation.DSMT4" ShapeID="_x0000_i1416" DrawAspect="Content" ObjectID="_1852641313" r:id="rId772"/>
        </w:object>
      </w:r>
    </w:p>
    <w:p w14:paraId="144AD005" w14:textId="209A99A8" w:rsidR="0044077A" w:rsidRPr="00E244B2" w:rsidRDefault="00906394" w:rsidP="00906394">
      <w:pPr>
        <w:ind w:firstLine="480"/>
        <w:rPr>
          <w:color w:val="000000" w:themeColor="text1"/>
        </w:rPr>
      </w:pPr>
      <w:r w:rsidRPr="00E244B2">
        <w:rPr>
          <w:color w:val="000000" w:themeColor="text1"/>
        </w:rPr>
        <w:t>当两个状态变量均为</w:t>
      </w:r>
      <w:r w:rsidRPr="00E244B2">
        <w:rPr>
          <w:color w:val="000000" w:themeColor="text1"/>
        </w:rPr>
        <w:t>0</w:t>
      </w:r>
      <w:r w:rsidRPr="00E244B2">
        <w:rPr>
          <w:color w:val="000000" w:themeColor="text1"/>
        </w:rPr>
        <w:t>时，电化学储能设备处于静止状态。</w:t>
      </w:r>
    </w:p>
    <w:p w14:paraId="721CDCC4" w14:textId="68723BEC" w:rsidR="002E63A4" w:rsidRPr="00E244B2" w:rsidRDefault="002E63A4" w:rsidP="00906394">
      <w:pPr>
        <w:ind w:firstLine="482"/>
        <w:rPr>
          <w:b/>
          <w:bCs/>
          <w:color w:val="000000" w:themeColor="text1"/>
        </w:rPr>
      </w:pPr>
      <w:r w:rsidRPr="00E244B2">
        <w:rPr>
          <w:rFonts w:hint="eastAsia"/>
          <w:b/>
          <w:bCs/>
          <w:color w:val="000000" w:themeColor="text1"/>
        </w:rPr>
        <w:t>（</w:t>
      </w:r>
      <w:r w:rsidR="009F0736" w:rsidRPr="00E244B2">
        <w:rPr>
          <w:rFonts w:hint="eastAsia"/>
          <w:b/>
          <w:bCs/>
          <w:color w:val="000000" w:themeColor="text1"/>
        </w:rPr>
        <w:t>7</w:t>
      </w:r>
      <w:r w:rsidRPr="00E244B2">
        <w:rPr>
          <w:rFonts w:hint="eastAsia"/>
          <w:b/>
          <w:bCs/>
          <w:color w:val="000000" w:themeColor="text1"/>
        </w:rPr>
        <w:t>）</w:t>
      </w:r>
      <w:r w:rsidR="0000339F" w:rsidRPr="00E244B2">
        <w:rPr>
          <w:b/>
          <w:bCs/>
          <w:color w:val="000000" w:themeColor="text1"/>
        </w:rPr>
        <w:t>初始及周期末储能量约束</w:t>
      </w:r>
    </w:p>
    <w:p w14:paraId="4AF83142" w14:textId="04628C40" w:rsidR="002E63A4" w:rsidRPr="00E244B2" w:rsidRDefault="004F5EAB" w:rsidP="00906394">
      <w:pPr>
        <w:ind w:firstLine="480"/>
        <w:rPr>
          <w:color w:val="000000" w:themeColor="text1"/>
        </w:rPr>
      </w:pPr>
      <w:r w:rsidRPr="00E244B2">
        <w:rPr>
          <w:color w:val="000000" w:themeColor="text1"/>
        </w:rPr>
        <w:t>电化学储能的调度能力取决于调度周期开始时的储存能量。为明确储能初始状态，并避免储能设备在调度周期末通过集中放电降低</w:t>
      </w:r>
      <w:r w:rsidRPr="00E244B2">
        <w:rPr>
          <w:color w:val="000000" w:themeColor="text1"/>
        </w:rPr>
        <w:t xml:space="preserve"> SOC</w:t>
      </w:r>
      <w:r w:rsidRPr="00E244B2">
        <w:rPr>
          <w:color w:val="000000" w:themeColor="text1"/>
        </w:rPr>
        <w:t>、从而人为增加系统运行收益，需要对调度周期首末储能量进行约束。</w:t>
      </w:r>
    </w:p>
    <w:p w14:paraId="43225052" w14:textId="17DA615C" w:rsidR="00C26993" w:rsidRPr="00E244B2" w:rsidRDefault="00C26993" w:rsidP="004217BD">
      <w:pPr>
        <w:ind w:firstLine="480"/>
        <w:rPr>
          <w:color w:val="000000" w:themeColor="text1"/>
        </w:rPr>
      </w:pPr>
      <w:commentRangeStart w:id="8"/>
      <w:r w:rsidRPr="00E244B2">
        <w:rPr>
          <w:color w:val="000000" w:themeColor="text1"/>
        </w:rPr>
        <w:t>对于省份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内任意电化学储能设备</w:t>
      </w:r>
      <w:r w:rsidRPr="00E244B2">
        <w:rPr>
          <w:i/>
          <w:iCs/>
          <w:color w:val="000000" w:themeColor="text1"/>
        </w:rPr>
        <w:t>i</w:t>
      </w:r>
      <w:r w:rsidRPr="00E244B2">
        <w:rPr>
          <w:color w:val="000000" w:themeColor="text1"/>
        </w:rPr>
        <w:t>，</w:t>
      </w:r>
      <w:r w:rsidR="00053B9E" w:rsidRPr="00E244B2">
        <w:rPr>
          <w:color w:val="000000" w:themeColor="text1"/>
        </w:rPr>
        <w:t>规定储能设备周期末储能量恢复至初始状态</w:t>
      </w:r>
      <w:commentRangeEnd w:id="8"/>
      <w:r w:rsidR="00E74C52" w:rsidRPr="00E244B2">
        <w:rPr>
          <w:rStyle w:val="ab"/>
          <w:color w:val="000000" w:themeColor="text1"/>
          <w:sz w:val="24"/>
          <w:szCs w:val="24"/>
        </w:rPr>
        <w:commentReference w:id="8"/>
      </w:r>
      <w:r w:rsidR="00053B9E" w:rsidRPr="00E244B2">
        <w:rPr>
          <w:color w:val="000000" w:themeColor="text1"/>
        </w:rPr>
        <w:t>：</w:t>
      </w:r>
    </w:p>
    <w:p w14:paraId="690F1DF1" w14:textId="6EA531A8" w:rsidR="00C26993" w:rsidRPr="00E244B2" w:rsidRDefault="004F0B6A" w:rsidP="004F0B6A">
      <w:pPr>
        <w:ind w:firstLine="480"/>
        <w:jc w:val="center"/>
        <w:rPr>
          <w:color w:val="000000" w:themeColor="text1"/>
        </w:rPr>
      </w:pPr>
      <w:r w:rsidRPr="00E244B2">
        <w:rPr>
          <w:color w:val="000000" w:themeColor="text1"/>
          <w:position w:val="-14"/>
        </w:rPr>
        <w:object w:dxaOrig="4720" w:dyaOrig="400" w14:anchorId="10D20E6A">
          <v:shape id="_x0000_i1417" type="#_x0000_t75" style="width:236.15pt;height:20.15pt" o:ole="">
            <v:imagedata r:id="rId773" o:title=""/>
          </v:shape>
          <o:OLEObject Type="Embed" ProgID="Equation.DSMT4" ShapeID="_x0000_i1417" DrawAspect="Content" ObjectID="_1852641314" r:id="rId774"/>
        </w:object>
      </w:r>
    </w:p>
    <w:p w14:paraId="7DAA4183" w14:textId="682587BA" w:rsidR="002E63A4" w:rsidRPr="00E244B2" w:rsidRDefault="004217BD" w:rsidP="00906394">
      <w:pPr>
        <w:ind w:firstLine="480"/>
        <w:rPr>
          <w:color w:val="000000" w:themeColor="text1"/>
        </w:rPr>
      </w:pPr>
      <w:r w:rsidRPr="00E244B2">
        <w:rPr>
          <w:rFonts w:hint="eastAsia"/>
          <w:color w:val="000000" w:themeColor="text1"/>
        </w:rPr>
        <w:t>其中，</w:t>
      </w:r>
      <w:r w:rsidRPr="00E244B2">
        <w:rPr>
          <w:color w:val="000000" w:themeColor="text1"/>
          <w:position w:val="-14"/>
        </w:rPr>
        <w:object w:dxaOrig="560" w:dyaOrig="400" w14:anchorId="02449D6B">
          <v:shape id="_x0000_i1418" type="#_x0000_t75" style="width:26.25pt;height:20.15pt" o:ole="">
            <v:imagedata r:id="rId775" o:title=""/>
          </v:shape>
          <o:OLEObject Type="Embed" ProgID="Equation.DSMT4" ShapeID="_x0000_i1418" DrawAspect="Content" ObjectID="_1852641315" r:id="rId776"/>
        </w:object>
      </w:r>
      <w:r w:rsidRPr="00E244B2">
        <w:rPr>
          <w:color w:val="000000" w:themeColor="text1"/>
        </w:rPr>
        <w:t>为电化学储能设备</w:t>
      </w:r>
      <w:r w:rsidRPr="00E244B2">
        <w:rPr>
          <w:i/>
          <w:iCs/>
          <w:color w:val="000000" w:themeColor="text1"/>
        </w:rPr>
        <w:t>i</w:t>
      </w:r>
      <w:r w:rsidRPr="00E244B2">
        <w:rPr>
          <w:color w:val="000000" w:themeColor="text1"/>
        </w:rPr>
        <w:t>在调度周期开始时的初始储能量，为模型输入参数</w:t>
      </w:r>
      <w:r w:rsidRPr="00E244B2">
        <w:rPr>
          <w:rFonts w:hint="eastAsia"/>
          <w:color w:val="000000" w:themeColor="text1"/>
        </w:rPr>
        <w:t>。</w:t>
      </w:r>
      <w:r w:rsidR="004346DC" w:rsidRPr="00E244B2">
        <w:rPr>
          <w:color w:val="000000" w:themeColor="text1"/>
        </w:rPr>
        <w:t>该约束保证电化学储能在整个调度周期内实现能量闭环，使模型评价的是储能在周期内的实际充放电调节价值，而不是利用调度终点剩余能量差异获得额外收益。</w:t>
      </w:r>
    </w:p>
    <w:p w14:paraId="1F0A1E07" w14:textId="14DD499C" w:rsidR="00FE781E" w:rsidRPr="00E244B2" w:rsidRDefault="00655694" w:rsidP="00FE781E">
      <w:pPr>
        <w:ind w:firstLine="482"/>
        <w:rPr>
          <w:b/>
          <w:bCs/>
          <w:color w:val="000000" w:themeColor="text1"/>
        </w:rPr>
      </w:pPr>
      <w:r>
        <w:rPr>
          <w:rFonts w:hint="eastAsia"/>
          <w:b/>
          <w:bCs/>
          <w:color w:val="000000" w:themeColor="text1"/>
        </w:rPr>
        <w:t>三</w:t>
      </w:r>
      <w:r w:rsidR="00FE781E" w:rsidRPr="00E244B2">
        <w:rPr>
          <w:b/>
          <w:bCs/>
          <w:color w:val="000000" w:themeColor="text1"/>
        </w:rPr>
        <w:t>、总成本计算</w:t>
      </w:r>
    </w:p>
    <w:p w14:paraId="584AE152" w14:textId="451A655A" w:rsidR="00655694" w:rsidRPr="00B1482F" w:rsidRDefault="00655694" w:rsidP="00FE781E">
      <w:pPr>
        <w:ind w:firstLine="482"/>
        <w:rPr>
          <w:b/>
          <w:bCs/>
          <w:color w:val="7030A0"/>
        </w:rPr>
      </w:pPr>
      <w:r w:rsidRPr="00B1482F">
        <w:rPr>
          <w:rFonts w:hint="eastAsia"/>
          <w:b/>
          <w:bCs/>
          <w:color w:val="7030A0"/>
        </w:rPr>
        <w:t>（一）电化学储能总成本</w:t>
      </w:r>
    </w:p>
    <w:p w14:paraId="622EA93D" w14:textId="76AFFB5C" w:rsidR="00FE781E" w:rsidRPr="00B1482F" w:rsidRDefault="00FE781E" w:rsidP="00FE781E">
      <w:pPr>
        <w:ind w:firstLine="480"/>
        <w:rPr>
          <w:color w:val="7030A0"/>
        </w:rPr>
      </w:pPr>
      <w:r w:rsidRPr="00B1482F">
        <w:rPr>
          <w:color w:val="7030A0"/>
        </w:rPr>
        <w:t>电化学储能运行成本主要包括老化成本和固定运维成本。</w:t>
      </w:r>
    </w:p>
    <w:p w14:paraId="331F856E" w14:textId="77777777" w:rsidR="00FE781E" w:rsidRPr="00B1482F" w:rsidRDefault="00FE781E" w:rsidP="00FE781E">
      <w:pPr>
        <w:ind w:firstLine="480"/>
        <w:rPr>
          <w:color w:val="7030A0"/>
        </w:rPr>
      </w:pPr>
      <w:r w:rsidRPr="00B1482F">
        <w:rPr>
          <w:color w:val="7030A0"/>
        </w:rPr>
        <w:t>（</w:t>
      </w:r>
      <w:r w:rsidRPr="00B1482F">
        <w:rPr>
          <w:color w:val="7030A0"/>
        </w:rPr>
        <w:t>1</w:t>
      </w:r>
      <w:r w:rsidRPr="00B1482F">
        <w:rPr>
          <w:color w:val="7030A0"/>
        </w:rPr>
        <w:t>）老化成本</w:t>
      </w:r>
    </w:p>
    <w:p w14:paraId="18567692" w14:textId="77777777" w:rsidR="00655694" w:rsidRPr="00B1482F" w:rsidRDefault="00655694" w:rsidP="00655694">
      <w:pPr>
        <w:ind w:firstLine="480"/>
        <w:rPr>
          <w:color w:val="7030A0"/>
        </w:rPr>
      </w:pPr>
      <w:r w:rsidRPr="00B1482F">
        <w:rPr>
          <w:color w:val="7030A0"/>
        </w:rPr>
        <w:t>电池储能模型采用等效循环次数模型表征电池循环老化。定义电池的一个满充满放循环为：累计充放电量达到电池额定容量的两倍。</w:t>
      </w:r>
    </w:p>
    <w:p w14:paraId="480F82A0" w14:textId="77777777" w:rsidR="00655694" w:rsidRPr="00B1482F" w:rsidRDefault="00655694" w:rsidP="00655694">
      <w:pPr>
        <w:ind w:firstLine="480"/>
        <w:rPr>
          <w:color w:val="7030A0"/>
        </w:rPr>
      </w:pPr>
      <w:r w:rsidRPr="00B1482F">
        <w:rPr>
          <w:color w:val="7030A0"/>
        </w:rPr>
        <w:t>（</w:t>
      </w:r>
      <w:r w:rsidRPr="00B1482F">
        <w:rPr>
          <w:color w:val="7030A0"/>
        </w:rPr>
        <w:t>1</w:t>
      </w:r>
      <w:r w:rsidRPr="00B1482F">
        <w:rPr>
          <w:color w:val="7030A0"/>
        </w:rPr>
        <w:t>）累计充放电量</w:t>
      </w:r>
    </w:p>
    <w:p w14:paraId="16131ED3" w14:textId="77777777" w:rsidR="00655694" w:rsidRPr="00B1482F" w:rsidRDefault="00655694" w:rsidP="00655694">
      <w:pPr>
        <w:ind w:firstLine="480"/>
        <w:rPr>
          <w:color w:val="7030A0"/>
        </w:rPr>
      </w:pPr>
      <w:r w:rsidRPr="00B1482F">
        <w:rPr>
          <w:color w:val="7030A0"/>
        </w:rPr>
        <w:t>省份</w:t>
      </w:r>
      <w:r w:rsidRPr="00B1482F">
        <w:rPr>
          <w:rFonts w:hint="eastAsia"/>
          <w:color w:val="7030A0"/>
          <w:position w:val="-10"/>
        </w:rPr>
        <w:object w:dxaOrig="240" w:dyaOrig="260" w14:anchorId="798FD736">
          <v:shape id="_x0000_i1419" type="#_x0000_t75" style="width:11pt;height:12.8pt" o:ole="">
            <v:imagedata r:id="rId719" o:title=""/>
          </v:shape>
          <o:OLEObject Type="Embed" ProgID="Equation.DSMT4" ShapeID="_x0000_i1419" DrawAspect="Content" ObjectID="_1852641316" r:id="rId777"/>
        </w:object>
      </w:r>
      <w:r w:rsidRPr="00B1482F">
        <w:rPr>
          <w:color w:val="7030A0"/>
        </w:rPr>
        <w:t>的分区</w:t>
      </w:r>
      <w:r w:rsidRPr="00B1482F">
        <w:rPr>
          <w:rFonts w:hint="eastAsia"/>
          <w:color w:val="7030A0"/>
          <w:position w:val="-4"/>
        </w:rPr>
        <w:object w:dxaOrig="180" w:dyaOrig="200" w14:anchorId="1E40191F">
          <v:shape id="_x0000_i1420" type="#_x0000_t75" style="width:7.95pt;height:9.75pt" o:ole="">
            <v:imagedata r:id="rId709" o:title=""/>
          </v:shape>
          <o:OLEObject Type="Embed" ProgID="Equation.DSMT4" ShapeID="_x0000_i1420" DrawAspect="Content" ObjectID="_1852641317" r:id="rId778"/>
        </w:object>
      </w:r>
      <w:r w:rsidRPr="00B1482F">
        <w:rPr>
          <w:color w:val="7030A0"/>
        </w:rPr>
        <w:t>内储能设备</w:t>
      </w:r>
      <w:r w:rsidRPr="00B1482F">
        <w:rPr>
          <w:rFonts w:hint="eastAsia"/>
          <w:color w:val="7030A0"/>
          <w:position w:val="-6"/>
        </w:rPr>
        <w:object w:dxaOrig="160" w:dyaOrig="260" w14:anchorId="1C108052">
          <v:shape id="_x0000_i1421" type="#_x0000_t75" style="width:9.15pt;height:12.8pt" o:ole="">
            <v:imagedata r:id="rId779" o:title=""/>
          </v:shape>
          <o:OLEObject Type="Embed" ProgID="Equation.DSMT4" ShapeID="_x0000_i1421" DrawAspect="Content" ObjectID="_1852641318" r:id="rId780"/>
        </w:object>
      </w:r>
      <w:r w:rsidRPr="00B1482F">
        <w:rPr>
          <w:color w:val="7030A0"/>
        </w:rPr>
        <w:t>在整个调度周期内的累计充放电量为：</w:t>
      </w:r>
    </w:p>
    <w:p w14:paraId="7692514D" w14:textId="77777777" w:rsidR="00655694" w:rsidRPr="00B1482F" w:rsidRDefault="00655694" w:rsidP="00655694">
      <w:pPr>
        <w:pStyle w:val="MTDisplayEquation"/>
        <w:rPr>
          <w:color w:val="7030A0"/>
        </w:rPr>
      </w:pPr>
      <w:r w:rsidRPr="00B1482F">
        <w:rPr>
          <w:rFonts w:hint="eastAsia"/>
          <w:color w:val="7030A0"/>
        </w:rPr>
        <w:tab/>
      </w:r>
      <w:r w:rsidRPr="00B1482F">
        <w:rPr>
          <w:rFonts w:hint="eastAsia"/>
          <w:color w:val="7030A0"/>
          <w:position w:val="-28"/>
        </w:rPr>
        <w:object w:dxaOrig="5300" w:dyaOrig="560" w14:anchorId="40179D42">
          <v:shape id="_x0000_i1422" type="#_x0000_t75" style="width:265.4pt;height:26.25pt" o:ole="">
            <v:imagedata r:id="rId781" o:title=""/>
          </v:shape>
          <o:OLEObject Type="Embed" ProgID="Equation.DSMT4" ShapeID="_x0000_i1422" DrawAspect="Content" ObjectID="_1852641319" r:id="rId782"/>
        </w:object>
      </w:r>
    </w:p>
    <w:p w14:paraId="6645F034" w14:textId="77777777" w:rsidR="00655694" w:rsidRPr="00B1482F" w:rsidRDefault="00655694" w:rsidP="00655694">
      <w:pPr>
        <w:ind w:firstLine="480"/>
        <w:rPr>
          <w:color w:val="7030A0"/>
        </w:rPr>
      </w:pPr>
      <w:r w:rsidRPr="00B1482F">
        <w:rPr>
          <w:color w:val="7030A0"/>
        </w:rPr>
        <w:t>式中，</w:t>
      </w:r>
      <w:r w:rsidRPr="00B1482F">
        <w:rPr>
          <w:rFonts w:hint="eastAsia"/>
          <w:color w:val="7030A0"/>
          <w:position w:val="-14"/>
        </w:rPr>
        <w:object w:dxaOrig="540" w:dyaOrig="380" w14:anchorId="64F8D427">
          <v:shape id="_x0000_i1423" type="#_x0000_t75" style="width:27.45pt;height:20.15pt" o:ole="">
            <v:imagedata r:id="rId783" o:title=""/>
          </v:shape>
          <o:OLEObject Type="Embed" ProgID="Equation.DSMT4" ShapeID="_x0000_i1423" DrawAspect="Content" ObjectID="_1852641320" r:id="rId784"/>
        </w:object>
      </w:r>
      <w:r w:rsidRPr="00B1482F">
        <w:rPr>
          <w:color w:val="7030A0"/>
        </w:rPr>
        <w:t>为电化学储能设备</w:t>
      </w:r>
      <w:r w:rsidRPr="00B1482F">
        <w:rPr>
          <w:rFonts w:hint="eastAsia"/>
          <w:color w:val="7030A0"/>
          <w:position w:val="-6"/>
        </w:rPr>
        <w:object w:dxaOrig="139" w:dyaOrig="260" w14:anchorId="38EFBA94">
          <v:shape id="_x0000_i1424" type="#_x0000_t75" style="width:6.7pt;height:12.8pt" o:ole="">
            <v:imagedata r:id="rId785" o:title=""/>
          </v:shape>
          <o:OLEObject Type="Embed" ProgID="Equation.DSMT4" ShapeID="_x0000_i1424" DrawAspect="Content" ObjectID="_1852641321" r:id="rId786"/>
        </w:object>
      </w:r>
      <w:r w:rsidRPr="00B1482F">
        <w:rPr>
          <w:color w:val="7030A0"/>
        </w:rPr>
        <w:t>在整个调度周期内的累计充放电量；</w:t>
      </w:r>
      <w:r w:rsidRPr="00B1482F">
        <w:rPr>
          <w:rFonts w:hint="eastAsia"/>
          <w:color w:val="7030A0"/>
          <w:position w:val="-14"/>
        </w:rPr>
        <w:object w:dxaOrig="580" w:dyaOrig="400" w14:anchorId="5FD59482">
          <v:shape id="_x0000_i1425" type="#_x0000_t75" style="width:29.3pt;height:20.15pt" o:ole="">
            <v:imagedata r:id="rId787" o:title=""/>
          </v:shape>
          <o:OLEObject Type="Embed" ProgID="Equation.DSMT4" ShapeID="_x0000_i1425" DrawAspect="Content" ObjectID="_1852641322" r:id="rId788"/>
        </w:object>
      </w:r>
      <w:r w:rsidRPr="00B1482F">
        <w:rPr>
          <w:color w:val="7030A0"/>
        </w:rPr>
        <w:t>为储能设备</w:t>
      </w:r>
      <w:r w:rsidRPr="00B1482F">
        <w:rPr>
          <w:rFonts w:hint="eastAsia"/>
          <w:color w:val="7030A0"/>
          <w:position w:val="-6"/>
        </w:rPr>
        <w:object w:dxaOrig="139" w:dyaOrig="260" w14:anchorId="1FAF29C7">
          <v:shape id="_x0000_i1426" type="#_x0000_t75" style="width:6.7pt;height:12.8pt" o:ole="">
            <v:imagedata r:id="rId789" o:title=""/>
          </v:shape>
          <o:OLEObject Type="Embed" ProgID="Equation.DSMT4" ShapeID="_x0000_i1426" DrawAspect="Content" ObjectID="_1852641323" r:id="rId790"/>
        </w:object>
      </w:r>
      <w:r w:rsidRPr="00B1482F">
        <w:rPr>
          <w:color w:val="7030A0"/>
        </w:rPr>
        <w:t>在时段</w:t>
      </w:r>
      <w:r w:rsidRPr="00B1482F">
        <w:rPr>
          <w:rFonts w:hint="eastAsia"/>
          <w:color w:val="7030A0"/>
          <w:position w:val="-6"/>
        </w:rPr>
        <w:object w:dxaOrig="139" w:dyaOrig="240" w14:anchorId="1DE27603">
          <v:shape id="_x0000_i1427" type="#_x0000_t75" style="width:6.7pt;height:11pt" o:ole="">
            <v:imagedata r:id="rId724" o:title=""/>
          </v:shape>
          <o:OLEObject Type="Embed" ProgID="Equation.DSMT4" ShapeID="_x0000_i1427" DrawAspect="Content" ObjectID="_1852641324" r:id="rId791"/>
        </w:object>
      </w:r>
      <w:r w:rsidRPr="00B1482F">
        <w:rPr>
          <w:color w:val="7030A0"/>
        </w:rPr>
        <w:t>的放电功率；</w:t>
      </w:r>
      <w:r w:rsidRPr="00B1482F">
        <w:rPr>
          <w:rFonts w:hint="eastAsia"/>
          <w:color w:val="7030A0"/>
          <w:position w:val="-14"/>
        </w:rPr>
        <w:object w:dxaOrig="580" w:dyaOrig="400" w14:anchorId="13D605D8">
          <v:shape id="_x0000_i1428" type="#_x0000_t75" style="width:29.3pt;height:20.15pt" o:ole="">
            <v:imagedata r:id="rId792" o:title=""/>
          </v:shape>
          <o:OLEObject Type="Embed" ProgID="Equation.DSMT4" ShapeID="_x0000_i1428" DrawAspect="Content" ObjectID="_1852641325" r:id="rId793"/>
        </w:object>
      </w:r>
      <w:r w:rsidRPr="00B1482F">
        <w:rPr>
          <w:color w:val="7030A0"/>
        </w:rPr>
        <w:t>为储能设备</w:t>
      </w:r>
      <w:r w:rsidRPr="00B1482F">
        <w:rPr>
          <w:rFonts w:hint="eastAsia"/>
          <w:color w:val="7030A0"/>
          <w:position w:val="-6"/>
        </w:rPr>
        <w:object w:dxaOrig="160" w:dyaOrig="260" w14:anchorId="14AADE27">
          <v:shape id="_x0000_i1429" type="#_x0000_t75" style="width:9.15pt;height:12.8pt" o:ole="">
            <v:imagedata r:id="rId722" o:title=""/>
          </v:shape>
          <o:OLEObject Type="Embed" ProgID="Equation.DSMT4" ShapeID="_x0000_i1429" DrawAspect="Content" ObjectID="_1852641326" r:id="rId794"/>
        </w:object>
      </w:r>
      <w:r w:rsidRPr="00B1482F">
        <w:rPr>
          <w:color w:val="7030A0"/>
        </w:rPr>
        <w:t>在时段</w:t>
      </w:r>
      <w:r w:rsidRPr="00B1482F">
        <w:rPr>
          <w:rFonts w:hint="eastAsia"/>
          <w:color w:val="7030A0"/>
          <w:position w:val="-6"/>
        </w:rPr>
        <w:object w:dxaOrig="139" w:dyaOrig="240" w14:anchorId="7A1937DC">
          <v:shape id="_x0000_i1430" type="#_x0000_t75" style="width:6.7pt;height:11pt" o:ole="">
            <v:imagedata r:id="rId795" o:title=""/>
          </v:shape>
          <o:OLEObject Type="Embed" ProgID="Equation.DSMT4" ShapeID="_x0000_i1430" DrawAspect="Content" ObjectID="_1852641327" r:id="rId796"/>
        </w:object>
      </w:r>
      <w:r w:rsidRPr="00B1482F">
        <w:rPr>
          <w:color w:val="7030A0"/>
        </w:rPr>
        <w:t>的充电功率。</w:t>
      </w:r>
    </w:p>
    <w:p w14:paraId="241CF733" w14:textId="77777777" w:rsidR="00655694" w:rsidRPr="00B1482F" w:rsidRDefault="00655694" w:rsidP="00655694">
      <w:pPr>
        <w:ind w:firstLine="480"/>
        <w:rPr>
          <w:color w:val="7030A0"/>
        </w:rPr>
      </w:pPr>
      <w:r w:rsidRPr="00B1482F">
        <w:rPr>
          <w:color w:val="7030A0"/>
        </w:rPr>
        <w:t>（</w:t>
      </w:r>
      <w:r w:rsidRPr="00B1482F">
        <w:rPr>
          <w:color w:val="7030A0"/>
        </w:rPr>
        <w:t>2</w:t>
      </w:r>
      <w:r w:rsidRPr="00B1482F">
        <w:rPr>
          <w:color w:val="7030A0"/>
        </w:rPr>
        <w:t>）等效循环次数</w:t>
      </w:r>
    </w:p>
    <w:p w14:paraId="0644201F" w14:textId="77777777" w:rsidR="00655694" w:rsidRPr="00B1482F" w:rsidRDefault="00655694" w:rsidP="00655694">
      <w:pPr>
        <w:ind w:firstLine="480"/>
        <w:rPr>
          <w:color w:val="7030A0"/>
        </w:rPr>
      </w:pPr>
      <w:r w:rsidRPr="00B1482F">
        <w:rPr>
          <w:color w:val="7030A0"/>
        </w:rPr>
        <w:lastRenderedPageBreak/>
        <w:t>将累计充放电量折算为等效循环次数：</w:t>
      </w:r>
    </w:p>
    <w:p w14:paraId="7E90E866" w14:textId="77777777" w:rsidR="00655694" w:rsidRPr="00B1482F" w:rsidRDefault="00655694" w:rsidP="00655694">
      <w:pPr>
        <w:pStyle w:val="MTDisplayEquation"/>
        <w:rPr>
          <w:color w:val="7030A0"/>
        </w:rPr>
      </w:pPr>
      <w:r w:rsidRPr="00B1482F">
        <w:rPr>
          <w:rFonts w:hint="eastAsia"/>
          <w:color w:val="7030A0"/>
        </w:rPr>
        <w:tab/>
      </w:r>
      <w:r w:rsidRPr="00B1482F">
        <w:rPr>
          <w:rFonts w:hint="eastAsia"/>
          <w:color w:val="7030A0"/>
          <w:position w:val="-32"/>
        </w:rPr>
        <w:object w:dxaOrig="4040" w:dyaOrig="740" w14:anchorId="3480EDE1">
          <v:shape id="_x0000_i1431" type="#_x0000_t75" style="width:200.75pt;height:36.6pt" o:ole="">
            <v:imagedata r:id="rId797" o:title=""/>
          </v:shape>
          <o:OLEObject Type="Embed" ProgID="Equation.DSMT4" ShapeID="_x0000_i1431" DrawAspect="Content" ObjectID="_1852641328" r:id="rId798"/>
        </w:object>
      </w:r>
    </w:p>
    <w:p w14:paraId="18309887" w14:textId="77777777" w:rsidR="00655694" w:rsidRPr="00B1482F" w:rsidRDefault="00655694" w:rsidP="00655694">
      <w:pPr>
        <w:ind w:firstLine="480"/>
        <w:rPr>
          <w:color w:val="7030A0"/>
        </w:rPr>
      </w:pPr>
      <w:r w:rsidRPr="00B1482F">
        <w:rPr>
          <w:color w:val="7030A0"/>
        </w:rPr>
        <w:t>式中，</w:t>
      </w:r>
      <w:r w:rsidRPr="00B1482F">
        <w:rPr>
          <w:rFonts w:hint="eastAsia"/>
          <w:color w:val="7030A0"/>
          <w:position w:val="-14"/>
        </w:rPr>
        <w:object w:dxaOrig="540" w:dyaOrig="400" w14:anchorId="5132AD6D">
          <v:shape id="_x0000_i1432" type="#_x0000_t75" style="width:28.05pt;height:20.15pt" o:ole="">
            <v:imagedata r:id="rId799" o:title=""/>
          </v:shape>
          <o:OLEObject Type="Embed" ProgID="Equation.DSMT4" ShapeID="_x0000_i1432" DrawAspect="Content" ObjectID="_1852641329" r:id="rId800"/>
        </w:object>
      </w:r>
      <w:r w:rsidRPr="00B1482F">
        <w:rPr>
          <w:color w:val="7030A0"/>
        </w:rPr>
        <w:t>为电化学储能设备</w:t>
      </w:r>
      <w:r w:rsidRPr="00B1482F">
        <w:rPr>
          <w:rFonts w:hint="eastAsia"/>
          <w:color w:val="7030A0"/>
          <w:position w:val="-6"/>
        </w:rPr>
        <w:object w:dxaOrig="160" w:dyaOrig="260" w14:anchorId="2033FC86">
          <v:shape id="_x0000_i1433" type="#_x0000_t75" style="width:9.15pt;height:13.4pt" o:ole="">
            <v:imagedata r:id="rId722" o:title=""/>
          </v:shape>
          <o:OLEObject Type="Embed" ProgID="Equation.DSMT4" ShapeID="_x0000_i1433" DrawAspect="Content" ObjectID="_1852641330" r:id="rId801"/>
        </w:object>
      </w:r>
      <w:r w:rsidRPr="00B1482F">
        <w:rPr>
          <w:color w:val="7030A0"/>
        </w:rPr>
        <w:t>的等效循环次数；</w:t>
      </w:r>
      <w:r w:rsidRPr="00B1482F">
        <w:rPr>
          <w:rFonts w:hint="eastAsia"/>
          <w:color w:val="7030A0"/>
          <w:position w:val="-14"/>
        </w:rPr>
        <w:object w:dxaOrig="520" w:dyaOrig="400" w14:anchorId="056B76ED">
          <v:shape id="_x0000_i1434" type="#_x0000_t75" style="width:26.85pt;height:20.15pt" o:ole="">
            <v:imagedata r:id="rId802" o:title=""/>
          </v:shape>
          <o:OLEObject Type="Embed" ProgID="Equation.DSMT4" ShapeID="_x0000_i1434" DrawAspect="Content" ObjectID="_1852641331" r:id="rId803"/>
        </w:object>
      </w:r>
      <w:r w:rsidRPr="00B1482F">
        <w:rPr>
          <w:color w:val="7030A0"/>
        </w:rPr>
        <w:t>为储能设备额定容量。</w:t>
      </w:r>
    </w:p>
    <w:p w14:paraId="1B58361B" w14:textId="77777777" w:rsidR="00655694" w:rsidRPr="00B1482F" w:rsidRDefault="00655694" w:rsidP="00655694">
      <w:pPr>
        <w:ind w:firstLine="480"/>
        <w:rPr>
          <w:color w:val="7030A0"/>
        </w:rPr>
      </w:pPr>
      <w:r w:rsidRPr="00B1482F">
        <w:rPr>
          <w:color w:val="7030A0"/>
        </w:rPr>
        <w:t>（</w:t>
      </w:r>
      <w:r w:rsidRPr="00B1482F">
        <w:rPr>
          <w:color w:val="7030A0"/>
        </w:rPr>
        <w:t>3</w:t>
      </w:r>
      <w:r w:rsidRPr="00B1482F">
        <w:rPr>
          <w:color w:val="7030A0"/>
        </w:rPr>
        <w:t>）寿命损耗率</w:t>
      </w:r>
    </w:p>
    <w:p w14:paraId="22207317" w14:textId="77777777" w:rsidR="00655694" w:rsidRPr="00B1482F" w:rsidRDefault="00655694" w:rsidP="00655694">
      <w:pPr>
        <w:ind w:firstLine="480"/>
        <w:rPr>
          <w:color w:val="7030A0"/>
        </w:rPr>
      </w:pPr>
      <w:r w:rsidRPr="00B1482F">
        <w:rPr>
          <w:color w:val="7030A0"/>
        </w:rPr>
        <w:t>电化学储能在全年生产模拟周期内的循环寿命损耗率定义为等效循环次数与最大允许循环次数之比：</w:t>
      </w:r>
    </w:p>
    <w:p w14:paraId="51EC058F" w14:textId="77777777" w:rsidR="00655694" w:rsidRPr="00B1482F" w:rsidRDefault="00655694" w:rsidP="00655694">
      <w:pPr>
        <w:pStyle w:val="MTDisplayEquation"/>
        <w:rPr>
          <w:color w:val="7030A0"/>
        </w:rPr>
      </w:pPr>
      <w:r w:rsidRPr="00B1482F">
        <w:rPr>
          <w:rFonts w:hint="eastAsia"/>
          <w:color w:val="7030A0"/>
        </w:rPr>
        <w:tab/>
      </w:r>
      <w:r w:rsidRPr="00B1482F">
        <w:rPr>
          <w:rFonts w:hint="eastAsia"/>
          <w:color w:val="7030A0"/>
          <w:position w:val="-32"/>
        </w:rPr>
        <w:object w:dxaOrig="1320" w:dyaOrig="760" w14:anchorId="06BE1833">
          <v:shape id="_x0000_i1435" type="#_x0000_t75" style="width:65.3pt;height:36.6pt" o:ole="">
            <v:imagedata r:id="rId804" o:title=""/>
          </v:shape>
          <o:OLEObject Type="Embed" ProgID="Equation.DSMT4" ShapeID="_x0000_i1435" DrawAspect="Content" ObjectID="_1852641332" r:id="rId805"/>
        </w:object>
      </w:r>
    </w:p>
    <w:p w14:paraId="669E0E5F" w14:textId="77777777" w:rsidR="00655694" w:rsidRPr="00B1482F" w:rsidRDefault="00655694" w:rsidP="00655694">
      <w:pPr>
        <w:ind w:firstLine="480"/>
        <w:rPr>
          <w:color w:val="7030A0"/>
        </w:rPr>
      </w:pPr>
      <w:r w:rsidRPr="00B1482F">
        <w:rPr>
          <w:color w:val="7030A0"/>
        </w:rPr>
        <w:t>式中，</w:t>
      </w:r>
      <w:r w:rsidRPr="00B1482F">
        <w:rPr>
          <w:rFonts w:hint="eastAsia"/>
          <w:color w:val="7030A0"/>
          <w:position w:val="-14"/>
        </w:rPr>
        <w:object w:dxaOrig="520" w:dyaOrig="400" w14:anchorId="45B3158C">
          <v:shape id="_x0000_i1436" type="#_x0000_t75" style="width:26.85pt;height:20.15pt" o:ole="">
            <v:imagedata r:id="rId806" o:title=""/>
          </v:shape>
          <o:OLEObject Type="Embed" ProgID="Equation.DSMT4" ShapeID="_x0000_i1436" DrawAspect="Content" ObjectID="_1852641333" r:id="rId807"/>
        </w:object>
      </w:r>
      <w:r w:rsidRPr="00B1482F">
        <w:rPr>
          <w:color w:val="7030A0"/>
        </w:rPr>
        <w:t>为为电化学储能设备</w:t>
      </w:r>
      <w:r w:rsidRPr="00B1482F">
        <w:rPr>
          <w:i/>
          <w:iCs/>
          <w:color w:val="7030A0"/>
        </w:rPr>
        <w:t>i</w:t>
      </w:r>
      <w:r w:rsidRPr="00B1482F">
        <w:rPr>
          <w:color w:val="7030A0"/>
        </w:rPr>
        <w:t>在全年生产模拟周期内的寿命损耗率；</w:t>
      </w:r>
      <w:r w:rsidRPr="00B1482F">
        <w:rPr>
          <w:rFonts w:hint="eastAsia"/>
          <w:color w:val="7030A0"/>
          <w:position w:val="-14"/>
        </w:rPr>
        <w:object w:dxaOrig="540" w:dyaOrig="400" w14:anchorId="024E7E78">
          <v:shape id="_x0000_i1437" type="#_x0000_t75" style="width:28.05pt;height:20.15pt" o:ole="">
            <v:imagedata r:id="rId808" o:title=""/>
          </v:shape>
          <o:OLEObject Type="Embed" ProgID="Equation.DSMT4" ShapeID="_x0000_i1437" DrawAspect="Content" ObjectID="_1852641334" r:id="rId809"/>
        </w:object>
      </w:r>
      <w:r w:rsidRPr="00B1482F">
        <w:rPr>
          <w:color w:val="7030A0"/>
        </w:rPr>
        <w:t>为电池最大满充满放循环次数。</w:t>
      </w:r>
    </w:p>
    <w:p w14:paraId="5B4E9D48" w14:textId="50C8744A" w:rsidR="00FE781E" w:rsidRPr="00B1482F" w:rsidRDefault="00FE781E" w:rsidP="00FE781E">
      <w:pPr>
        <w:ind w:firstLine="480"/>
        <w:rPr>
          <w:color w:val="7030A0"/>
        </w:rPr>
      </w:pPr>
      <w:r w:rsidRPr="00B1482F">
        <w:rPr>
          <w:color w:val="7030A0"/>
        </w:rPr>
        <w:t>电化学储能老化成本表示为：</w:t>
      </w:r>
    </w:p>
    <w:p w14:paraId="71F4C891" w14:textId="22A6A795" w:rsidR="00FE781E" w:rsidRPr="00B1482F" w:rsidRDefault="00FE781E" w:rsidP="00FE781E">
      <w:pPr>
        <w:pStyle w:val="MTDisplayEquation"/>
        <w:rPr>
          <w:color w:val="7030A0"/>
        </w:rPr>
      </w:pPr>
      <w:r w:rsidRPr="00B1482F">
        <w:rPr>
          <w:rFonts w:hint="eastAsia"/>
          <w:color w:val="7030A0"/>
        </w:rPr>
        <w:tab/>
      </w:r>
      <w:r w:rsidR="007D036A" w:rsidRPr="00B1482F">
        <w:rPr>
          <w:rFonts w:hint="eastAsia"/>
          <w:color w:val="7030A0"/>
          <w:position w:val="-16"/>
        </w:rPr>
        <w:object w:dxaOrig="3920" w:dyaOrig="440" w14:anchorId="5FF3B780">
          <v:shape id="_x0000_i1438" type="#_x0000_t75" style="width:196.45pt;height:21.95pt" o:ole="">
            <v:imagedata r:id="rId810" o:title=""/>
          </v:shape>
          <o:OLEObject Type="Embed" ProgID="Equation.DSMT4" ShapeID="_x0000_i1438" DrawAspect="Content" ObjectID="_1852641335" r:id="rId811"/>
        </w:object>
      </w:r>
    </w:p>
    <w:p w14:paraId="56BF54B7" w14:textId="6DA2B86B" w:rsidR="00FE781E" w:rsidRPr="00B1482F" w:rsidRDefault="00FE781E" w:rsidP="00FE781E">
      <w:pPr>
        <w:ind w:firstLine="480"/>
        <w:rPr>
          <w:color w:val="7030A0"/>
        </w:rPr>
      </w:pPr>
      <w:r w:rsidRPr="00B1482F">
        <w:rPr>
          <w:color w:val="7030A0"/>
        </w:rPr>
        <w:t>式中，</w:t>
      </w:r>
      <w:r w:rsidRPr="00B1482F">
        <w:rPr>
          <w:rFonts w:hint="eastAsia"/>
          <w:color w:val="7030A0"/>
          <w:position w:val="-14"/>
        </w:rPr>
        <w:object w:dxaOrig="620" w:dyaOrig="400" w14:anchorId="23D38E21">
          <v:shape id="_x0000_i1439" type="#_x0000_t75" style="width:31.1pt;height:20.15pt" o:ole="">
            <v:imagedata r:id="rId812" o:title=""/>
          </v:shape>
          <o:OLEObject Type="Embed" ProgID="Equation.DSMT4" ShapeID="_x0000_i1439" DrawAspect="Content" ObjectID="_1852641336" r:id="rId813"/>
        </w:object>
      </w:r>
      <w:r w:rsidRPr="00B1482F">
        <w:rPr>
          <w:color w:val="7030A0"/>
        </w:rPr>
        <w:t>为储能设备</w:t>
      </w:r>
      <w:r w:rsidRPr="00B1482F">
        <w:rPr>
          <w:rFonts w:hint="eastAsia"/>
          <w:color w:val="7030A0"/>
          <w:position w:val="-6"/>
        </w:rPr>
        <w:object w:dxaOrig="160" w:dyaOrig="260" w14:anchorId="06005FA9">
          <v:shape id="_x0000_i1440" type="#_x0000_t75" style="width:9.15pt;height:13.4pt" o:ole="">
            <v:imagedata r:id="rId814" o:title=""/>
          </v:shape>
          <o:OLEObject Type="Embed" ProgID="Equation.DSMT4" ShapeID="_x0000_i1440" DrawAspect="Content" ObjectID="_1852641337" r:id="rId815"/>
        </w:object>
      </w:r>
      <w:r w:rsidRPr="00B1482F">
        <w:rPr>
          <w:color w:val="7030A0"/>
        </w:rPr>
        <w:t>的寿命老化成本；</w:t>
      </w:r>
      <w:r w:rsidRPr="00B1482F">
        <w:rPr>
          <w:rFonts w:hint="eastAsia"/>
          <w:color w:val="7030A0"/>
          <w:position w:val="-14"/>
        </w:rPr>
        <w:object w:dxaOrig="480" w:dyaOrig="400" w14:anchorId="57627770">
          <v:shape id="_x0000_i1441" type="#_x0000_t75" style="width:22.6pt;height:20.15pt" o:ole="">
            <v:imagedata r:id="rId816" o:title=""/>
          </v:shape>
          <o:OLEObject Type="Embed" ProgID="Equation.DSMT4" ShapeID="_x0000_i1441" DrawAspect="Content" ObjectID="_1852641338" r:id="rId817"/>
        </w:object>
      </w:r>
      <w:r w:rsidRPr="00B1482F">
        <w:rPr>
          <w:color w:val="7030A0"/>
        </w:rPr>
        <w:t>为储能额定功率；</w:t>
      </w:r>
      <w:r w:rsidRPr="00B1482F">
        <w:rPr>
          <w:rFonts w:hint="eastAsia"/>
          <w:color w:val="7030A0"/>
          <w:position w:val="-14"/>
        </w:rPr>
        <w:object w:dxaOrig="520" w:dyaOrig="400" w14:anchorId="778CE17F">
          <v:shape id="_x0000_i1442" type="#_x0000_t75" style="width:26.85pt;height:20.15pt" o:ole="">
            <v:imagedata r:id="rId818" o:title=""/>
          </v:shape>
          <o:OLEObject Type="Embed" ProgID="Equation.DSMT4" ShapeID="_x0000_i1442" DrawAspect="Content" ObjectID="_1852641339" r:id="rId819"/>
        </w:object>
      </w:r>
      <w:r w:rsidRPr="00B1482F">
        <w:rPr>
          <w:color w:val="7030A0"/>
        </w:rPr>
        <w:t>为储能额定容量；</w:t>
      </w:r>
      <w:r w:rsidR="007D036A" w:rsidRPr="00B1482F">
        <w:rPr>
          <w:rFonts w:hint="eastAsia"/>
          <w:color w:val="7030A0"/>
          <w:position w:val="-14"/>
        </w:rPr>
        <w:object w:dxaOrig="460" w:dyaOrig="400" w14:anchorId="72B3AEDC">
          <v:shape id="_x0000_i1443" type="#_x0000_t75" style="width:22.6pt;height:20.15pt" o:ole="">
            <v:imagedata r:id="rId820" o:title=""/>
          </v:shape>
          <o:OLEObject Type="Embed" ProgID="Equation.DSMT4" ShapeID="_x0000_i1443" DrawAspect="Content" ObjectID="_1852641340" r:id="rId821"/>
        </w:object>
      </w:r>
      <w:r w:rsidRPr="00B1482F">
        <w:rPr>
          <w:color w:val="7030A0"/>
        </w:rPr>
        <w:t>为单位功率投资成本；</w:t>
      </w:r>
      <w:r w:rsidR="007D036A" w:rsidRPr="00B1482F">
        <w:rPr>
          <w:rFonts w:hint="eastAsia"/>
          <w:color w:val="7030A0"/>
          <w:position w:val="-14"/>
        </w:rPr>
        <w:object w:dxaOrig="460" w:dyaOrig="400" w14:anchorId="72481326">
          <v:shape id="_x0000_i1444" type="#_x0000_t75" style="width:22.6pt;height:20.15pt" o:ole="">
            <v:imagedata r:id="rId822" o:title=""/>
          </v:shape>
          <o:OLEObject Type="Embed" ProgID="Equation.DSMT4" ShapeID="_x0000_i1444" DrawAspect="Content" ObjectID="_1852641341" r:id="rId823"/>
        </w:object>
      </w:r>
      <w:r w:rsidRPr="00B1482F">
        <w:rPr>
          <w:color w:val="7030A0"/>
        </w:rPr>
        <w:t>为单位容量投资成本；</w:t>
      </w:r>
      <w:r w:rsidRPr="00B1482F">
        <w:rPr>
          <w:rFonts w:hint="eastAsia"/>
          <w:color w:val="7030A0"/>
          <w:position w:val="-14"/>
        </w:rPr>
        <w:object w:dxaOrig="499" w:dyaOrig="400" w14:anchorId="521381EE">
          <v:shape id="_x0000_i1445" type="#_x0000_t75" style="width:24.4pt;height:20.15pt" o:ole="">
            <v:imagedata r:id="rId824" o:title=""/>
          </v:shape>
          <o:OLEObject Type="Embed" ProgID="Equation.DSMT4" ShapeID="_x0000_i1445" DrawAspect="Content" ObjectID="_1852641342" r:id="rId825"/>
        </w:object>
      </w:r>
      <w:r w:rsidRPr="00B1482F">
        <w:rPr>
          <w:color w:val="7030A0"/>
        </w:rPr>
        <w:t>为储能设备替换系数；</w:t>
      </w:r>
      <w:r w:rsidRPr="00B1482F">
        <w:rPr>
          <w:rFonts w:hint="eastAsia"/>
          <w:color w:val="7030A0"/>
          <w:position w:val="-14"/>
        </w:rPr>
        <w:object w:dxaOrig="520" w:dyaOrig="400" w14:anchorId="516C5B4E">
          <v:shape id="_x0000_i1446" type="#_x0000_t75" style="width:26.85pt;height:20.15pt" o:ole="">
            <v:imagedata r:id="rId826" o:title=""/>
          </v:shape>
          <o:OLEObject Type="Embed" ProgID="Equation.DSMT4" ShapeID="_x0000_i1446" DrawAspect="Content" ObjectID="_1852641343" r:id="rId827"/>
        </w:object>
      </w:r>
      <w:r w:rsidRPr="00B1482F">
        <w:rPr>
          <w:color w:val="7030A0"/>
        </w:rPr>
        <w:t>为储能设备累计寿命衰减比例。</w:t>
      </w:r>
    </w:p>
    <w:p w14:paraId="0521DC02" w14:textId="72E6C54A" w:rsidR="00FE781E" w:rsidRPr="00B1482F" w:rsidRDefault="00FE781E" w:rsidP="00FE781E">
      <w:pPr>
        <w:ind w:firstLine="480"/>
        <w:rPr>
          <w:color w:val="7030A0"/>
        </w:rPr>
      </w:pPr>
      <w:r w:rsidRPr="00B1482F">
        <w:rPr>
          <w:color w:val="7030A0"/>
        </w:rPr>
        <w:t>（</w:t>
      </w:r>
      <w:r w:rsidR="00655694" w:rsidRPr="00B1482F">
        <w:rPr>
          <w:rFonts w:hint="eastAsia"/>
          <w:color w:val="7030A0"/>
        </w:rPr>
        <w:t>4</w:t>
      </w:r>
      <w:r w:rsidRPr="00B1482F">
        <w:rPr>
          <w:color w:val="7030A0"/>
        </w:rPr>
        <w:t>）固定运维成本</w:t>
      </w:r>
    </w:p>
    <w:p w14:paraId="7F01DEF0" w14:textId="77777777" w:rsidR="00FE781E" w:rsidRPr="00B1482F" w:rsidRDefault="00FE781E" w:rsidP="00FE781E">
      <w:pPr>
        <w:ind w:firstLine="480"/>
        <w:rPr>
          <w:color w:val="7030A0"/>
        </w:rPr>
      </w:pPr>
      <w:r w:rsidRPr="00B1482F">
        <w:rPr>
          <w:color w:val="7030A0"/>
        </w:rPr>
        <w:t>电化学储能固定运行维护成本为：</w:t>
      </w:r>
    </w:p>
    <w:p w14:paraId="05D28F75" w14:textId="52129D52" w:rsidR="00FE781E" w:rsidRPr="00B1482F" w:rsidRDefault="00FE781E" w:rsidP="00FE781E">
      <w:pPr>
        <w:pStyle w:val="MTDisplayEquation"/>
        <w:rPr>
          <w:color w:val="7030A0"/>
        </w:rPr>
      </w:pPr>
      <w:r w:rsidRPr="00B1482F">
        <w:rPr>
          <w:rFonts w:hint="eastAsia"/>
          <w:color w:val="7030A0"/>
        </w:rPr>
        <w:tab/>
      </w:r>
      <w:r w:rsidR="00512CCA" w:rsidRPr="00B1482F">
        <w:rPr>
          <w:rFonts w:hint="eastAsia"/>
          <w:color w:val="7030A0"/>
          <w:position w:val="-14"/>
        </w:rPr>
        <w:object w:dxaOrig="2900" w:dyaOrig="400" w14:anchorId="44F7A2FE">
          <v:shape id="_x0000_i1447" type="#_x0000_t75" style="width:142.8pt;height:20.15pt" o:ole="">
            <v:imagedata r:id="rId828" o:title=""/>
          </v:shape>
          <o:OLEObject Type="Embed" ProgID="Equation.DSMT4" ShapeID="_x0000_i1447" DrawAspect="Content" ObjectID="_1852641344" r:id="rId829"/>
        </w:object>
      </w:r>
    </w:p>
    <w:p w14:paraId="79D62F20" w14:textId="26C71A5A" w:rsidR="00FE781E" w:rsidRPr="00B1482F" w:rsidRDefault="00FE781E" w:rsidP="00FE781E">
      <w:pPr>
        <w:ind w:firstLine="480"/>
        <w:rPr>
          <w:color w:val="7030A0"/>
        </w:rPr>
      </w:pPr>
      <w:r w:rsidRPr="00B1482F">
        <w:rPr>
          <w:color w:val="7030A0"/>
        </w:rPr>
        <w:t>式中，</w:t>
      </w:r>
      <w:r w:rsidRPr="00B1482F">
        <w:rPr>
          <w:rFonts w:hint="eastAsia"/>
          <w:color w:val="7030A0"/>
          <w:position w:val="-14"/>
        </w:rPr>
        <w:object w:dxaOrig="720" w:dyaOrig="400" w14:anchorId="6B34B413">
          <v:shape id="_x0000_i1448" type="#_x0000_t75" style="width:36.6pt;height:20.15pt" o:ole="">
            <v:imagedata r:id="rId830" o:title=""/>
          </v:shape>
          <o:OLEObject Type="Embed" ProgID="Equation.DSMT4" ShapeID="_x0000_i1448" DrawAspect="Content" ObjectID="_1852641345" r:id="rId831"/>
        </w:object>
      </w:r>
      <w:r w:rsidRPr="00B1482F">
        <w:rPr>
          <w:color w:val="7030A0"/>
        </w:rPr>
        <w:t>为储能设备</w:t>
      </w:r>
      <w:r w:rsidRPr="00B1482F">
        <w:rPr>
          <w:rFonts w:hint="eastAsia"/>
          <w:color w:val="7030A0"/>
          <w:position w:val="-6"/>
        </w:rPr>
        <w:object w:dxaOrig="160" w:dyaOrig="260" w14:anchorId="5FED39E2">
          <v:shape id="_x0000_i1449" type="#_x0000_t75" style="width:9.15pt;height:13.4pt" o:ole="">
            <v:imagedata r:id="rId779" o:title=""/>
          </v:shape>
          <o:OLEObject Type="Embed" ProgID="Equation.DSMT4" ShapeID="_x0000_i1449" DrawAspect="Content" ObjectID="_1852641346" r:id="rId832"/>
        </w:object>
      </w:r>
      <w:r w:rsidRPr="00B1482F">
        <w:rPr>
          <w:color w:val="7030A0"/>
        </w:rPr>
        <w:t>的固定运行维护成本；</w:t>
      </w:r>
      <w:r w:rsidR="00512CCA" w:rsidRPr="00B1482F">
        <w:rPr>
          <w:rFonts w:hint="eastAsia"/>
          <w:color w:val="7030A0"/>
          <w:position w:val="-14"/>
        </w:rPr>
        <w:object w:dxaOrig="499" w:dyaOrig="400" w14:anchorId="2AD26C0B">
          <v:shape id="_x0000_i1450" type="#_x0000_t75" style="width:24.4pt;height:20.15pt" o:ole="">
            <v:imagedata r:id="rId833" o:title=""/>
          </v:shape>
          <o:OLEObject Type="Embed" ProgID="Equation.DSMT4" ShapeID="_x0000_i1450" DrawAspect="Content" ObjectID="_1852641347" r:id="rId834"/>
        </w:object>
      </w:r>
      <w:r w:rsidRPr="00B1482F">
        <w:rPr>
          <w:color w:val="7030A0"/>
        </w:rPr>
        <w:t>为单位功率运维成本；</w:t>
      </w:r>
      <w:r w:rsidR="00512CCA" w:rsidRPr="00B1482F">
        <w:rPr>
          <w:rFonts w:hint="eastAsia"/>
          <w:color w:val="7030A0"/>
          <w:position w:val="-14"/>
        </w:rPr>
        <w:object w:dxaOrig="480" w:dyaOrig="400" w14:anchorId="6587ACC6">
          <v:shape id="_x0000_i1451" type="#_x0000_t75" style="width:24.4pt;height:20.15pt" o:ole="">
            <v:imagedata r:id="rId835" o:title=""/>
          </v:shape>
          <o:OLEObject Type="Embed" ProgID="Equation.DSMT4" ShapeID="_x0000_i1451" DrawAspect="Content" ObjectID="_1852641348" r:id="rId836"/>
        </w:object>
      </w:r>
      <w:r w:rsidRPr="00B1482F">
        <w:rPr>
          <w:color w:val="7030A0"/>
        </w:rPr>
        <w:t>为单位容量运维成本。</w:t>
      </w:r>
    </w:p>
    <w:p w14:paraId="28DAE499" w14:textId="13AED5DA" w:rsidR="00FE781E" w:rsidRPr="00B1482F" w:rsidRDefault="00FE781E" w:rsidP="00FE781E">
      <w:pPr>
        <w:ind w:firstLine="480"/>
        <w:rPr>
          <w:color w:val="7030A0"/>
        </w:rPr>
      </w:pPr>
      <w:r w:rsidRPr="00B1482F">
        <w:rPr>
          <w:color w:val="7030A0"/>
        </w:rPr>
        <w:t>（</w:t>
      </w:r>
      <w:r w:rsidR="00655694" w:rsidRPr="00B1482F">
        <w:rPr>
          <w:rFonts w:hint="eastAsia"/>
          <w:color w:val="7030A0"/>
        </w:rPr>
        <w:t>5</w:t>
      </w:r>
      <w:r w:rsidRPr="00B1482F">
        <w:rPr>
          <w:color w:val="7030A0"/>
        </w:rPr>
        <w:t>）总成本</w:t>
      </w:r>
    </w:p>
    <w:p w14:paraId="708092BA" w14:textId="77777777" w:rsidR="00FE781E" w:rsidRPr="00B1482F" w:rsidRDefault="00FE781E" w:rsidP="00FE781E">
      <w:pPr>
        <w:ind w:firstLine="480"/>
        <w:rPr>
          <w:color w:val="7030A0"/>
        </w:rPr>
      </w:pPr>
      <w:r w:rsidRPr="00B1482F">
        <w:rPr>
          <w:color w:val="7030A0"/>
        </w:rPr>
        <w:t>大区域</w:t>
      </w:r>
      <w:r w:rsidRPr="00B1482F">
        <w:rPr>
          <w:rFonts w:hint="eastAsia"/>
          <w:color w:val="7030A0"/>
          <w:position w:val="-6"/>
        </w:rPr>
        <w:object w:dxaOrig="200" w:dyaOrig="220" w14:anchorId="20FC0C69">
          <v:shape id="_x0000_i1452" type="#_x0000_t75" style="width:10.35pt;height:10.35pt" o:ole="">
            <v:imagedata r:id="rId837" o:title=""/>
          </v:shape>
          <o:OLEObject Type="Embed" ProgID="Equation.DSMT4" ShapeID="_x0000_i1452" DrawAspect="Content" ObjectID="_1852641349" r:id="rId838"/>
        </w:object>
      </w:r>
      <w:r w:rsidRPr="00B1482F">
        <w:rPr>
          <w:color w:val="7030A0"/>
        </w:rPr>
        <w:t>内电化学储能总运行成本为：</w:t>
      </w:r>
    </w:p>
    <w:p w14:paraId="0F89DEE9" w14:textId="1B360560" w:rsidR="00FE781E" w:rsidRPr="00B1482F" w:rsidRDefault="00FE781E" w:rsidP="00F22975">
      <w:pPr>
        <w:pStyle w:val="MTDisplayEquation"/>
        <w:tabs>
          <w:tab w:val="clear" w:pos="4160"/>
          <w:tab w:val="clear" w:pos="8300"/>
          <w:tab w:val="center" w:pos="4156"/>
          <w:tab w:val="right" w:pos="8312"/>
        </w:tabs>
        <w:ind w:firstLineChars="0" w:firstLine="0"/>
        <w:jc w:val="center"/>
        <w:rPr>
          <w:color w:val="7030A0"/>
        </w:rPr>
      </w:pPr>
      <w:r w:rsidRPr="00B1482F">
        <w:rPr>
          <w:rFonts w:hint="eastAsia"/>
          <w:color w:val="7030A0"/>
          <w:position w:val="-36"/>
        </w:rPr>
        <w:object w:dxaOrig="3480" w:dyaOrig="639" w14:anchorId="0074E1E1">
          <v:shape id="_x0000_i1453" type="#_x0000_t75" style="width:175.1pt;height:31.75pt" o:ole="">
            <v:imagedata r:id="rId839" o:title=""/>
          </v:shape>
          <o:OLEObject Type="Embed" ProgID="Equation.DSMT4" ShapeID="_x0000_i1453" DrawAspect="Content" ObjectID="_1852641350" r:id="rId840"/>
        </w:object>
      </w:r>
    </w:p>
    <w:p w14:paraId="29DC927E" w14:textId="5642378E" w:rsidR="00655694" w:rsidRPr="00B1482F" w:rsidRDefault="003869C0" w:rsidP="00655694">
      <w:pPr>
        <w:ind w:firstLine="482"/>
        <w:rPr>
          <w:b/>
          <w:bCs/>
          <w:color w:val="7030A0"/>
        </w:rPr>
      </w:pPr>
      <w:r w:rsidRPr="00B1482F">
        <w:rPr>
          <w:rFonts w:hint="eastAsia"/>
          <w:b/>
          <w:bCs/>
          <w:color w:val="7030A0"/>
        </w:rPr>
        <w:lastRenderedPageBreak/>
        <w:t>（二）</w:t>
      </w:r>
      <w:r w:rsidRPr="00B1482F">
        <w:rPr>
          <w:b/>
          <w:bCs/>
          <w:color w:val="7030A0"/>
        </w:rPr>
        <w:t>氢储能</w:t>
      </w:r>
      <w:r w:rsidRPr="00B1482F">
        <w:rPr>
          <w:rFonts w:hint="eastAsia"/>
          <w:b/>
          <w:bCs/>
          <w:color w:val="7030A0"/>
        </w:rPr>
        <w:t>总成本</w:t>
      </w:r>
    </w:p>
    <w:p w14:paraId="2EADA000" w14:textId="13BECAEF" w:rsidR="003869C0" w:rsidRPr="00B1482F" w:rsidRDefault="003869C0" w:rsidP="00655694">
      <w:pPr>
        <w:ind w:firstLine="480"/>
        <w:rPr>
          <w:color w:val="7030A0"/>
        </w:rPr>
      </w:pPr>
      <w:r w:rsidRPr="00B1482F">
        <w:rPr>
          <w:color w:val="7030A0"/>
        </w:rPr>
        <w:t>氢储能一般由电解制氢、氢气压缩与储存、燃料电池或其他氢能发电设备组成。</w:t>
      </w:r>
      <w:del w:id="9" w:author="李昊" w:date="2026-09-30T09:00:00Z" w16du:dateUtc="2026-09-30T01:00:00Z">
        <w:r w:rsidRPr="00B1482F" w:rsidDel="00E74C52">
          <w:rPr>
            <w:color w:val="7030A0"/>
          </w:rPr>
          <w:delText>DOE</w:delText>
        </w:r>
        <w:r w:rsidRPr="00B1482F" w:rsidDel="00E74C52">
          <w:rPr>
            <w:color w:val="7030A0"/>
          </w:rPr>
          <w:delText>的双向氢储能成本分析也是将系统划分为充电设备、储氢设施和放电设备，并分别考虑固定和变动运维成本。</w:delText>
        </w:r>
      </w:del>
    </w:p>
    <w:p w14:paraId="4D929355" w14:textId="77777777" w:rsidR="003869C0" w:rsidRPr="00B1482F" w:rsidRDefault="003869C0" w:rsidP="003869C0">
      <w:pPr>
        <w:ind w:left="482" w:firstLineChars="0" w:firstLine="0"/>
        <w:rPr>
          <w:color w:val="7030A0"/>
        </w:rPr>
      </w:pPr>
      <w:r w:rsidRPr="00B1482F">
        <w:rPr>
          <w:color w:val="7030A0"/>
        </w:rPr>
        <w:t>（</w:t>
      </w:r>
      <w:r w:rsidRPr="00B1482F">
        <w:rPr>
          <w:color w:val="7030A0"/>
        </w:rPr>
        <w:t>1</w:t>
      </w:r>
      <w:r w:rsidRPr="00B1482F">
        <w:rPr>
          <w:color w:val="7030A0"/>
        </w:rPr>
        <w:t>）固定运行维护成本</w:t>
      </w:r>
    </w:p>
    <w:p w14:paraId="0B2B0A89" w14:textId="1A6C8992" w:rsidR="003869C0" w:rsidRPr="00B1482F" w:rsidRDefault="003869C0" w:rsidP="003869C0">
      <w:pPr>
        <w:ind w:firstLine="480"/>
        <w:rPr>
          <w:color w:val="7030A0"/>
        </w:rPr>
      </w:pPr>
      <w:r w:rsidRPr="00B1482F">
        <w:rPr>
          <w:color w:val="7030A0"/>
        </w:rPr>
        <w:t>氢储能固定运行维护成本包括电解槽、压缩机、储氢设施、燃料电池及辅助设备在正常运行条件下产生的年度维护费用。</w:t>
      </w:r>
      <w:r w:rsidRPr="00B1482F">
        <w:rPr>
          <w:rFonts w:hint="eastAsia"/>
          <w:color w:val="7030A0"/>
        </w:rPr>
        <w:t>则：</w:t>
      </w:r>
    </w:p>
    <w:p w14:paraId="0C669FF2" w14:textId="2313B5DF" w:rsidR="003869C0" w:rsidRPr="00B1482F" w:rsidRDefault="00A47359" w:rsidP="003869C0">
      <w:pPr>
        <w:ind w:firstLine="480"/>
        <w:jc w:val="center"/>
        <w:rPr>
          <w:color w:val="7030A0"/>
        </w:rPr>
      </w:pPr>
      <w:r w:rsidRPr="00B1482F">
        <w:rPr>
          <w:color w:val="7030A0"/>
          <w:position w:val="-14"/>
        </w:rPr>
        <w:object w:dxaOrig="3440" w:dyaOrig="400" w14:anchorId="47B570CF">
          <v:shape id="_x0000_i1454" type="#_x0000_t75" style="width:172.05pt;height:20.15pt" o:ole="">
            <v:imagedata r:id="rId841" o:title=""/>
          </v:shape>
          <o:OLEObject Type="Embed" ProgID="Equation.DSMT4" ShapeID="_x0000_i1454" DrawAspect="Content" ObjectID="_1852641351" r:id="rId842"/>
        </w:object>
      </w:r>
    </w:p>
    <w:p w14:paraId="614342F9" w14:textId="3A47C605" w:rsidR="003869C0" w:rsidRPr="00B1482F" w:rsidRDefault="003869C0" w:rsidP="00655694">
      <w:pPr>
        <w:ind w:firstLine="480"/>
        <w:rPr>
          <w:color w:val="7030A0"/>
        </w:rPr>
      </w:pPr>
      <w:r w:rsidRPr="00B1482F">
        <w:rPr>
          <w:rFonts w:hint="eastAsia"/>
          <w:color w:val="7030A0"/>
        </w:rPr>
        <w:t>式中，</w:t>
      </w:r>
      <w:r w:rsidRPr="00B1482F">
        <w:rPr>
          <w:color w:val="7030A0"/>
          <w:position w:val="-14"/>
        </w:rPr>
        <w:object w:dxaOrig="800" w:dyaOrig="400" w14:anchorId="7FF4EF92">
          <v:shape id="_x0000_i1455" type="#_x0000_t75" style="width:40.25pt;height:20.15pt" o:ole="">
            <v:imagedata r:id="rId843" o:title=""/>
          </v:shape>
          <o:OLEObject Type="Embed" ProgID="Equation.DSMT4" ShapeID="_x0000_i1455" DrawAspect="Content" ObjectID="_1852641352" r:id="rId844"/>
        </w:object>
      </w:r>
      <w:r w:rsidRPr="00B1482F">
        <w:rPr>
          <w:rFonts w:hint="eastAsia"/>
          <w:color w:val="7030A0"/>
        </w:rPr>
        <w:t>为</w:t>
      </w:r>
      <w:r w:rsidRPr="00B1482F">
        <w:rPr>
          <w:color w:val="7030A0"/>
        </w:rPr>
        <w:t>固定运行维护成本</w:t>
      </w:r>
      <w:r w:rsidRPr="00B1482F">
        <w:rPr>
          <w:rFonts w:hint="eastAsia"/>
          <w:color w:val="7030A0"/>
        </w:rPr>
        <w:t>；</w:t>
      </w:r>
      <w:ins w:id="10" w:author="李昊" w:date="2026-09-30T09:01:00Z" w16du:dateUtc="2026-09-30T01:01:00Z">
        <w:r w:rsidR="00E74C52" w:rsidRPr="00EF219E">
          <w:rPr>
            <w:color w:val="7030A0"/>
            <w:position w:val="-14"/>
          </w:rPr>
          <w:object w:dxaOrig="720" w:dyaOrig="400" w14:anchorId="15EEFD51">
            <v:shape id="_x0000_i1456" type="#_x0000_t75" style="width:36pt;height:20.15pt" o:ole="">
              <v:imagedata r:id="rId845" o:title=""/>
            </v:shape>
            <o:OLEObject Type="Embed" ProgID="Equation.DSMT4" ShapeID="_x0000_i1456" DrawAspect="Content" ObjectID="_1852641353" r:id="rId846"/>
          </w:object>
        </w:r>
      </w:ins>
      <w:del w:id="11" w:author="李昊" w:date="2026-09-30T09:00:00Z" w16du:dateUtc="2026-09-30T01:00:00Z">
        <w:r w:rsidRPr="00B1482F" w:rsidDel="00E74C52">
          <w:rPr>
            <w:color w:val="7030A0"/>
            <w:position w:val="-14"/>
          </w:rPr>
          <w:object w:dxaOrig="740" w:dyaOrig="400" w14:anchorId="34A4BAA9">
            <v:shape id="_x0000_i1457" type="#_x0000_t75" style="width:37.2pt;height:20.15pt" o:ole="">
              <v:imagedata r:id="rId847" o:title=""/>
            </v:shape>
            <o:OLEObject Type="Embed" ProgID="Equation.DSMT4" ShapeID="_x0000_i1457" DrawAspect="Content" ObjectID="_1852641354" r:id="rId848"/>
          </w:object>
        </w:r>
      </w:del>
      <w:r w:rsidRPr="00B1482F">
        <w:rPr>
          <w:rFonts w:hint="eastAsia"/>
          <w:color w:val="7030A0"/>
        </w:rPr>
        <w:t>为</w:t>
      </w:r>
      <w:r w:rsidRPr="00B1482F">
        <w:rPr>
          <w:color w:val="7030A0"/>
        </w:rPr>
        <w:t>氢储能单位功率固定运行维护成本</w:t>
      </w:r>
      <w:r w:rsidR="00600839" w:rsidRPr="00B1482F">
        <w:rPr>
          <w:rFonts w:hint="eastAsia"/>
          <w:color w:val="7030A0"/>
        </w:rPr>
        <w:t>；</w:t>
      </w:r>
      <w:ins w:id="12" w:author="李昊" w:date="2026-09-30T09:01:00Z" w16du:dateUtc="2026-09-30T01:01:00Z">
        <w:r w:rsidR="00E74C52" w:rsidRPr="00D34ED0">
          <w:rPr>
            <w:color w:val="7030A0"/>
            <w:position w:val="-14"/>
          </w:rPr>
          <w:object w:dxaOrig="700" w:dyaOrig="400" w14:anchorId="2B11A7C6">
            <v:shape id="_x0000_i1458" type="#_x0000_t75" style="width:35.4pt;height:20.15pt" o:ole="">
              <v:imagedata r:id="rId849" o:title=""/>
            </v:shape>
            <o:OLEObject Type="Embed" ProgID="Equation.DSMT4" ShapeID="_x0000_i1458" DrawAspect="Content" ObjectID="_1852641355" r:id="rId850"/>
          </w:object>
        </w:r>
      </w:ins>
      <w:ins w:id="13" w:author="李昊" w:date="2026-09-30T09:01:00Z" w16du:dateUtc="2026-09-30T01:01:00Z">
        <w:r w:rsidR="00E74C52" w:rsidRPr="00B1482F">
          <w:rPr>
            <w:rFonts w:hint="eastAsia"/>
            <w:color w:val="7030A0"/>
          </w:rPr>
          <w:t>为</w:t>
        </w:r>
        <w:r w:rsidR="00E74C52" w:rsidRPr="00B1482F">
          <w:rPr>
            <w:color w:val="7030A0"/>
          </w:rPr>
          <w:t>氢储能单位</w:t>
        </w:r>
        <w:r w:rsidR="00E74C52">
          <w:rPr>
            <w:rFonts w:hint="eastAsia"/>
            <w:color w:val="7030A0"/>
          </w:rPr>
          <w:t>能量</w:t>
        </w:r>
        <w:r w:rsidR="00E74C52" w:rsidRPr="00B1482F">
          <w:rPr>
            <w:color w:val="7030A0"/>
          </w:rPr>
          <w:t>固定运行维护成本</w:t>
        </w:r>
      </w:ins>
      <w:r w:rsidRPr="00B1482F">
        <w:rPr>
          <w:rFonts w:hint="eastAsia"/>
          <w:color w:val="7030A0"/>
        </w:rPr>
        <w:t>。</w:t>
      </w:r>
    </w:p>
    <w:p w14:paraId="34B9CAE4" w14:textId="4A290E71" w:rsidR="003869C0" w:rsidRPr="00B1482F" w:rsidRDefault="00A47359" w:rsidP="00655694">
      <w:pPr>
        <w:ind w:firstLine="480"/>
        <w:rPr>
          <w:color w:val="7030A0"/>
        </w:rPr>
      </w:pPr>
      <w:commentRangeStart w:id="14"/>
      <w:r w:rsidRPr="00B1482F">
        <w:rPr>
          <w:color w:val="7030A0"/>
        </w:rPr>
        <w:t>（</w:t>
      </w:r>
      <w:r w:rsidRPr="00B1482F">
        <w:rPr>
          <w:color w:val="7030A0"/>
        </w:rPr>
        <w:t>2</w:t>
      </w:r>
      <w:r w:rsidRPr="00B1482F">
        <w:rPr>
          <w:color w:val="7030A0"/>
        </w:rPr>
        <w:t>）</w:t>
      </w:r>
      <w:del w:id="15" w:author="李昊" w:date="2026-09-30T09:01:00Z" w16du:dateUtc="2026-09-30T01:01:00Z">
        <w:r w:rsidRPr="00B1482F" w:rsidDel="00E74C52">
          <w:rPr>
            <w:rFonts w:hint="eastAsia"/>
            <w:color w:val="7030A0"/>
          </w:rPr>
          <w:delText>变动</w:delText>
        </w:r>
      </w:del>
      <w:ins w:id="16" w:author="李昊" w:date="2026-09-30T09:04:00Z" w16du:dateUtc="2026-09-30T01:04:00Z">
        <w:r w:rsidR="005F61F3">
          <w:rPr>
            <w:rFonts w:hint="eastAsia"/>
            <w:color w:val="7030A0"/>
          </w:rPr>
          <w:t>变动</w:t>
        </w:r>
      </w:ins>
      <w:r w:rsidRPr="00B1482F">
        <w:rPr>
          <w:color w:val="7030A0"/>
        </w:rPr>
        <w:t>运行维护成本</w:t>
      </w:r>
    </w:p>
    <w:p w14:paraId="7711C42D" w14:textId="1E39404D" w:rsidR="00A47359" w:rsidRPr="00B1482F" w:rsidRDefault="00A47359" w:rsidP="00A47359">
      <w:pPr>
        <w:ind w:firstLine="480"/>
        <w:jc w:val="center"/>
        <w:rPr>
          <w:color w:val="7030A0"/>
        </w:rPr>
      </w:pPr>
      <w:r w:rsidRPr="00B1482F">
        <w:rPr>
          <w:color w:val="7030A0"/>
          <w:position w:val="-28"/>
        </w:rPr>
        <w:object w:dxaOrig="3879" w:dyaOrig="560" w14:anchorId="716E3086">
          <v:shape id="_x0000_i1459" type="#_x0000_t75" style="width:194.05pt;height:28.05pt" o:ole="">
            <v:imagedata r:id="rId851" o:title=""/>
          </v:shape>
          <o:OLEObject Type="Embed" ProgID="Equation.DSMT4" ShapeID="_x0000_i1459" DrawAspect="Content" ObjectID="_1852641356" r:id="rId852"/>
        </w:object>
      </w:r>
    </w:p>
    <w:p w14:paraId="3473F0A1" w14:textId="087328E8" w:rsidR="00A47359" w:rsidRPr="00B1482F" w:rsidRDefault="00A47359" w:rsidP="00655694">
      <w:pPr>
        <w:ind w:firstLine="480"/>
        <w:rPr>
          <w:color w:val="7030A0"/>
        </w:rPr>
      </w:pPr>
      <w:r w:rsidRPr="00B1482F">
        <w:rPr>
          <w:color w:val="7030A0"/>
        </w:rPr>
        <w:t>式中，</w:t>
      </w:r>
      <w:r w:rsidRPr="00B1482F">
        <w:rPr>
          <w:color w:val="7030A0"/>
          <w:position w:val="-14"/>
        </w:rPr>
        <w:object w:dxaOrig="800" w:dyaOrig="400" w14:anchorId="05E0F19B">
          <v:shape id="_x0000_i1460" type="#_x0000_t75" style="width:40.25pt;height:20.15pt" o:ole="">
            <v:imagedata r:id="rId853" o:title=""/>
          </v:shape>
          <o:OLEObject Type="Embed" ProgID="Equation.DSMT4" ShapeID="_x0000_i1460" DrawAspect="Content" ObjectID="_1852641357" r:id="rId854"/>
        </w:object>
      </w:r>
      <w:r w:rsidRPr="00B1482F">
        <w:rPr>
          <w:color w:val="7030A0"/>
        </w:rPr>
        <w:t>为氢储能在整个调度周期内的变动运行维护成本；</w:t>
      </w:r>
      <w:r w:rsidRPr="00B1482F">
        <w:rPr>
          <w:color w:val="7030A0"/>
          <w:position w:val="-14"/>
        </w:rPr>
        <w:object w:dxaOrig="580" w:dyaOrig="400" w14:anchorId="258F398B">
          <v:shape id="_x0000_i1461" type="#_x0000_t75" style="width:29.3pt;height:20.15pt" o:ole="">
            <v:imagedata r:id="rId855" o:title=""/>
          </v:shape>
          <o:OLEObject Type="Embed" ProgID="Equation.DSMT4" ShapeID="_x0000_i1461" DrawAspect="Content" ObjectID="_1852641358" r:id="rId856"/>
        </w:object>
      </w:r>
      <w:r w:rsidRPr="00B1482F">
        <w:rPr>
          <w:color w:val="7030A0"/>
        </w:rPr>
        <w:t>为时段</w:t>
      </w:r>
      <w:r w:rsidRPr="00B1482F">
        <w:rPr>
          <w:color w:val="7030A0"/>
        </w:rPr>
        <w:t>t</w:t>
      </w:r>
      <w:r w:rsidRPr="00B1482F">
        <w:rPr>
          <w:color w:val="7030A0"/>
        </w:rPr>
        <w:t>电解制氢过程对应的充电功率；</w:t>
      </w:r>
      <w:r w:rsidR="00C237DB" w:rsidRPr="00B1482F">
        <w:rPr>
          <w:color w:val="7030A0"/>
          <w:position w:val="-14"/>
        </w:rPr>
        <w:object w:dxaOrig="580" w:dyaOrig="400" w14:anchorId="1E55A536">
          <v:shape id="_x0000_i1462" type="#_x0000_t75" style="width:29.3pt;height:20.15pt" o:ole="">
            <v:imagedata r:id="rId857" o:title=""/>
          </v:shape>
          <o:OLEObject Type="Embed" ProgID="Equation.DSMT4" ShapeID="_x0000_i1462" DrawAspect="Content" ObjectID="_1852641359" r:id="rId858"/>
        </w:object>
      </w:r>
      <w:r w:rsidRPr="00B1482F">
        <w:rPr>
          <w:color w:val="7030A0"/>
        </w:rPr>
        <w:t>为时段</w:t>
      </w:r>
      <w:r w:rsidRPr="00B1482F">
        <w:rPr>
          <w:color w:val="7030A0"/>
        </w:rPr>
        <w:t>t</w:t>
      </w:r>
      <w:r w:rsidRPr="00B1482F">
        <w:rPr>
          <w:color w:val="7030A0"/>
        </w:rPr>
        <w:t>燃料电池或其他氢能发电设备的放电功率；</w:t>
      </w:r>
      <w:r w:rsidR="003E1553" w:rsidRPr="00B1482F">
        <w:rPr>
          <w:color w:val="7030A0"/>
          <w:position w:val="-14"/>
        </w:rPr>
        <w:object w:dxaOrig="480" w:dyaOrig="400" w14:anchorId="64187FBF">
          <v:shape id="_x0000_i1463" type="#_x0000_t75" style="width:23.8pt;height:20.15pt" o:ole="">
            <v:imagedata r:id="rId859" o:title=""/>
          </v:shape>
          <o:OLEObject Type="Embed" ProgID="Equation.DSMT4" ShapeID="_x0000_i1463" DrawAspect="Content" ObjectID="_1852641360" r:id="rId860"/>
        </w:object>
      </w:r>
      <w:r w:rsidRPr="00B1482F">
        <w:rPr>
          <w:color w:val="7030A0"/>
        </w:rPr>
        <w:t>为单位充电电量对应的电解槽、压缩机及辅助设备变动运维成本；</w:t>
      </w:r>
      <w:r w:rsidR="003E1553" w:rsidRPr="00B1482F">
        <w:rPr>
          <w:color w:val="7030A0"/>
          <w:position w:val="-14"/>
        </w:rPr>
        <w:object w:dxaOrig="499" w:dyaOrig="400" w14:anchorId="4E14F210">
          <v:shape id="_x0000_i1464" type="#_x0000_t75" style="width:24.4pt;height:20.15pt" o:ole="">
            <v:imagedata r:id="rId861" o:title=""/>
          </v:shape>
          <o:OLEObject Type="Embed" ProgID="Equation.DSMT4" ShapeID="_x0000_i1464" DrawAspect="Content" ObjectID="_1852641361" r:id="rId862"/>
        </w:object>
      </w:r>
      <w:r w:rsidRPr="00B1482F">
        <w:rPr>
          <w:color w:val="7030A0"/>
        </w:rPr>
        <w:t>为单位放电电量对应的燃料电池及辅助设备变动运维成本。</w:t>
      </w:r>
      <w:commentRangeEnd w:id="14"/>
      <w:r w:rsidR="005F61F3" w:rsidRPr="00B1482F">
        <w:rPr>
          <w:rStyle w:val="ab"/>
          <w:color w:val="7030A0"/>
          <w:sz w:val="24"/>
          <w:szCs w:val="24"/>
        </w:rPr>
        <w:commentReference w:id="14"/>
      </w:r>
    </w:p>
    <w:p w14:paraId="48FBCB4B" w14:textId="69DFEEDD" w:rsidR="00A47359" w:rsidRPr="00B1482F" w:rsidRDefault="00114FEF" w:rsidP="00655694">
      <w:pPr>
        <w:ind w:firstLine="480"/>
        <w:rPr>
          <w:color w:val="7030A0"/>
        </w:rPr>
      </w:pPr>
      <w:r w:rsidRPr="00B1482F">
        <w:rPr>
          <w:color w:val="7030A0"/>
        </w:rPr>
        <w:t>（</w:t>
      </w:r>
      <w:r w:rsidRPr="00B1482F">
        <w:rPr>
          <w:color w:val="7030A0"/>
        </w:rPr>
        <w:t>3</w:t>
      </w:r>
      <w:r w:rsidRPr="00B1482F">
        <w:rPr>
          <w:color w:val="7030A0"/>
        </w:rPr>
        <w:t>）关键设备寿命更换成本</w:t>
      </w:r>
    </w:p>
    <w:p w14:paraId="494A328A" w14:textId="345F40F5" w:rsidR="00142EA4" w:rsidRPr="00B1482F" w:rsidRDefault="00142EA4" w:rsidP="00655694">
      <w:pPr>
        <w:ind w:firstLine="480"/>
        <w:rPr>
          <w:color w:val="7030A0"/>
        </w:rPr>
      </w:pPr>
      <w:r w:rsidRPr="00B1482F">
        <w:rPr>
          <w:color w:val="7030A0"/>
        </w:rPr>
        <w:t>电解槽累计运行量对应的寿命损耗比例为：</w:t>
      </w:r>
    </w:p>
    <w:p w14:paraId="13A34BF5" w14:textId="6CA0C5BE" w:rsidR="00142EA4" w:rsidRPr="00B1482F" w:rsidRDefault="00142EA4" w:rsidP="00142EA4">
      <w:pPr>
        <w:ind w:firstLine="480"/>
        <w:jc w:val="center"/>
        <w:rPr>
          <w:color w:val="7030A0"/>
        </w:rPr>
      </w:pPr>
      <w:r w:rsidRPr="00B1482F">
        <w:rPr>
          <w:color w:val="7030A0"/>
          <w:position w:val="-32"/>
        </w:rPr>
        <w:object w:dxaOrig="1900" w:dyaOrig="900" w14:anchorId="7F69FD21">
          <v:shape id="_x0000_i1465" type="#_x0000_t75" style="width:95.8pt;height:45.15pt" o:ole="">
            <v:imagedata r:id="rId863" o:title=""/>
          </v:shape>
          <o:OLEObject Type="Embed" ProgID="Equation.DSMT4" ShapeID="_x0000_i1465" DrawAspect="Content" ObjectID="_1852641362" r:id="rId864"/>
        </w:object>
      </w:r>
    </w:p>
    <w:p w14:paraId="3F10749E" w14:textId="1F10B186" w:rsidR="00142EA4" w:rsidRPr="00B1482F" w:rsidRDefault="00142EA4" w:rsidP="00655694">
      <w:pPr>
        <w:ind w:firstLine="480"/>
        <w:rPr>
          <w:color w:val="7030A0"/>
        </w:rPr>
      </w:pPr>
      <w:r w:rsidRPr="00B1482F">
        <w:rPr>
          <w:color w:val="7030A0"/>
        </w:rPr>
        <w:t>燃料电池累计运行量对应的寿命损耗比例为：</w:t>
      </w:r>
    </w:p>
    <w:p w14:paraId="309A7B55" w14:textId="1FD21C87" w:rsidR="00A47359" w:rsidRPr="00B1482F" w:rsidRDefault="00142EA4" w:rsidP="00142EA4">
      <w:pPr>
        <w:ind w:firstLine="480"/>
        <w:jc w:val="center"/>
        <w:rPr>
          <w:color w:val="7030A0"/>
        </w:rPr>
      </w:pPr>
      <w:r w:rsidRPr="00B1482F">
        <w:rPr>
          <w:color w:val="7030A0"/>
          <w:position w:val="-32"/>
        </w:rPr>
        <w:object w:dxaOrig="1920" w:dyaOrig="900" w14:anchorId="6551B6F7">
          <v:shape id="_x0000_i1466" type="#_x0000_t75" style="width:95.8pt;height:45.15pt" o:ole="">
            <v:imagedata r:id="rId865" o:title=""/>
          </v:shape>
          <o:OLEObject Type="Embed" ProgID="Equation.DSMT4" ShapeID="_x0000_i1466" DrawAspect="Content" ObjectID="_1852641363" r:id="rId866"/>
        </w:object>
      </w:r>
    </w:p>
    <w:p w14:paraId="3B94ECB9" w14:textId="5D7A06C3" w:rsidR="00A47359" w:rsidRPr="00B1482F" w:rsidRDefault="00142EA4" w:rsidP="00655694">
      <w:pPr>
        <w:ind w:firstLine="480"/>
        <w:rPr>
          <w:color w:val="7030A0"/>
        </w:rPr>
      </w:pPr>
      <w:r w:rsidRPr="00B1482F">
        <w:rPr>
          <w:color w:val="7030A0"/>
        </w:rPr>
        <w:t>式中，</w:t>
      </w:r>
      <w:r w:rsidRPr="00B1482F">
        <w:rPr>
          <w:color w:val="7030A0"/>
          <w:position w:val="-14"/>
        </w:rPr>
        <w:object w:dxaOrig="580" w:dyaOrig="400" w14:anchorId="24187B1C">
          <v:shape id="_x0000_i1467" type="#_x0000_t75" style="width:29.3pt;height:20.15pt" o:ole="">
            <v:imagedata r:id="rId867" o:title=""/>
          </v:shape>
          <o:OLEObject Type="Embed" ProgID="Equation.DSMT4" ShapeID="_x0000_i1467" DrawAspect="Content" ObjectID="_1852641364" r:id="rId868"/>
        </w:object>
      </w:r>
      <w:r w:rsidRPr="00B1482F">
        <w:rPr>
          <w:color w:val="7030A0"/>
        </w:rPr>
        <w:t>和</w:t>
      </w:r>
      <w:r w:rsidRPr="00B1482F">
        <w:rPr>
          <w:color w:val="7030A0"/>
          <w:position w:val="-14"/>
        </w:rPr>
        <w:object w:dxaOrig="600" w:dyaOrig="400" w14:anchorId="2305C720">
          <v:shape id="_x0000_i1468" type="#_x0000_t75" style="width:29.9pt;height:20.15pt" o:ole="">
            <v:imagedata r:id="rId869" o:title=""/>
          </v:shape>
          <o:OLEObject Type="Embed" ProgID="Equation.DSMT4" ShapeID="_x0000_i1468" DrawAspect="Content" ObjectID="_1852641365" r:id="rId870"/>
        </w:object>
      </w:r>
      <w:r w:rsidRPr="00B1482F">
        <w:rPr>
          <w:color w:val="7030A0"/>
        </w:rPr>
        <w:t>分别为电解槽和燃料电池在调度周期内的寿命消耗比例；</w:t>
      </w:r>
      <w:r w:rsidRPr="00B1482F">
        <w:rPr>
          <w:color w:val="7030A0"/>
          <w:position w:val="-14"/>
        </w:rPr>
        <w:object w:dxaOrig="540" w:dyaOrig="400" w14:anchorId="36493482">
          <v:shape id="_x0000_i1469" type="#_x0000_t75" style="width:27.45pt;height:20.15pt" o:ole="">
            <v:imagedata r:id="rId871" o:title=""/>
          </v:shape>
          <o:OLEObject Type="Embed" ProgID="Equation.DSMT4" ShapeID="_x0000_i1469" DrawAspect="Content" ObjectID="_1852641366" r:id="rId872"/>
        </w:object>
      </w:r>
      <w:r w:rsidRPr="00B1482F">
        <w:rPr>
          <w:color w:val="7030A0"/>
        </w:rPr>
        <w:t>为电解槽寿命周期内允许的累计制氢侧电能输入量；</w:t>
      </w:r>
      <w:r w:rsidRPr="00B1482F">
        <w:rPr>
          <w:color w:val="7030A0"/>
          <w:position w:val="-14"/>
        </w:rPr>
        <w:object w:dxaOrig="560" w:dyaOrig="400" w14:anchorId="5B5FA07D">
          <v:shape id="_x0000_i1470" type="#_x0000_t75" style="width:28.05pt;height:20.15pt" o:ole="">
            <v:imagedata r:id="rId873" o:title=""/>
          </v:shape>
          <o:OLEObject Type="Embed" ProgID="Equation.DSMT4" ShapeID="_x0000_i1470" DrawAspect="Content" ObjectID="_1852641367" r:id="rId874"/>
        </w:object>
      </w:r>
      <w:r w:rsidRPr="00B1482F">
        <w:rPr>
          <w:color w:val="7030A0"/>
        </w:rPr>
        <w:t>为燃料电池寿命周期内允许的累计发电量。</w:t>
      </w:r>
    </w:p>
    <w:p w14:paraId="4AF5A5FB" w14:textId="777B8DE2" w:rsidR="00A47359" w:rsidRPr="00B1482F" w:rsidRDefault="00500E36" w:rsidP="00655694">
      <w:pPr>
        <w:ind w:firstLine="480"/>
        <w:rPr>
          <w:color w:val="7030A0"/>
        </w:rPr>
      </w:pPr>
      <w:r w:rsidRPr="00B1482F">
        <w:rPr>
          <w:color w:val="7030A0"/>
        </w:rPr>
        <w:t>则关键设备更换成本为：</w:t>
      </w:r>
    </w:p>
    <w:p w14:paraId="5E5A2C83" w14:textId="2BA312BF" w:rsidR="00361D27" w:rsidRPr="00B1482F" w:rsidRDefault="00C00B6D" w:rsidP="00C00B6D">
      <w:pPr>
        <w:ind w:firstLine="480"/>
        <w:jc w:val="center"/>
        <w:rPr>
          <w:color w:val="7030A0"/>
        </w:rPr>
      </w:pPr>
      <w:r w:rsidRPr="00B1482F">
        <w:rPr>
          <w:color w:val="7030A0"/>
          <w:position w:val="-14"/>
        </w:rPr>
        <w:object w:dxaOrig="3280" w:dyaOrig="400" w14:anchorId="63D32590">
          <v:shape id="_x0000_i1471" type="#_x0000_t75" style="width:164.15pt;height:20.15pt" o:ole="">
            <v:imagedata r:id="rId875" o:title=""/>
          </v:shape>
          <o:OLEObject Type="Embed" ProgID="Equation.DSMT4" ShapeID="_x0000_i1471" DrawAspect="Content" ObjectID="_1852641368" r:id="rId876"/>
        </w:object>
      </w:r>
    </w:p>
    <w:p w14:paraId="43A8464E" w14:textId="3AB10ED2" w:rsidR="00361D27" w:rsidRPr="00B1482F" w:rsidRDefault="00C00B6D" w:rsidP="00655694">
      <w:pPr>
        <w:ind w:firstLine="480"/>
        <w:rPr>
          <w:color w:val="7030A0"/>
        </w:rPr>
      </w:pPr>
      <w:r w:rsidRPr="00B1482F">
        <w:rPr>
          <w:color w:val="7030A0"/>
        </w:rPr>
        <w:t>式中，</w:t>
      </w:r>
      <w:r w:rsidRPr="00B1482F">
        <w:rPr>
          <w:color w:val="7030A0"/>
          <w:position w:val="-14"/>
        </w:rPr>
        <w:object w:dxaOrig="660" w:dyaOrig="400" w14:anchorId="111EF3D5">
          <v:shape id="_x0000_i1472" type="#_x0000_t75" style="width:33.55pt;height:20.15pt" o:ole="">
            <v:imagedata r:id="rId877" o:title=""/>
          </v:shape>
          <o:OLEObject Type="Embed" ProgID="Equation.DSMT4" ShapeID="_x0000_i1472" DrawAspect="Content" ObjectID="_1852641369" r:id="rId878"/>
        </w:object>
      </w:r>
      <w:r w:rsidRPr="00B1482F">
        <w:rPr>
          <w:color w:val="7030A0"/>
        </w:rPr>
        <w:t>为氢储能关键设备寿命更换成本；</w:t>
      </w:r>
      <w:r w:rsidRPr="00B1482F">
        <w:rPr>
          <w:color w:val="7030A0"/>
          <w:position w:val="-14"/>
        </w:rPr>
        <w:object w:dxaOrig="600" w:dyaOrig="400" w14:anchorId="51D7CDA4">
          <v:shape id="_x0000_i1473" type="#_x0000_t75" style="width:29.9pt;height:20.15pt" o:ole="">
            <v:imagedata r:id="rId879" o:title=""/>
          </v:shape>
          <o:OLEObject Type="Embed" ProgID="Equation.DSMT4" ShapeID="_x0000_i1473" DrawAspect="Content" ObjectID="_1852641370" r:id="rId880"/>
        </w:object>
      </w:r>
      <w:r w:rsidRPr="00B1482F">
        <w:rPr>
          <w:color w:val="7030A0"/>
        </w:rPr>
        <w:t>为电解槽堆单次整体更换成本；</w:t>
      </w:r>
      <w:r w:rsidRPr="00B1482F">
        <w:rPr>
          <w:color w:val="7030A0"/>
          <w:position w:val="-14"/>
        </w:rPr>
        <w:object w:dxaOrig="620" w:dyaOrig="400" w14:anchorId="64779E90">
          <v:shape id="_x0000_i1474" type="#_x0000_t75" style="width:31.1pt;height:20.15pt" o:ole="">
            <v:imagedata r:id="rId881" o:title=""/>
          </v:shape>
          <o:OLEObject Type="Embed" ProgID="Equation.DSMT4" ShapeID="_x0000_i1474" DrawAspect="Content" ObjectID="_1852641371" r:id="rId882"/>
        </w:object>
      </w:r>
      <w:r w:rsidRPr="00B1482F">
        <w:rPr>
          <w:color w:val="7030A0"/>
        </w:rPr>
        <w:t>为燃料电池堆单次整体更换成本。</w:t>
      </w:r>
    </w:p>
    <w:p w14:paraId="2C972466" w14:textId="384910F5" w:rsidR="00361D27" w:rsidRPr="00B1482F" w:rsidRDefault="002436CA" w:rsidP="00655694">
      <w:pPr>
        <w:ind w:firstLine="480"/>
        <w:rPr>
          <w:color w:val="7030A0"/>
        </w:rPr>
      </w:pPr>
      <w:r w:rsidRPr="00B1482F">
        <w:rPr>
          <w:color w:val="7030A0"/>
        </w:rPr>
        <w:t>（</w:t>
      </w:r>
      <w:r w:rsidRPr="00B1482F">
        <w:rPr>
          <w:color w:val="7030A0"/>
        </w:rPr>
        <w:t>4</w:t>
      </w:r>
      <w:r w:rsidRPr="00B1482F">
        <w:rPr>
          <w:color w:val="7030A0"/>
        </w:rPr>
        <w:t>）总运行成本</w:t>
      </w:r>
    </w:p>
    <w:p w14:paraId="661B99E9" w14:textId="21CA7D05" w:rsidR="002436CA" w:rsidRPr="00B1482F" w:rsidRDefault="002436CA" w:rsidP="002436CA">
      <w:pPr>
        <w:ind w:firstLine="480"/>
        <w:jc w:val="center"/>
        <w:rPr>
          <w:color w:val="7030A0"/>
        </w:rPr>
      </w:pPr>
      <w:r w:rsidRPr="00B1482F">
        <w:rPr>
          <w:color w:val="7030A0"/>
          <w:position w:val="-36"/>
        </w:rPr>
        <w:object w:dxaOrig="4620" w:dyaOrig="639" w14:anchorId="26314DE9">
          <v:shape id="_x0000_i1475" type="#_x0000_t75" style="width:231.85pt;height:31.75pt" o:ole="">
            <v:imagedata r:id="rId883" o:title=""/>
          </v:shape>
          <o:OLEObject Type="Embed" ProgID="Equation.DSMT4" ShapeID="_x0000_i1475" DrawAspect="Content" ObjectID="_1852641372" r:id="rId884"/>
        </w:object>
      </w:r>
    </w:p>
    <w:p w14:paraId="4922AE53" w14:textId="40FF2608" w:rsidR="002436CA" w:rsidRPr="00B1482F" w:rsidRDefault="002436CA" w:rsidP="00655694">
      <w:pPr>
        <w:ind w:firstLine="480"/>
        <w:rPr>
          <w:color w:val="7030A0"/>
        </w:rPr>
      </w:pPr>
      <w:r w:rsidRPr="00B1482F">
        <w:rPr>
          <w:color w:val="7030A0"/>
        </w:rPr>
        <w:t>式中，</w:t>
      </w:r>
      <w:r w:rsidRPr="00B1482F">
        <w:rPr>
          <w:color w:val="7030A0"/>
          <w:position w:val="-12"/>
        </w:rPr>
        <w:object w:dxaOrig="440" w:dyaOrig="380" w14:anchorId="08F5DCA5">
          <v:shape id="_x0000_i1476" type="#_x0000_t75" style="width:21.95pt;height:19.55pt" o:ole="">
            <v:imagedata r:id="rId885" o:title=""/>
          </v:shape>
          <o:OLEObject Type="Embed" ProgID="Equation.DSMT4" ShapeID="_x0000_i1476" DrawAspect="Content" ObjectID="_1852641373" r:id="rId886"/>
        </w:object>
      </w:r>
      <w:r w:rsidRPr="00B1482F">
        <w:rPr>
          <w:color w:val="7030A0"/>
        </w:rPr>
        <w:t>为大区域</w:t>
      </w:r>
      <w:r w:rsidRPr="00B1482F">
        <w:rPr>
          <w:color w:val="7030A0"/>
        </w:rPr>
        <w:t>a</w:t>
      </w:r>
      <w:r w:rsidRPr="00B1482F">
        <w:rPr>
          <w:color w:val="7030A0"/>
        </w:rPr>
        <w:t>内氢储能总运行成本；</w:t>
      </w:r>
      <w:r w:rsidR="00127111" w:rsidRPr="00B1482F">
        <w:rPr>
          <w:color w:val="7030A0"/>
          <w:position w:val="-14"/>
        </w:rPr>
        <w:object w:dxaOrig="460" w:dyaOrig="400" w14:anchorId="6CC87270">
          <v:shape id="_x0000_i1477" type="#_x0000_t75" style="width:23.8pt;height:20.15pt" o:ole="">
            <v:imagedata r:id="rId887" o:title=""/>
          </v:shape>
          <o:OLEObject Type="Embed" ProgID="Equation.DSMT4" ShapeID="_x0000_i1477" DrawAspect="Content" ObjectID="_1852641374" r:id="rId888"/>
        </w:object>
      </w:r>
      <w:r w:rsidRPr="00B1482F">
        <w:rPr>
          <w:color w:val="7030A0"/>
        </w:rPr>
        <w:t>为分区</w:t>
      </w:r>
      <w:r w:rsidRPr="00B1482F">
        <w:rPr>
          <w:color w:val="7030A0"/>
        </w:rPr>
        <w:t>r</w:t>
      </w:r>
      <w:r w:rsidRPr="00B1482F">
        <w:rPr>
          <w:color w:val="7030A0"/>
        </w:rPr>
        <w:t>内氢储能设备集合。</w:t>
      </w:r>
    </w:p>
    <w:p w14:paraId="0E89D232" w14:textId="4FF7F754" w:rsidR="002436CA" w:rsidRPr="00B1482F" w:rsidRDefault="00781913" w:rsidP="00655694">
      <w:pPr>
        <w:ind w:firstLine="482"/>
        <w:rPr>
          <w:b/>
          <w:bCs/>
          <w:color w:val="7030A0"/>
        </w:rPr>
      </w:pPr>
      <w:r w:rsidRPr="00B1482F">
        <w:rPr>
          <w:rFonts w:hint="eastAsia"/>
          <w:b/>
          <w:bCs/>
          <w:color w:val="7030A0"/>
        </w:rPr>
        <w:t>（三）</w:t>
      </w:r>
      <w:r w:rsidRPr="00B1482F">
        <w:rPr>
          <w:b/>
          <w:bCs/>
          <w:color w:val="7030A0"/>
        </w:rPr>
        <w:t>压缩空气储能运行成本</w:t>
      </w:r>
    </w:p>
    <w:p w14:paraId="00E73738" w14:textId="2BD34E2A" w:rsidR="00781913" w:rsidRPr="00B1482F" w:rsidRDefault="00DC765A" w:rsidP="00655694">
      <w:pPr>
        <w:ind w:firstLine="480"/>
        <w:rPr>
          <w:color w:val="7030A0"/>
        </w:rPr>
      </w:pPr>
      <w:r w:rsidRPr="00B1482F">
        <w:rPr>
          <w:color w:val="7030A0"/>
        </w:rPr>
        <w:t>压缩空气储能运行成本主要包括固定运行维护成本和变动运行维护成本。若采用补燃式压缩空气储能，还需要增加燃料成本。</w:t>
      </w:r>
    </w:p>
    <w:p w14:paraId="067E874B" w14:textId="68DD9D92" w:rsidR="00781913" w:rsidRPr="00B1482F" w:rsidRDefault="00DC765A" w:rsidP="00655694">
      <w:pPr>
        <w:ind w:firstLine="480"/>
        <w:rPr>
          <w:color w:val="7030A0"/>
        </w:rPr>
      </w:pPr>
      <w:r w:rsidRPr="00B1482F">
        <w:rPr>
          <w:color w:val="7030A0"/>
        </w:rPr>
        <w:t>（</w:t>
      </w:r>
      <w:r w:rsidRPr="00B1482F">
        <w:rPr>
          <w:color w:val="7030A0"/>
        </w:rPr>
        <w:t>1</w:t>
      </w:r>
      <w:r w:rsidRPr="00B1482F">
        <w:rPr>
          <w:color w:val="7030A0"/>
        </w:rPr>
        <w:t>）固定运行维护成本</w:t>
      </w:r>
    </w:p>
    <w:p w14:paraId="3B1C29C9" w14:textId="3C69FB87" w:rsidR="00781913" w:rsidRPr="00B1482F" w:rsidRDefault="00DC765A" w:rsidP="00DC765A">
      <w:pPr>
        <w:ind w:firstLine="480"/>
        <w:jc w:val="center"/>
        <w:rPr>
          <w:color w:val="7030A0"/>
        </w:rPr>
      </w:pPr>
      <w:r w:rsidRPr="00B1482F">
        <w:rPr>
          <w:color w:val="7030A0"/>
          <w:position w:val="-14"/>
        </w:rPr>
        <w:object w:dxaOrig="3920" w:dyaOrig="400" w14:anchorId="5A98B142">
          <v:shape id="_x0000_i1478" type="#_x0000_t75" style="width:196.45pt;height:20.15pt" o:ole="">
            <v:imagedata r:id="rId889" o:title=""/>
          </v:shape>
          <o:OLEObject Type="Embed" ProgID="Equation.DSMT4" ShapeID="_x0000_i1478" DrawAspect="Content" ObjectID="_1852641375" r:id="rId890"/>
        </w:object>
      </w:r>
    </w:p>
    <w:p w14:paraId="26232546" w14:textId="7736E070" w:rsidR="00781913" w:rsidRPr="00B1482F" w:rsidRDefault="00DC765A" w:rsidP="00655694">
      <w:pPr>
        <w:ind w:firstLine="480"/>
        <w:rPr>
          <w:color w:val="7030A0"/>
        </w:rPr>
      </w:pPr>
      <w:r w:rsidRPr="00B1482F">
        <w:rPr>
          <w:color w:val="7030A0"/>
        </w:rPr>
        <w:t>式中，</w:t>
      </w:r>
      <w:r w:rsidRPr="00B1482F">
        <w:rPr>
          <w:color w:val="7030A0"/>
          <w:position w:val="-14"/>
        </w:rPr>
        <w:object w:dxaOrig="960" w:dyaOrig="400" w14:anchorId="28448661">
          <v:shape id="_x0000_i1479" type="#_x0000_t75" style="width:48.2pt;height:20.15pt" o:ole="">
            <v:imagedata r:id="rId891" o:title=""/>
          </v:shape>
          <o:OLEObject Type="Embed" ProgID="Equation.DSMT4" ShapeID="_x0000_i1479" DrawAspect="Content" ObjectID="_1852641376" r:id="rId892"/>
        </w:object>
      </w:r>
      <w:r w:rsidRPr="00B1482F">
        <w:rPr>
          <w:color w:val="7030A0"/>
        </w:rPr>
        <w:t>为压缩空气储能固定运行维护成本；</w:t>
      </w:r>
      <w:r w:rsidRPr="00B1482F">
        <w:rPr>
          <w:color w:val="7030A0"/>
          <w:position w:val="-14"/>
        </w:rPr>
        <w:object w:dxaOrig="480" w:dyaOrig="400" w14:anchorId="641B8232">
          <v:shape id="_x0000_i1480" type="#_x0000_t75" style="width:23.8pt;height:20.15pt" o:ole="">
            <v:imagedata r:id="rId893" o:title=""/>
          </v:shape>
          <o:OLEObject Type="Embed" ProgID="Equation.DSMT4" ShapeID="_x0000_i1480" DrawAspect="Content" ObjectID="_1852641377" r:id="rId894"/>
        </w:object>
      </w:r>
      <w:r w:rsidRPr="00B1482F">
        <w:rPr>
          <w:color w:val="7030A0"/>
        </w:rPr>
        <w:t>为压缩空气储能额定充放电功率；</w:t>
      </w:r>
      <w:r w:rsidRPr="00B1482F">
        <w:rPr>
          <w:color w:val="7030A0"/>
          <w:position w:val="-14"/>
        </w:rPr>
        <w:object w:dxaOrig="520" w:dyaOrig="400" w14:anchorId="3D2F10A4">
          <v:shape id="_x0000_i1481" type="#_x0000_t75" style="width:25.65pt;height:20.15pt" o:ole="">
            <v:imagedata r:id="rId895" o:title=""/>
          </v:shape>
          <o:OLEObject Type="Embed" ProgID="Equation.DSMT4" ShapeID="_x0000_i1481" DrawAspect="Content" ObjectID="_1852641378" r:id="rId896"/>
        </w:object>
      </w:r>
      <w:r w:rsidRPr="00B1482F">
        <w:rPr>
          <w:color w:val="7030A0"/>
        </w:rPr>
        <w:t>为储气系统等效额定储能容量；</w:t>
      </w:r>
      <w:r w:rsidRPr="00B1482F">
        <w:rPr>
          <w:color w:val="7030A0"/>
          <w:position w:val="-14"/>
        </w:rPr>
        <w:object w:dxaOrig="880" w:dyaOrig="400" w14:anchorId="0872E352">
          <v:shape id="_x0000_i1482" type="#_x0000_t75" style="width:43.95pt;height:20.15pt" o:ole="">
            <v:imagedata r:id="rId897" o:title=""/>
          </v:shape>
          <o:OLEObject Type="Embed" ProgID="Equation.DSMT4" ShapeID="_x0000_i1482" DrawAspect="Content" ObjectID="_1852641379" r:id="rId898"/>
        </w:object>
      </w:r>
      <w:r w:rsidRPr="00B1482F">
        <w:rPr>
          <w:color w:val="7030A0"/>
        </w:rPr>
        <w:t>为压缩机、膨胀机、发电机及换热设备等单位功率固定运维成本；</w:t>
      </w:r>
      <w:r w:rsidRPr="00B1482F">
        <w:rPr>
          <w:color w:val="7030A0"/>
          <w:position w:val="-14"/>
        </w:rPr>
        <w:object w:dxaOrig="859" w:dyaOrig="400" w14:anchorId="287CF5F5">
          <v:shape id="_x0000_i1483" type="#_x0000_t75" style="width:42.7pt;height:20.15pt" o:ole="">
            <v:imagedata r:id="rId899" o:title=""/>
          </v:shape>
          <o:OLEObject Type="Embed" ProgID="Equation.DSMT4" ShapeID="_x0000_i1483" DrawAspect="Content" ObjectID="_1852641380" r:id="rId900"/>
        </w:object>
      </w:r>
      <w:r w:rsidRPr="00B1482F">
        <w:rPr>
          <w:color w:val="7030A0"/>
        </w:rPr>
        <w:t>为储气洞穴或储气设施单位能量容量固定运维成本。</w:t>
      </w:r>
    </w:p>
    <w:p w14:paraId="4CFB65FC" w14:textId="56070F17" w:rsidR="00A47359" w:rsidRPr="00B1482F" w:rsidRDefault="00DC765A" w:rsidP="00655694">
      <w:pPr>
        <w:ind w:firstLine="480"/>
        <w:rPr>
          <w:color w:val="7030A0"/>
        </w:rPr>
      </w:pPr>
      <w:commentRangeStart w:id="17"/>
      <w:r w:rsidRPr="00B1482F">
        <w:rPr>
          <w:rFonts w:hint="eastAsia"/>
          <w:color w:val="7030A0"/>
        </w:rPr>
        <w:t>（</w:t>
      </w:r>
      <w:r w:rsidRPr="00B1482F">
        <w:rPr>
          <w:color w:val="7030A0"/>
        </w:rPr>
        <w:t>2</w:t>
      </w:r>
      <w:r w:rsidRPr="00B1482F">
        <w:rPr>
          <w:color w:val="7030A0"/>
        </w:rPr>
        <w:t>）变动运行维护成本</w:t>
      </w:r>
    </w:p>
    <w:p w14:paraId="3483016F" w14:textId="014C7623" w:rsidR="00DC765A" w:rsidRPr="00B1482F" w:rsidRDefault="00EE1D29" w:rsidP="00EE1D29">
      <w:pPr>
        <w:ind w:firstLine="480"/>
        <w:jc w:val="center"/>
        <w:rPr>
          <w:color w:val="7030A0"/>
        </w:rPr>
      </w:pPr>
      <w:r w:rsidRPr="00B1482F">
        <w:rPr>
          <w:color w:val="7030A0"/>
          <w:position w:val="-28"/>
        </w:rPr>
        <w:object w:dxaOrig="4620" w:dyaOrig="560" w14:anchorId="2C8936C7">
          <v:shape id="_x0000_i1484" type="#_x0000_t75" style="width:231.85pt;height:28.05pt" o:ole="">
            <v:imagedata r:id="rId901" o:title=""/>
          </v:shape>
          <o:OLEObject Type="Embed" ProgID="Equation.DSMT4" ShapeID="_x0000_i1484" DrawAspect="Content" ObjectID="_1852641381" r:id="rId902"/>
        </w:object>
      </w:r>
    </w:p>
    <w:p w14:paraId="069ED3E0" w14:textId="4E1352EA" w:rsidR="00DC765A" w:rsidRPr="00B1482F" w:rsidRDefault="00EE1D29" w:rsidP="00655694">
      <w:pPr>
        <w:ind w:firstLine="480"/>
        <w:rPr>
          <w:color w:val="7030A0"/>
        </w:rPr>
      </w:pPr>
      <w:r w:rsidRPr="00B1482F">
        <w:rPr>
          <w:color w:val="7030A0"/>
        </w:rPr>
        <w:t>式中，</w:t>
      </w:r>
      <w:r w:rsidRPr="00B1482F">
        <w:rPr>
          <w:color w:val="7030A0"/>
          <w:position w:val="-14"/>
        </w:rPr>
        <w:object w:dxaOrig="940" w:dyaOrig="400" w14:anchorId="45EFCFE3">
          <v:shape id="_x0000_i1485" type="#_x0000_t75" style="width:47.6pt;height:20.15pt" o:ole="">
            <v:imagedata r:id="rId903" o:title=""/>
          </v:shape>
          <o:OLEObject Type="Embed" ProgID="Equation.DSMT4" ShapeID="_x0000_i1485" DrawAspect="Content" ObjectID="_1852641382" r:id="rId904"/>
        </w:object>
      </w:r>
      <w:r w:rsidRPr="00B1482F">
        <w:rPr>
          <w:color w:val="7030A0"/>
        </w:rPr>
        <w:t>为压缩空气储能在整个调度周期内的变动运行维护成本；</w:t>
      </w:r>
      <w:r w:rsidRPr="00B1482F">
        <w:rPr>
          <w:color w:val="7030A0"/>
          <w:position w:val="-14"/>
        </w:rPr>
        <w:object w:dxaOrig="700" w:dyaOrig="400" w14:anchorId="6A894036">
          <v:shape id="_x0000_i1486" type="#_x0000_t75" style="width:35.4pt;height:20.15pt" o:ole="">
            <v:imagedata r:id="rId905" o:title=""/>
          </v:shape>
          <o:OLEObject Type="Embed" ProgID="Equation.DSMT4" ShapeID="_x0000_i1486" DrawAspect="Content" ObjectID="_1852641383" r:id="rId906"/>
        </w:object>
      </w:r>
      <w:r w:rsidRPr="00B1482F">
        <w:rPr>
          <w:color w:val="7030A0"/>
        </w:rPr>
        <w:t>为时段</w:t>
      </w:r>
      <w:r w:rsidRPr="00B1482F">
        <w:rPr>
          <w:color w:val="7030A0"/>
          <w:position w:val="-6"/>
        </w:rPr>
        <w:object w:dxaOrig="180" w:dyaOrig="240" w14:anchorId="3AC1DEDB">
          <v:shape id="_x0000_i1487" type="#_x0000_t75" style="width:9.15pt;height:12.2pt" o:ole="">
            <v:imagedata r:id="rId907" o:title=""/>
          </v:shape>
          <o:OLEObject Type="Embed" ProgID="Equation.DSMT4" ShapeID="_x0000_i1487" DrawAspect="Content" ObjectID="_1852641384" r:id="rId908"/>
        </w:object>
      </w:r>
      <w:r w:rsidRPr="00B1482F">
        <w:rPr>
          <w:color w:val="7030A0"/>
        </w:rPr>
        <w:t>压缩机消耗的充电功率；</w:t>
      </w:r>
      <w:r w:rsidRPr="00B1482F">
        <w:rPr>
          <w:color w:val="7030A0"/>
          <w:position w:val="-14"/>
        </w:rPr>
        <w:object w:dxaOrig="720" w:dyaOrig="400" w14:anchorId="24840C2F">
          <v:shape id="_x0000_i1488" type="#_x0000_t75" style="width:36pt;height:20.15pt" o:ole="">
            <v:imagedata r:id="rId909" o:title=""/>
          </v:shape>
          <o:OLEObject Type="Embed" ProgID="Equation.DSMT4" ShapeID="_x0000_i1488" DrawAspect="Content" ObjectID="_1852641385" r:id="rId910"/>
        </w:object>
      </w:r>
      <w:r w:rsidRPr="00B1482F">
        <w:rPr>
          <w:color w:val="7030A0"/>
        </w:rPr>
        <w:t>为时段</w:t>
      </w:r>
      <w:r w:rsidRPr="00B1482F">
        <w:rPr>
          <w:color w:val="7030A0"/>
        </w:rPr>
        <w:t>t</w:t>
      </w:r>
      <w:r w:rsidRPr="00B1482F">
        <w:rPr>
          <w:color w:val="7030A0"/>
        </w:rPr>
        <w:t>膨胀机带动发电机产生的放电功率；</w:t>
      </w:r>
      <w:r w:rsidR="00BB4CC1" w:rsidRPr="00B1482F">
        <w:rPr>
          <w:color w:val="7030A0"/>
          <w:position w:val="-14"/>
        </w:rPr>
        <w:object w:dxaOrig="639" w:dyaOrig="400" w14:anchorId="5816B450">
          <v:shape id="_x0000_i1489" type="#_x0000_t75" style="width:31.75pt;height:20.15pt" o:ole="">
            <v:imagedata r:id="rId911" o:title=""/>
          </v:shape>
          <o:OLEObject Type="Embed" ProgID="Equation.DSMT4" ShapeID="_x0000_i1489" DrawAspect="Content" ObjectID="_1852641386" r:id="rId912"/>
        </w:object>
      </w:r>
      <w:r w:rsidRPr="00B1482F">
        <w:rPr>
          <w:color w:val="7030A0"/>
        </w:rPr>
        <w:t>为单位充电电量对应的压缩机及辅助设备变动运维成本；</w:t>
      </w:r>
      <w:r w:rsidR="00BB4CC1" w:rsidRPr="00B1482F">
        <w:rPr>
          <w:color w:val="7030A0"/>
          <w:position w:val="-14"/>
        </w:rPr>
        <w:object w:dxaOrig="660" w:dyaOrig="400" w14:anchorId="53936CF2">
          <v:shape id="_x0000_i1490" type="#_x0000_t75" style="width:33.55pt;height:20.15pt" o:ole="">
            <v:imagedata r:id="rId913" o:title=""/>
          </v:shape>
          <o:OLEObject Type="Embed" ProgID="Equation.DSMT4" ShapeID="_x0000_i1490" DrawAspect="Content" ObjectID="_1852641387" r:id="rId914"/>
        </w:object>
      </w:r>
      <w:r w:rsidRPr="00B1482F">
        <w:rPr>
          <w:color w:val="7030A0"/>
        </w:rPr>
        <w:t>为单位放电电量对应的膨胀机、发电机及辅助设备变动运维成本。</w:t>
      </w:r>
      <w:commentRangeEnd w:id="17"/>
      <w:r w:rsidR="005F61F3" w:rsidRPr="00B1482F">
        <w:rPr>
          <w:rStyle w:val="ab"/>
          <w:color w:val="7030A0"/>
          <w:sz w:val="24"/>
          <w:szCs w:val="24"/>
        </w:rPr>
        <w:commentReference w:id="17"/>
      </w:r>
    </w:p>
    <w:p w14:paraId="011ADD26" w14:textId="77777777" w:rsidR="00BB4CC1" w:rsidRPr="00B1482F" w:rsidRDefault="00BB4CC1" w:rsidP="00BB4CC1">
      <w:pPr>
        <w:ind w:firstLine="480"/>
        <w:rPr>
          <w:color w:val="7030A0"/>
        </w:rPr>
      </w:pPr>
      <w:r w:rsidRPr="00B1482F">
        <w:rPr>
          <w:rFonts w:hint="eastAsia"/>
          <w:color w:val="7030A0"/>
        </w:rPr>
        <w:t>（</w:t>
      </w:r>
      <w:r w:rsidRPr="00B1482F">
        <w:rPr>
          <w:rFonts w:hint="eastAsia"/>
          <w:color w:val="7030A0"/>
        </w:rPr>
        <w:t>3</w:t>
      </w:r>
      <w:r w:rsidRPr="00B1482F">
        <w:rPr>
          <w:rFonts w:hint="eastAsia"/>
          <w:color w:val="7030A0"/>
        </w:rPr>
        <w:t>）补燃燃料成本</w:t>
      </w:r>
    </w:p>
    <w:p w14:paraId="38419661" w14:textId="7EA2ABE1" w:rsidR="00DC765A" w:rsidRPr="00B1482F" w:rsidRDefault="00BB4CC1" w:rsidP="00BB4CC1">
      <w:pPr>
        <w:ind w:firstLine="480"/>
        <w:rPr>
          <w:color w:val="7030A0"/>
        </w:rPr>
      </w:pPr>
      <w:r w:rsidRPr="00B1482F">
        <w:rPr>
          <w:rFonts w:hint="eastAsia"/>
          <w:color w:val="7030A0"/>
        </w:rPr>
        <w:t>对于补燃式压缩空气储能，放电过程中需要燃烧天然气等燃料，因此：</w:t>
      </w:r>
    </w:p>
    <w:p w14:paraId="05FFED4B" w14:textId="0ED1F1E5" w:rsidR="00DC765A" w:rsidRPr="00B1482F" w:rsidRDefault="00BB4CC1" w:rsidP="00BB4CC1">
      <w:pPr>
        <w:ind w:firstLine="480"/>
        <w:jc w:val="center"/>
        <w:rPr>
          <w:color w:val="7030A0"/>
        </w:rPr>
      </w:pPr>
      <w:r w:rsidRPr="00B1482F">
        <w:rPr>
          <w:color w:val="7030A0"/>
          <w:position w:val="-28"/>
        </w:rPr>
        <w:object w:dxaOrig="3120" w:dyaOrig="540" w14:anchorId="73BB9143">
          <v:shape id="_x0000_i1491" type="#_x0000_t75" style="width:156.2pt;height:27.45pt" o:ole="">
            <v:imagedata r:id="rId915" o:title=""/>
          </v:shape>
          <o:OLEObject Type="Embed" ProgID="Equation.DSMT4" ShapeID="_x0000_i1491" DrawAspect="Content" ObjectID="_1852641388" r:id="rId916"/>
        </w:object>
      </w:r>
    </w:p>
    <w:p w14:paraId="05255A72" w14:textId="5A7B975A" w:rsidR="00BB4CC1" w:rsidRPr="00B1482F" w:rsidRDefault="00BB4CC1" w:rsidP="00655694">
      <w:pPr>
        <w:ind w:firstLine="480"/>
        <w:rPr>
          <w:color w:val="7030A0"/>
        </w:rPr>
      </w:pPr>
      <w:r w:rsidRPr="00B1482F">
        <w:rPr>
          <w:color w:val="7030A0"/>
        </w:rPr>
        <w:t>式中，</w:t>
      </w:r>
      <w:r w:rsidRPr="00B1482F">
        <w:rPr>
          <w:color w:val="7030A0"/>
          <w:position w:val="-14"/>
        </w:rPr>
        <w:object w:dxaOrig="880" w:dyaOrig="400" w14:anchorId="4854AB2F">
          <v:shape id="_x0000_i1492" type="#_x0000_t75" style="width:43.95pt;height:20.15pt" o:ole="">
            <v:imagedata r:id="rId917" o:title=""/>
          </v:shape>
          <o:OLEObject Type="Embed" ProgID="Equation.DSMT4" ShapeID="_x0000_i1492" DrawAspect="Content" ObjectID="_1852641389" r:id="rId918"/>
        </w:object>
      </w:r>
      <w:r w:rsidRPr="00B1482F">
        <w:rPr>
          <w:color w:val="7030A0"/>
        </w:rPr>
        <w:t>为补燃式压缩空气储能燃料成本；</w:t>
      </w:r>
      <w:r w:rsidRPr="00B1482F">
        <w:rPr>
          <w:color w:val="7030A0"/>
        </w:rPr>
        <w:t xml:space="preserve"> </w:t>
      </w:r>
      <w:r w:rsidRPr="00B1482F">
        <w:rPr>
          <w:color w:val="7030A0"/>
          <w:position w:val="-6"/>
        </w:rPr>
        <w:object w:dxaOrig="400" w:dyaOrig="320" w14:anchorId="6293D21C">
          <v:shape id="_x0000_i1493" type="#_x0000_t75" style="width:20.15pt;height:15.85pt" o:ole="">
            <v:imagedata r:id="rId919" o:title=""/>
          </v:shape>
          <o:OLEObject Type="Embed" ProgID="Equation.DSMT4" ShapeID="_x0000_i1493" DrawAspect="Content" ObjectID="_1852641390" r:id="rId920"/>
        </w:object>
      </w:r>
      <w:r w:rsidRPr="00B1482F">
        <w:rPr>
          <w:color w:val="7030A0"/>
        </w:rPr>
        <w:t>为天然气单位燃料价格；</w:t>
      </w:r>
      <w:r w:rsidRPr="00B1482F">
        <w:rPr>
          <w:color w:val="7030A0"/>
          <w:position w:val="-14"/>
        </w:rPr>
        <w:object w:dxaOrig="560" w:dyaOrig="400" w14:anchorId="2306C6C6">
          <v:shape id="_x0000_i1494" type="#_x0000_t75" style="width:28.05pt;height:20.15pt" o:ole="">
            <v:imagedata r:id="rId921" o:title=""/>
          </v:shape>
          <o:OLEObject Type="Embed" ProgID="Equation.DSMT4" ShapeID="_x0000_i1494" DrawAspect="Content" ObjectID="_1852641391" r:id="rId922"/>
        </w:object>
      </w:r>
      <w:r w:rsidRPr="00B1482F">
        <w:rPr>
          <w:color w:val="7030A0"/>
        </w:rPr>
        <w:t>为单位放电电量对应的天然气消耗量，也可理解为压缩空气储能单位发电量的燃气消耗系数；</w:t>
      </w:r>
      <w:r w:rsidRPr="00B1482F">
        <w:rPr>
          <w:color w:val="7030A0"/>
          <w:position w:val="-14"/>
        </w:rPr>
        <w:object w:dxaOrig="960" w:dyaOrig="400" w14:anchorId="34392483">
          <v:shape id="_x0000_i1495" type="#_x0000_t75" style="width:48.2pt;height:20.15pt" o:ole="">
            <v:imagedata r:id="rId923" o:title=""/>
          </v:shape>
          <o:OLEObject Type="Embed" ProgID="Equation.DSMT4" ShapeID="_x0000_i1495" DrawAspect="Content" ObjectID="_1852641392" r:id="rId924"/>
        </w:object>
      </w:r>
      <w:r w:rsidRPr="00B1482F">
        <w:rPr>
          <w:color w:val="7030A0"/>
        </w:rPr>
        <w:t>为时段</w:t>
      </w:r>
      <w:r w:rsidRPr="00B1482F">
        <w:rPr>
          <w:color w:val="7030A0"/>
        </w:rPr>
        <w:t>t</w:t>
      </w:r>
      <w:r w:rsidRPr="00B1482F">
        <w:rPr>
          <w:color w:val="7030A0"/>
        </w:rPr>
        <w:t>的放电电量。</w:t>
      </w:r>
    </w:p>
    <w:p w14:paraId="268456D6" w14:textId="281F9E32" w:rsidR="00BB4CC1" w:rsidRPr="00B1482F" w:rsidRDefault="00E841E7" w:rsidP="00655694">
      <w:pPr>
        <w:ind w:firstLine="480"/>
        <w:rPr>
          <w:color w:val="7030A0"/>
        </w:rPr>
      </w:pPr>
      <w:r w:rsidRPr="00B1482F">
        <w:rPr>
          <w:color w:val="7030A0"/>
        </w:rPr>
        <w:t>若采用不需要外部燃料的先进绝热压缩空气储能，则：</w:t>
      </w:r>
    </w:p>
    <w:p w14:paraId="2DC6C2E5" w14:textId="063304FE" w:rsidR="00E841E7" w:rsidRPr="00B1482F" w:rsidRDefault="002D38F9" w:rsidP="002D38F9">
      <w:pPr>
        <w:ind w:firstLine="480"/>
        <w:jc w:val="center"/>
        <w:rPr>
          <w:color w:val="7030A0"/>
        </w:rPr>
      </w:pPr>
      <w:r w:rsidRPr="00B1482F">
        <w:rPr>
          <w:color w:val="7030A0"/>
          <w:position w:val="-14"/>
        </w:rPr>
        <w:object w:dxaOrig="1260" w:dyaOrig="400" w14:anchorId="5662E765">
          <v:shape id="_x0000_i1496" type="#_x0000_t75" style="width:63.45pt;height:20.15pt" o:ole="">
            <v:imagedata r:id="rId925" o:title=""/>
          </v:shape>
          <o:OLEObject Type="Embed" ProgID="Equation.DSMT4" ShapeID="_x0000_i1496" DrawAspect="Content" ObjectID="_1852641393" r:id="rId926"/>
        </w:object>
      </w:r>
    </w:p>
    <w:p w14:paraId="6CA1C112" w14:textId="77777777" w:rsidR="002D38F9" w:rsidRPr="00B1482F" w:rsidRDefault="002D38F9" w:rsidP="002D38F9">
      <w:pPr>
        <w:ind w:firstLine="480"/>
        <w:rPr>
          <w:color w:val="7030A0"/>
        </w:rPr>
      </w:pPr>
      <w:r w:rsidRPr="00B1482F">
        <w:rPr>
          <w:rFonts w:hint="eastAsia"/>
          <w:color w:val="7030A0"/>
        </w:rPr>
        <w:t>（</w:t>
      </w:r>
      <w:r w:rsidRPr="00B1482F">
        <w:rPr>
          <w:rFonts w:hint="eastAsia"/>
          <w:color w:val="7030A0"/>
        </w:rPr>
        <w:t>4</w:t>
      </w:r>
      <w:r w:rsidRPr="00B1482F">
        <w:rPr>
          <w:rFonts w:hint="eastAsia"/>
          <w:color w:val="7030A0"/>
        </w:rPr>
        <w:t>）总运行成本</w:t>
      </w:r>
    </w:p>
    <w:p w14:paraId="3CE21729" w14:textId="1478CAA6" w:rsidR="00BB4CC1" w:rsidRPr="00B1482F" w:rsidRDefault="002D38F9" w:rsidP="002D38F9">
      <w:pPr>
        <w:ind w:firstLine="480"/>
        <w:rPr>
          <w:color w:val="7030A0"/>
        </w:rPr>
      </w:pPr>
      <w:r w:rsidRPr="00B1482F">
        <w:rPr>
          <w:rFonts w:hint="eastAsia"/>
          <w:color w:val="7030A0"/>
        </w:rPr>
        <w:t>对于补燃式压缩空气储能：</w:t>
      </w:r>
    </w:p>
    <w:p w14:paraId="234DFDF7" w14:textId="5673D77D" w:rsidR="00BB4CC1" w:rsidRPr="00B1482F" w:rsidRDefault="002D38F9" w:rsidP="002D38F9">
      <w:pPr>
        <w:ind w:firstLine="480"/>
        <w:jc w:val="center"/>
        <w:rPr>
          <w:color w:val="7030A0"/>
        </w:rPr>
      </w:pPr>
      <w:r w:rsidRPr="00B1482F">
        <w:rPr>
          <w:color w:val="7030A0"/>
          <w:position w:val="-36"/>
        </w:rPr>
        <w:object w:dxaOrig="5420" w:dyaOrig="639" w14:anchorId="7A42AA3A">
          <v:shape id="_x0000_i1497" type="#_x0000_t75" style="width:271.55pt;height:31.75pt" o:ole="">
            <v:imagedata r:id="rId927" o:title=""/>
          </v:shape>
          <o:OLEObject Type="Embed" ProgID="Equation.DSMT4" ShapeID="_x0000_i1497" DrawAspect="Content" ObjectID="_1852641394" r:id="rId928"/>
        </w:object>
      </w:r>
    </w:p>
    <w:p w14:paraId="6D023B09" w14:textId="0D2D252B" w:rsidR="00BB4CC1" w:rsidRPr="00B1482F" w:rsidRDefault="002D38F9" w:rsidP="00655694">
      <w:pPr>
        <w:ind w:firstLine="480"/>
        <w:rPr>
          <w:color w:val="7030A0"/>
        </w:rPr>
      </w:pPr>
      <w:r w:rsidRPr="00B1482F">
        <w:rPr>
          <w:color w:val="7030A0"/>
        </w:rPr>
        <w:t>式中，</w:t>
      </w:r>
      <w:r w:rsidRPr="00B1482F">
        <w:rPr>
          <w:color w:val="7030A0"/>
          <w:position w:val="-12"/>
        </w:rPr>
        <w:object w:dxaOrig="600" w:dyaOrig="380" w14:anchorId="78CC2EC4">
          <v:shape id="_x0000_i1498" type="#_x0000_t75" style="width:29.9pt;height:19.55pt" o:ole="">
            <v:imagedata r:id="rId929" o:title=""/>
          </v:shape>
          <o:OLEObject Type="Embed" ProgID="Equation.DSMT4" ShapeID="_x0000_i1498" DrawAspect="Content" ObjectID="_1852641395" r:id="rId930"/>
        </w:object>
      </w:r>
      <w:r w:rsidRPr="00B1482F">
        <w:rPr>
          <w:color w:val="7030A0"/>
        </w:rPr>
        <w:t>为大区</w:t>
      </w:r>
      <w:r w:rsidRPr="00B1482F">
        <w:rPr>
          <w:color w:val="7030A0"/>
        </w:rPr>
        <w:t>a</w:t>
      </w:r>
      <w:r w:rsidRPr="00B1482F">
        <w:rPr>
          <w:color w:val="7030A0"/>
        </w:rPr>
        <w:t>内压缩空气储能总运行成本；</w:t>
      </w:r>
      <w:r w:rsidR="003210D0" w:rsidRPr="00B1482F">
        <w:rPr>
          <w:color w:val="7030A0"/>
          <w:position w:val="-14"/>
        </w:rPr>
        <w:object w:dxaOrig="600" w:dyaOrig="400" w14:anchorId="0635407F">
          <v:shape id="_x0000_i1499" type="#_x0000_t75" style="width:29.9pt;height:20.15pt" o:ole="">
            <v:imagedata r:id="rId931" o:title=""/>
          </v:shape>
          <o:OLEObject Type="Embed" ProgID="Equation.DSMT4" ShapeID="_x0000_i1499" DrawAspect="Content" ObjectID="_1852641396" r:id="rId932"/>
        </w:object>
      </w:r>
      <w:r w:rsidRPr="00B1482F">
        <w:rPr>
          <w:color w:val="7030A0"/>
        </w:rPr>
        <w:t>为分区</w:t>
      </w:r>
      <w:r w:rsidRPr="00B1482F">
        <w:rPr>
          <w:color w:val="7030A0"/>
        </w:rPr>
        <w:t>r</w:t>
      </w:r>
      <w:r w:rsidRPr="00B1482F">
        <w:rPr>
          <w:color w:val="7030A0"/>
        </w:rPr>
        <w:t>内压缩空气储能设备集合。</w:t>
      </w:r>
    </w:p>
    <w:p w14:paraId="714F1F35" w14:textId="7E2A3360" w:rsidR="002D38F9" w:rsidRPr="00B1482F" w:rsidRDefault="00B1482F" w:rsidP="00655694">
      <w:pPr>
        <w:ind w:firstLine="480"/>
        <w:rPr>
          <w:color w:val="7030A0"/>
        </w:rPr>
      </w:pPr>
      <w:r w:rsidRPr="00B1482F">
        <w:rPr>
          <w:color w:val="7030A0"/>
        </w:rPr>
        <w:t>对于先进绝热压缩空气储能，可简化为：</w:t>
      </w:r>
    </w:p>
    <w:p w14:paraId="0D96B44B" w14:textId="59B4A5F9" w:rsidR="002D38F9" w:rsidRPr="00B1482F" w:rsidRDefault="00B1482F" w:rsidP="00B1482F">
      <w:pPr>
        <w:ind w:firstLine="480"/>
        <w:jc w:val="center"/>
        <w:rPr>
          <w:color w:val="7030A0"/>
        </w:rPr>
      </w:pPr>
      <w:r w:rsidRPr="00B1482F">
        <w:rPr>
          <w:color w:val="7030A0"/>
          <w:position w:val="-36"/>
        </w:rPr>
        <w:object w:dxaOrig="4380" w:dyaOrig="639" w14:anchorId="51B49957">
          <v:shape id="_x0000_i1500" type="#_x0000_t75" style="width:219.05pt;height:31.75pt" o:ole="">
            <v:imagedata r:id="rId933" o:title=""/>
          </v:shape>
          <o:OLEObject Type="Embed" ProgID="Equation.DSMT4" ShapeID="_x0000_i1500" DrawAspect="Content" ObjectID="_1852641397" r:id="rId934"/>
        </w:object>
      </w:r>
    </w:p>
    <w:p w14:paraId="15F51067" w14:textId="77777777" w:rsidR="00914B8A" w:rsidRPr="00E244B2" w:rsidRDefault="00000000">
      <w:pPr>
        <w:pStyle w:val="3"/>
        <w:spacing w:before="156" w:after="156"/>
        <w:rPr>
          <w:rFonts w:hint="default"/>
          <w:color w:val="000000" w:themeColor="text1"/>
        </w:rPr>
      </w:pPr>
      <w:r w:rsidRPr="00E244B2">
        <w:rPr>
          <w:rFonts w:hint="default"/>
          <w:color w:val="000000" w:themeColor="text1"/>
        </w:rPr>
        <w:t>抽水蓄能运行模型</w:t>
      </w:r>
    </w:p>
    <w:p w14:paraId="13E57324" w14:textId="77777777" w:rsidR="00944C64" w:rsidRPr="00E244B2" w:rsidRDefault="00944C64" w:rsidP="00944C64">
      <w:pPr>
        <w:ind w:firstLine="482"/>
        <w:rPr>
          <w:b/>
          <w:bCs/>
          <w:color w:val="000000" w:themeColor="text1"/>
        </w:rPr>
      </w:pPr>
      <w:r w:rsidRPr="00E244B2">
        <w:rPr>
          <w:b/>
          <w:bCs/>
          <w:color w:val="000000" w:themeColor="text1"/>
        </w:rPr>
        <w:t>一、物理过程</w:t>
      </w:r>
    </w:p>
    <w:p w14:paraId="647EDA4F" w14:textId="77777777" w:rsidR="00944C64" w:rsidRPr="00E244B2" w:rsidRDefault="00944C64" w:rsidP="00944C64">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）通过电能驱动水泵，将下水库中的水抽到上水库，实现电能向水能转化；</w:t>
      </w:r>
    </w:p>
    <w:p w14:paraId="7189E54F" w14:textId="77777777" w:rsidR="00944C64" w:rsidRPr="00E244B2" w:rsidRDefault="00944C64" w:rsidP="00944C64">
      <w:pPr>
        <w:ind w:firstLine="480"/>
        <w:rPr>
          <w:color w:val="000000" w:themeColor="text1"/>
        </w:rPr>
      </w:pPr>
      <w:r w:rsidRPr="00E244B2">
        <w:rPr>
          <w:color w:val="000000" w:themeColor="text1"/>
        </w:rPr>
        <w:t>（</w:t>
      </w:r>
      <w:r w:rsidRPr="00E244B2">
        <w:rPr>
          <w:color w:val="000000" w:themeColor="text1"/>
        </w:rPr>
        <w:t>2</w:t>
      </w:r>
      <w:r w:rsidRPr="00E244B2">
        <w:rPr>
          <w:color w:val="000000" w:themeColor="text1"/>
        </w:rPr>
        <w:t>）释放上水库水能推动水轮机旋转，将水能转化为机械能；</w:t>
      </w:r>
    </w:p>
    <w:p w14:paraId="522EF505" w14:textId="77777777" w:rsidR="00944C64" w:rsidRPr="00E244B2" w:rsidRDefault="00944C64" w:rsidP="00944C64">
      <w:pPr>
        <w:ind w:firstLine="480"/>
        <w:rPr>
          <w:color w:val="000000" w:themeColor="text1"/>
        </w:rPr>
      </w:pPr>
      <w:r w:rsidRPr="00E244B2">
        <w:rPr>
          <w:color w:val="000000" w:themeColor="text1"/>
        </w:rPr>
        <w:t>（</w:t>
      </w:r>
      <w:r w:rsidRPr="00E244B2">
        <w:rPr>
          <w:color w:val="000000" w:themeColor="text1"/>
        </w:rPr>
        <w:t>3</w:t>
      </w:r>
      <w:r w:rsidRPr="00E244B2">
        <w:rPr>
          <w:color w:val="000000" w:themeColor="text1"/>
        </w:rPr>
        <w:t>）水轮机驱动发电机旋转，将机械能转换为电能。</w:t>
      </w:r>
    </w:p>
    <w:p w14:paraId="6E7A9B41" w14:textId="58793300" w:rsidR="00944C64" w:rsidRPr="00E244B2" w:rsidRDefault="00944C64" w:rsidP="00944C64">
      <w:pPr>
        <w:ind w:firstLine="480"/>
        <w:rPr>
          <w:color w:val="000000" w:themeColor="text1"/>
        </w:rPr>
      </w:pPr>
      <w:r w:rsidRPr="00E244B2">
        <w:rPr>
          <w:color w:val="000000" w:themeColor="text1"/>
        </w:rPr>
        <w:t>在大区域统一优化框架下，设</w:t>
      </w:r>
      <w:r w:rsidRPr="00E244B2">
        <w:rPr>
          <w:bCs/>
          <w:color w:val="000000" w:themeColor="text1"/>
          <w:position w:val="-6"/>
        </w:rPr>
        <w:object w:dxaOrig="182" w:dyaOrig="200" w14:anchorId="78966B19">
          <v:shape id="_x0000_i1501" type="#_x0000_t75" alt="" style="width:8.55pt;height:10.35pt" o:ole="">
            <v:imagedata r:id="rId935" o:title=""/>
          </v:shape>
          <o:OLEObject Type="Embed" ProgID="Equation.DSMT4" ShapeID="_x0000_i1501" DrawAspect="Content" ObjectID="_1852641398" r:id="rId936"/>
        </w:object>
      </w:r>
      <w:r w:rsidRPr="00E244B2">
        <w:rPr>
          <w:color w:val="000000" w:themeColor="text1"/>
        </w:rPr>
        <w:t>为研究的大区域，</w:t>
      </w:r>
      <w:r w:rsidRPr="00E244B2">
        <w:rPr>
          <w:bCs/>
          <w:color w:val="000000" w:themeColor="text1"/>
          <w:position w:val="-10"/>
        </w:rPr>
        <w:object w:dxaOrig="668" w:dyaOrig="340" w14:anchorId="3D97858F">
          <v:shape id="_x0000_i1502" type="#_x0000_t75" alt="" style="width:33.55pt;height:16.45pt" o:ole="">
            <v:imagedata r:id="rId937" o:title=""/>
          </v:shape>
          <o:OLEObject Type="Embed" ProgID="Equation.DSMT4" ShapeID="_x0000_i1502" DrawAspect="Content" ObjectID="_1852641399" r:id="rId938"/>
        </w:object>
      </w:r>
      <w:r w:rsidRPr="00E244B2">
        <w:rPr>
          <w:color w:val="000000" w:themeColor="text1"/>
        </w:rPr>
        <w:t>为大区域</w:t>
      </w:r>
      <w:r w:rsidRPr="00E244B2">
        <w:rPr>
          <w:bCs/>
          <w:color w:val="000000" w:themeColor="text1"/>
          <w:position w:val="-6"/>
        </w:rPr>
        <w:object w:dxaOrig="182" w:dyaOrig="200" w14:anchorId="78EB92F1">
          <v:shape id="_x0000_i1503" type="#_x0000_t75" style="width:8.55pt;height:10.35pt" o:ole="">
            <v:imagedata r:id="rId935" o:title=""/>
          </v:shape>
          <o:OLEObject Type="Embed" ProgID="Equation.DSMT4" ShapeID="_x0000_i1503" DrawAspect="Content" ObjectID="_1852641400" r:id="rId939"/>
        </w:object>
      </w:r>
      <w:r w:rsidRPr="00E244B2">
        <w:rPr>
          <w:color w:val="000000" w:themeColor="text1"/>
        </w:rPr>
        <w:t>内的省份，</w:t>
      </w:r>
      <w:r w:rsidRPr="00E244B2">
        <w:rPr>
          <w:bCs/>
          <w:color w:val="000000" w:themeColor="text1"/>
          <w:position w:val="-14"/>
        </w:rPr>
        <w:object w:dxaOrig="627" w:dyaOrig="380" w14:anchorId="00711925">
          <v:shape id="_x0000_i1504" type="#_x0000_t75" alt="" style="width:31.1pt;height:20.15pt" o:ole="">
            <v:imagedata r:id="rId940" o:title=""/>
          </v:shape>
          <o:OLEObject Type="Embed" ProgID="Equation.DSMT4" ShapeID="_x0000_i1504" DrawAspect="Content" ObjectID="_1852641401" r:id="rId941"/>
        </w:object>
      </w:r>
      <w:r w:rsidRPr="00E244B2">
        <w:rPr>
          <w:color w:val="000000" w:themeColor="text1"/>
        </w:rPr>
        <w:t>为</w:t>
      </w:r>
      <w:r w:rsidR="00D327FA" w:rsidRPr="00E244B2">
        <w:rPr>
          <w:rFonts w:hint="eastAsia"/>
          <w:color w:val="000000" w:themeColor="text1"/>
        </w:rPr>
        <w:t xml:space="preserve"> </w:t>
      </w:r>
      <w:r w:rsidRPr="00E244B2">
        <w:rPr>
          <w:color w:val="000000" w:themeColor="text1"/>
        </w:rPr>
        <w:t>省份</w:t>
      </w:r>
      <w:r w:rsidRPr="00E244B2">
        <w:rPr>
          <w:bCs/>
          <w:color w:val="000000" w:themeColor="text1"/>
          <w:position w:val="-10"/>
        </w:rPr>
        <w:object w:dxaOrig="223" w:dyaOrig="240" w14:anchorId="0DDE6202">
          <v:shape id="_x0000_i1505" type="#_x0000_t75" alt="" style="width:10.35pt;height:10.35pt" o:ole="">
            <v:imagedata r:id="rId942" o:title=""/>
          </v:shape>
          <o:OLEObject Type="Embed" ProgID="Equation.DSMT4" ShapeID="_x0000_i1505" DrawAspect="Content" ObjectID="_1852641402" r:id="rId943"/>
        </w:object>
      </w:r>
      <w:r w:rsidRPr="00E244B2">
        <w:rPr>
          <w:color w:val="000000" w:themeColor="text1"/>
        </w:rPr>
        <w:t>内的供需平衡分区，</w:t>
      </w:r>
      <w:r w:rsidRPr="00E244B2">
        <w:rPr>
          <w:bCs/>
          <w:color w:val="000000" w:themeColor="text1"/>
          <w:position w:val="-14"/>
        </w:rPr>
        <w:object w:dxaOrig="690" w:dyaOrig="380" w14:anchorId="276297BC">
          <v:shape id="_x0000_i1506" type="#_x0000_t75" alt="" style="width:35.4pt;height:20.15pt" o:ole="">
            <v:imagedata r:id="rId944" o:title=""/>
          </v:shape>
          <o:OLEObject Type="Embed" ProgID="Equation.DSMT4" ShapeID="_x0000_i1506" DrawAspect="Content" ObjectID="_1852641403" r:id="rId945"/>
        </w:object>
      </w:r>
      <w:r w:rsidRPr="00E244B2">
        <w:rPr>
          <w:color w:val="000000" w:themeColor="text1"/>
        </w:rPr>
        <w:t>为省份</w:t>
      </w:r>
      <w:r w:rsidRPr="00E244B2">
        <w:rPr>
          <w:bCs/>
          <w:color w:val="000000" w:themeColor="text1"/>
          <w:position w:val="-10"/>
        </w:rPr>
        <w:object w:dxaOrig="223" w:dyaOrig="240" w14:anchorId="0C63BE56">
          <v:shape id="_x0000_i1507" type="#_x0000_t75" style="width:10.35pt;height:10.35pt" o:ole="">
            <v:imagedata r:id="rId942" o:title=""/>
          </v:shape>
          <o:OLEObject Type="Embed" ProgID="Equation.DSMT4" ShapeID="_x0000_i1507" DrawAspect="Content" ObjectID="_1852641404" r:id="rId946"/>
        </w:object>
      </w:r>
      <w:r w:rsidRPr="00E244B2">
        <w:rPr>
          <w:color w:val="000000" w:themeColor="text1"/>
        </w:rPr>
        <w:t>的分区</w:t>
      </w:r>
      <w:r w:rsidRPr="00E244B2">
        <w:rPr>
          <w:bCs/>
          <w:color w:val="000000" w:themeColor="text1"/>
          <w:position w:val="-4"/>
        </w:rPr>
        <w:object w:dxaOrig="183" w:dyaOrig="180" w14:anchorId="69899975">
          <v:shape id="_x0000_i1508" type="#_x0000_t75" style="width:9.15pt;height:7.95pt" o:ole="">
            <v:imagedata r:id="rId947" o:title=""/>
          </v:shape>
          <o:OLEObject Type="Embed" ProgID="Equation.DSMT4" ShapeID="_x0000_i1508" DrawAspect="Content" ObjectID="_1852641405" r:id="rId948"/>
        </w:object>
      </w:r>
      <w:r w:rsidRPr="00E244B2">
        <w:rPr>
          <w:color w:val="000000" w:themeColor="text1"/>
        </w:rPr>
        <w:t>内的抽水蓄能机组，</w:t>
      </w:r>
      <w:r w:rsidRPr="00E244B2">
        <w:rPr>
          <w:bCs/>
          <w:color w:val="000000" w:themeColor="text1"/>
          <w:position w:val="-6"/>
        </w:rPr>
        <w:object w:dxaOrig="488" w:dyaOrig="260" w14:anchorId="5ED10624">
          <v:shape id="_x0000_i1509" type="#_x0000_t75" alt="" style="width:22.6pt;height:13.4pt" o:ole="">
            <v:imagedata r:id="rId949" o:title=""/>
          </v:shape>
          <o:OLEObject Type="Embed" ProgID="Equation.DSMT4" ShapeID="_x0000_i1509" DrawAspect="Content" ObjectID="_1852641406" r:id="rId950"/>
        </w:object>
      </w:r>
      <w:r w:rsidRPr="00E244B2">
        <w:rPr>
          <w:color w:val="000000" w:themeColor="text1"/>
        </w:rPr>
        <w:t>为调度时段。</w:t>
      </w:r>
    </w:p>
    <w:p w14:paraId="3A975CB9" w14:textId="77777777" w:rsidR="006D3491" w:rsidRPr="00E244B2" w:rsidRDefault="006D3491" w:rsidP="006D3491">
      <w:pPr>
        <w:ind w:firstLine="482"/>
        <w:rPr>
          <w:b/>
          <w:bCs/>
          <w:color w:val="000000" w:themeColor="text1"/>
        </w:rPr>
      </w:pPr>
      <w:r w:rsidRPr="00E244B2">
        <w:rPr>
          <w:b/>
          <w:bCs/>
          <w:color w:val="000000" w:themeColor="text1"/>
        </w:rPr>
        <w:t>二、物理过程产生的约束</w:t>
      </w:r>
    </w:p>
    <w:p w14:paraId="502553D7" w14:textId="0D534804" w:rsidR="001202FF" w:rsidRPr="00E244B2" w:rsidRDefault="001202FF" w:rsidP="001202FF">
      <w:pPr>
        <w:ind w:firstLine="480"/>
        <w:rPr>
          <w:color w:val="000000" w:themeColor="text1"/>
        </w:rPr>
      </w:pPr>
      <w:r w:rsidRPr="00E244B2">
        <w:rPr>
          <w:color w:val="000000" w:themeColor="text1"/>
        </w:rPr>
        <w:t>抽水蓄能机组运行过程中主要受到发电功率、抽水功率、抽发状态互斥、计</w:t>
      </w:r>
      <w:r w:rsidRPr="00E244B2">
        <w:rPr>
          <w:color w:val="000000" w:themeColor="text1"/>
        </w:rPr>
        <w:lastRenderedPageBreak/>
        <w:t>划检修、水库能量状态以及分区运行方式等因素限制。</w:t>
      </w:r>
    </w:p>
    <w:p w14:paraId="214DA4FC" w14:textId="07943140" w:rsidR="00B04E0D" w:rsidRPr="00E244B2" w:rsidRDefault="00D72B63" w:rsidP="001202FF">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）计划检修状态约束</w:t>
      </w:r>
    </w:p>
    <w:p w14:paraId="528903A3" w14:textId="0A427F29" w:rsidR="00B04E0D" w:rsidRPr="00E244B2" w:rsidRDefault="00A50324" w:rsidP="001202FF">
      <w:pPr>
        <w:ind w:firstLine="480"/>
        <w:rPr>
          <w:color w:val="000000" w:themeColor="text1"/>
        </w:rPr>
      </w:pPr>
      <w:r w:rsidRPr="00E244B2">
        <w:rPr>
          <w:color w:val="000000" w:themeColor="text1"/>
        </w:rPr>
        <w:t>为描述抽水蓄能机组运行状态，定义：</w:t>
      </w:r>
    </w:p>
    <w:p w14:paraId="34833304" w14:textId="06C21E86" w:rsidR="00B04E0D" w:rsidRPr="00E244B2" w:rsidRDefault="00C9404C" w:rsidP="00C9404C">
      <w:pPr>
        <w:ind w:firstLine="480"/>
        <w:jc w:val="center"/>
        <w:rPr>
          <w:color w:val="000000" w:themeColor="text1"/>
        </w:rPr>
      </w:pPr>
      <w:r w:rsidRPr="00E244B2">
        <w:rPr>
          <w:color w:val="000000" w:themeColor="text1"/>
          <w:position w:val="-14"/>
        </w:rPr>
        <w:object w:dxaOrig="1280" w:dyaOrig="400" w14:anchorId="32E1DB50">
          <v:shape id="_x0000_i1510" type="#_x0000_t75" style="width:65.3pt;height:20.15pt" o:ole="">
            <v:imagedata r:id="rId951" o:title=""/>
          </v:shape>
          <o:OLEObject Type="Embed" ProgID="Equation.DSMT4" ShapeID="_x0000_i1510" DrawAspect="Content" ObjectID="_1852641407" r:id="rId952"/>
        </w:object>
      </w:r>
    </w:p>
    <w:p w14:paraId="0E951083" w14:textId="3E56F5DD" w:rsidR="00B04E0D" w:rsidRPr="00E244B2" w:rsidRDefault="00C9404C" w:rsidP="001202FF">
      <w:pPr>
        <w:ind w:firstLine="480"/>
        <w:rPr>
          <w:color w:val="000000" w:themeColor="text1"/>
        </w:rPr>
      </w:pPr>
      <w:r w:rsidRPr="00E244B2">
        <w:rPr>
          <w:color w:val="000000" w:themeColor="text1"/>
        </w:rPr>
        <w:t>为机组发电状态变量，其中</w:t>
      </w:r>
      <w:r w:rsidRPr="00E244B2">
        <w:rPr>
          <w:color w:val="000000" w:themeColor="text1"/>
          <w:position w:val="-14"/>
        </w:rPr>
        <w:object w:dxaOrig="920" w:dyaOrig="400" w14:anchorId="60EFC6C7">
          <v:shape id="_x0000_i1511" type="#_x0000_t75" style="width:44.55pt;height:20.15pt" o:ole="">
            <v:imagedata r:id="rId953" o:title=""/>
          </v:shape>
          <o:OLEObject Type="Embed" ProgID="Equation.DSMT4" ShapeID="_x0000_i1511" DrawAspect="Content" ObjectID="_1852641408" r:id="rId954"/>
        </w:object>
      </w:r>
      <w:r w:rsidRPr="00E244B2">
        <w:rPr>
          <w:color w:val="000000" w:themeColor="text1"/>
        </w:rPr>
        <w:t>表示机组处于发电状态；</w:t>
      </w:r>
    </w:p>
    <w:p w14:paraId="35426C73" w14:textId="5F40A6E3" w:rsidR="00B04E0D" w:rsidRPr="00E244B2" w:rsidRDefault="00C9404C" w:rsidP="00C9404C">
      <w:pPr>
        <w:ind w:firstLine="480"/>
        <w:jc w:val="center"/>
        <w:rPr>
          <w:color w:val="000000" w:themeColor="text1"/>
        </w:rPr>
      </w:pPr>
      <w:r w:rsidRPr="00E244B2">
        <w:rPr>
          <w:color w:val="000000" w:themeColor="text1"/>
          <w:position w:val="-14"/>
        </w:rPr>
        <w:object w:dxaOrig="1280" w:dyaOrig="400" w14:anchorId="3E6FC23E">
          <v:shape id="_x0000_i1512" type="#_x0000_t75" style="width:65.3pt;height:20.15pt" o:ole="">
            <v:imagedata r:id="rId955" o:title=""/>
          </v:shape>
          <o:OLEObject Type="Embed" ProgID="Equation.DSMT4" ShapeID="_x0000_i1512" DrawAspect="Content" ObjectID="_1852641409" r:id="rId956"/>
        </w:object>
      </w:r>
    </w:p>
    <w:p w14:paraId="57B492DE" w14:textId="276D1413" w:rsidR="00B04E0D" w:rsidRPr="00E244B2" w:rsidRDefault="006E5523" w:rsidP="001202FF">
      <w:pPr>
        <w:ind w:firstLine="480"/>
        <w:rPr>
          <w:color w:val="000000" w:themeColor="text1"/>
        </w:rPr>
      </w:pPr>
      <w:r w:rsidRPr="00E244B2">
        <w:rPr>
          <w:color w:val="000000" w:themeColor="text1"/>
        </w:rPr>
        <w:t>为机组抽水状态变量，其中</w:t>
      </w:r>
      <w:r w:rsidRPr="00E244B2">
        <w:rPr>
          <w:color w:val="000000" w:themeColor="text1"/>
          <w:position w:val="-14"/>
        </w:rPr>
        <w:object w:dxaOrig="920" w:dyaOrig="400" w14:anchorId="2B5FC834">
          <v:shape id="_x0000_i1513" type="#_x0000_t75" style="width:44.55pt;height:20.15pt" o:ole="">
            <v:imagedata r:id="rId957" o:title=""/>
          </v:shape>
          <o:OLEObject Type="Embed" ProgID="Equation.DSMT4" ShapeID="_x0000_i1513" DrawAspect="Content" ObjectID="_1852641410" r:id="rId958"/>
        </w:object>
      </w:r>
      <w:r w:rsidRPr="00E244B2">
        <w:rPr>
          <w:color w:val="000000" w:themeColor="text1"/>
        </w:rPr>
        <w:t>表示机组处于抽水状态。</w:t>
      </w:r>
    </w:p>
    <w:p w14:paraId="6F2146DB" w14:textId="0D6D5762" w:rsidR="00B04E0D" w:rsidRPr="00E244B2" w:rsidRDefault="006F4B54" w:rsidP="001202FF">
      <w:pPr>
        <w:ind w:firstLine="480"/>
        <w:rPr>
          <w:color w:val="000000" w:themeColor="text1"/>
        </w:rPr>
      </w:pPr>
      <w:r w:rsidRPr="00E244B2">
        <w:rPr>
          <w:color w:val="000000" w:themeColor="text1"/>
        </w:rPr>
        <w:t>进一步定义：</w:t>
      </w:r>
    </w:p>
    <w:p w14:paraId="3948A3B8" w14:textId="4F6D5246" w:rsidR="00F14E4E" w:rsidRPr="00E244B2" w:rsidRDefault="00AE3B0B" w:rsidP="00AE3B0B">
      <w:pPr>
        <w:ind w:firstLine="480"/>
        <w:jc w:val="center"/>
        <w:rPr>
          <w:color w:val="000000" w:themeColor="text1"/>
        </w:rPr>
      </w:pPr>
      <w:r w:rsidRPr="00E244B2">
        <w:rPr>
          <w:color w:val="000000" w:themeColor="text1"/>
          <w:position w:val="-14"/>
        </w:rPr>
        <w:object w:dxaOrig="1320" w:dyaOrig="400" w14:anchorId="01D01930">
          <v:shape id="_x0000_i1514" type="#_x0000_t75" style="width:65.3pt;height:20.15pt" o:ole="">
            <v:imagedata r:id="rId959" o:title=""/>
          </v:shape>
          <o:OLEObject Type="Embed" ProgID="Equation.DSMT4" ShapeID="_x0000_i1514" DrawAspect="Content" ObjectID="_1852641411" r:id="rId960"/>
        </w:object>
      </w:r>
    </w:p>
    <w:p w14:paraId="3045E1DC" w14:textId="6366F58F" w:rsidR="00F14E4E" w:rsidRPr="00E244B2" w:rsidRDefault="00AE3B0B" w:rsidP="001202FF">
      <w:pPr>
        <w:ind w:firstLine="480"/>
        <w:rPr>
          <w:color w:val="000000" w:themeColor="text1"/>
        </w:rPr>
      </w:pPr>
      <w:r w:rsidRPr="00E244B2">
        <w:rPr>
          <w:color w:val="000000" w:themeColor="text1"/>
        </w:rPr>
        <w:t>为抽水蓄能机组计划检修状态输入参数，其中</w:t>
      </w:r>
      <w:r w:rsidRPr="00E244B2">
        <w:rPr>
          <w:rFonts w:hint="eastAsia"/>
          <w:color w:val="000000" w:themeColor="text1"/>
        </w:rPr>
        <w:t>：</w:t>
      </w:r>
    </w:p>
    <w:p w14:paraId="66E31EEC" w14:textId="02A919F9" w:rsidR="00AE3B0B" w:rsidRPr="00E244B2" w:rsidRDefault="005528A6" w:rsidP="005528A6">
      <w:pPr>
        <w:ind w:firstLine="480"/>
        <w:jc w:val="center"/>
        <w:rPr>
          <w:color w:val="000000" w:themeColor="text1"/>
        </w:rPr>
      </w:pPr>
      <w:r w:rsidRPr="00E244B2">
        <w:rPr>
          <w:color w:val="000000" w:themeColor="text1"/>
          <w:position w:val="-32"/>
        </w:rPr>
        <w:object w:dxaOrig="4180" w:dyaOrig="760" w14:anchorId="0D3E02A2">
          <v:shape id="_x0000_i1515" type="#_x0000_t75" style="width:209.9pt;height:36.6pt" o:ole="">
            <v:imagedata r:id="rId961" o:title=""/>
          </v:shape>
          <o:OLEObject Type="Embed" ProgID="Equation.DSMT4" ShapeID="_x0000_i1515" DrawAspect="Content" ObjectID="_1852641412" r:id="rId962"/>
        </w:object>
      </w:r>
    </w:p>
    <w:p w14:paraId="22E416A1" w14:textId="22539B6C" w:rsidR="00F14E4E" w:rsidRPr="00E244B2" w:rsidRDefault="005528A6" w:rsidP="001202FF">
      <w:pPr>
        <w:ind w:firstLine="480"/>
        <w:rPr>
          <w:color w:val="000000" w:themeColor="text1"/>
        </w:rPr>
      </w:pPr>
      <w:r w:rsidRPr="00E244B2">
        <w:rPr>
          <w:color w:val="000000" w:themeColor="text1"/>
        </w:rPr>
        <w:t>其中，</w:t>
      </w:r>
      <w:r w:rsidRPr="00E244B2">
        <w:rPr>
          <w:color w:val="000000" w:themeColor="text1"/>
          <w:position w:val="-14"/>
        </w:rPr>
        <w:object w:dxaOrig="620" w:dyaOrig="400" w14:anchorId="065ADFB7">
          <v:shape id="_x0000_i1516" type="#_x0000_t75" style="width:31.1pt;height:20.15pt" o:ole="">
            <v:imagedata r:id="rId963" o:title=""/>
          </v:shape>
          <o:OLEObject Type="Embed" ProgID="Equation.DSMT4" ShapeID="_x0000_i1516" DrawAspect="Content" ObjectID="_1852641413" r:id="rId964"/>
        </w:object>
      </w:r>
      <w:r w:rsidRPr="00E244B2">
        <w:rPr>
          <w:color w:val="000000" w:themeColor="text1"/>
        </w:rPr>
        <w:t>为外生输入参数，不作为优化决策变量。</w:t>
      </w:r>
    </w:p>
    <w:p w14:paraId="7D31A4C2" w14:textId="6CDE2D5F" w:rsidR="00EF6267" w:rsidRPr="00E244B2" w:rsidRDefault="00050592" w:rsidP="001202FF">
      <w:pPr>
        <w:ind w:firstLine="480"/>
        <w:rPr>
          <w:color w:val="000000" w:themeColor="text1"/>
        </w:rPr>
      </w:pPr>
      <w:r w:rsidRPr="00E244B2">
        <w:rPr>
          <w:color w:val="000000" w:themeColor="text1"/>
        </w:rPr>
        <w:t>抽水蓄能机组在计划检修期间既不能发电，也不能抽水，因此其发电状态和抽水状态应服从既定检修计划：</w:t>
      </w:r>
    </w:p>
    <w:p w14:paraId="74AC8429" w14:textId="06A1979B" w:rsidR="0087309E" w:rsidRPr="00E244B2" w:rsidRDefault="006502B2" w:rsidP="006502B2">
      <w:pPr>
        <w:ind w:firstLine="480"/>
        <w:jc w:val="center"/>
        <w:rPr>
          <w:color w:val="000000" w:themeColor="text1"/>
        </w:rPr>
      </w:pPr>
      <w:r w:rsidRPr="00E244B2">
        <w:rPr>
          <w:color w:val="000000" w:themeColor="text1"/>
          <w:position w:val="-38"/>
        </w:rPr>
        <w:object w:dxaOrig="5560" w:dyaOrig="880" w14:anchorId="1D439588">
          <v:shape id="_x0000_i1517" type="#_x0000_t75" style="width:278.85pt;height:43.95pt" o:ole="">
            <v:imagedata r:id="rId965" o:title=""/>
          </v:shape>
          <o:OLEObject Type="Embed" ProgID="Equation.DSMT4" ShapeID="_x0000_i1517" DrawAspect="Content" ObjectID="_1852641414" r:id="rId966"/>
        </w:object>
      </w:r>
    </w:p>
    <w:p w14:paraId="3B038181" w14:textId="52492716" w:rsidR="0087309E" w:rsidRPr="00E244B2" w:rsidRDefault="00D473D5" w:rsidP="001202FF">
      <w:pPr>
        <w:ind w:firstLine="480"/>
        <w:rPr>
          <w:color w:val="000000" w:themeColor="text1"/>
        </w:rPr>
      </w:pPr>
      <w:r w:rsidRPr="00E244B2">
        <w:rPr>
          <w:color w:val="000000" w:themeColor="text1"/>
        </w:rPr>
        <w:t>当</w:t>
      </w:r>
      <w:r w:rsidR="00AC0C70" w:rsidRPr="00E244B2">
        <w:rPr>
          <w:color w:val="000000" w:themeColor="text1"/>
          <w:position w:val="-14"/>
        </w:rPr>
        <w:object w:dxaOrig="960" w:dyaOrig="400" w14:anchorId="110B2E9E">
          <v:shape id="_x0000_i1518" type="#_x0000_t75" style="width:49.4pt;height:20.15pt" o:ole="">
            <v:imagedata r:id="rId967" o:title=""/>
          </v:shape>
          <o:OLEObject Type="Embed" ProgID="Equation.DSMT4" ShapeID="_x0000_i1518" DrawAspect="Content" ObjectID="_1852641415" r:id="rId968"/>
        </w:object>
      </w:r>
      <w:r w:rsidR="00AC0C70" w:rsidRPr="00E244B2">
        <w:rPr>
          <w:color w:val="000000" w:themeColor="text1"/>
        </w:rPr>
        <w:t>时，有</w:t>
      </w:r>
      <w:r w:rsidR="00AC0C70" w:rsidRPr="00E244B2">
        <w:rPr>
          <w:color w:val="000000" w:themeColor="text1"/>
          <w:position w:val="-14"/>
        </w:rPr>
        <w:object w:dxaOrig="1719" w:dyaOrig="400" w14:anchorId="2C34A150">
          <v:shape id="_x0000_i1519" type="#_x0000_t75" style="width:86.05pt;height:20.15pt" o:ole="">
            <v:imagedata r:id="rId969" o:title=""/>
          </v:shape>
          <o:OLEObject Type="Embed" ProgID="Equation.DSMT4" ShapeID="_x0000_i1519" DrawAspect="Content" ObjectID="_1852641416" r:id="rId970"/>
        </w:object>
      </w:r>
      <w:r w:rsidR="00AC0C70" w:rsidRPr="00E244B2">
        <w:rPr>
          <w:rFonts w:hint="eastAsia"/>
          <w:color w:val="000000" w:themeColor="text1"/>
        </w:rPr>
        <w:t>，</w:t>
      </w:r>
      <w:r w:rsidR="00AC0C70" w:rsidRPr="00E244B2">
        <w:rPr>
          <w:color w:val="000000" w:themeColor="text1"/>
        </w:rPr>
        <w:t>即该时段机组必须退出抽水和发电运行。</w:t>
      </w:r>
    </w:p>
    <w:p w14:paraId="5BCD093C" w14:textId="636B5EF3" w:rsidR="006D3491" w:rsidRPr="00E244B2" w:rsidRDefault="006D3491" w:rsidP="006D3491">
      <w:pPr>
        <w:ind w:firstLine="482"/>
        <w:rPr>
          <w:b/>
          <w:bCs/>
          <w:color w:val="000000" w:themeColor="text1"/>
        </w:rPr>
      </w:pPr>
      <w:r w:rsidRPr="00E244B2">
        <w:rPr>
          <w:b/>
          <w:bCs/>
          <w:color w:val="000000" w:themeColor="text1"/>
        </w:rPr>
        <w:t>（</w:t>
      </w:r>
      <w:r w:rsidR="00776397" w:rsidRPr="00E244B2">
        <w:rPr>
          <w:rFonts w:hint="eastAsia"/>
          <w:b/>
          <w:bCs/>
          <w:color w:val="000000" w:themeColor="text1"/>
        </w:rPr>
        <w:t>2</w:t>
      </w:r>
      <w:r w:rsidRPr="00E244B2">
        <w:rPr>
          <w:b/>
          <w:bCs/>
          <w:color w:val="000000" w:themeColor="text1"/>
        </w:rPr>
        <w:t>）机组发电功率约束</w:t>
      </w:r>
    </w:p>
    <w:p w14:paraId="1C6B6FAF" w14:textId="49358C26" w:rsidR="006B6A00" w:rsidRPr="00E244B2" w:rsidRDefault="006B6A00" w:rsidP="006D3491">
      <w:pPr>
        <w:ind w:firstLine="480"/>
        <w:rPr>
          <w:color w:val="000000" w:themeColor="text1"/>
        </w:rPr>
      </w:pPr>
      <w:r w:rsidRPr="00E244B2">
        <w:rPr>
          <w:color w:val="000000" w:themeColor="text1"/>
        </w:rPr>
        <w:t>抽水蓄能处于发电模式时，可向电网提供有功功率；当机组处于非抽水状态时，包括正在发电以及不抽水、不发电的待机状态，均可根据其发电工况最大有功功率及可用水能提供热备用。</w:t>
      </w:r>
    </w:p>
    <w:p w14:paraId="31800677" w14:textId="0891E89F" w:rsidR="006B6A00" w:rsidRPr="00E244B2" w:rsidRDefault="001A2878" w:rsidP="006D3491">
      <w:pPr>
        <w:ind w:firstLine="480"/>
        <w:rPr>
          <w:color w:val="000000" w:themeColor="text1"/>
        </w:rPr>
      </w:pPr>
      <w:r w:rsidRPr="00E244B2">
        <w:rPr>
          <w:color w:val="000000" w:themeColor="text1"/>
        </w:rPr>
        <w:t>抽水蓄能机组实际发电功率满足：</w:t>
      </w:r>
    </w:p>
    <w:p w14:paraId="5D72A09C" w14:textId="02BC225C" w:rsidR="006B6A00" w:rsidRPr="00E244B2" w:rsidRDefault="001A2878" w:rsidP="001A2878">
      <w:pPr>
        <w:ind w:firstLine="480"/>
        <w:jc w:val="center"/>
        <w:rPr>
          <w:color w:val="000000" w:themeColor="text1"/>
        </w:rPr>
      </w:pPr>
      <w:r w:rsidRPr="00E244B2">
        <w:rPr>
          <w:color w:val="000000" w:themeColor="text1"/>
          <w:position w:val="-14"/>
        </w:rPr>
        <w:object w:dxaOrig="5460" w:dyaOrig="400" w14:anchorId="428AF8EF">
          <v:shape id="_x0000_i1520" type="#_x0000_t75" style="width:272.15pt;height:20.15pt" o:ole="">
            <v:imagedata r:id="rId971" o:title=""/>
          </v:shape>
          <o:OLEObject Type="Embed" ProgID="Equation.DSMT4" ShapeID="_x0000_i1520" DrawAspect="Content" ObjectID="_1852641417" r:id="rId972"/>
        </w:object>
      </w:r>
    </w:p>
    <w:p w14:paraId="584B4E90" w14:textId="3CA63668" w:rsidR="00FA27FC" w:rsidRPr="00E244B2" w:rsidRDefault="00FA27FC" w:rsidP="001A2878">
      <w:pPr>
        <w:ind w:firstLine="480"/>
        <w:rPr>
          <w:color w:val="000000" w:themeColor="text1"/>
        </w:rPr>
      </w:pPr>
      <w:r w:rsidRPr="00E244B2">
        <w:rPr>
          <w:rFonts w:hint="eastAsia"/>
          <w:color w:val="000000" w:themeColor="text1"/>
        </w:rPr>
        <w:t>式中，</w:t>
      </w:r>
      <w:r w:rsidR="00A06F90" w:rsidRPr="00E244B2">
        <w:rPr>
          <w:color w:val="000000" w:themeColor="text1"/>
          <w:position w:val="-14"/>
        </w:rPr>
        <w:object w:dxaOrig="580" w:dyaOrig="400" w14:anchorId="3685DBA2">
          <v:shape id="_x0000_i1521" type="#_x0000_t75" style="width:29.3pt;height:20.15pt" o:ole="">
            <v:imagedata r:id="rId973" o:title=""/>
          </v:shape>
          <o:OLEObject Type="Embed" ProgID="Equation.DSMT4" ShapeID="_x0000_i1521" DrawAspect="Content" ObjectID="_1852641418" r:id="rId974"/>
        </w:object>
      </w:r>
      <w:r w:rsidR="00A06F90" w:rsidRPr="00E244B2">
        <w:rPr>
          <w:color w:val="000000" w:themeColor="text1"/>
        </w:rPr>
        <w:t>为省份</w:t>
      </w:r>
      <w:r w:rsidR="00A06F90" w:rsidRPr="00E244B2">
        <w:rPr>
          <w:i/>
          <w:iCs/>
          <w:color w:val="000000" w:themeColor="text1"/>
        </w:rPr>
        <w:t>p</w:t>
      </w:r>
      <w:r w:rsidR="00A06F90" w:rsidRPr="00E244B2">
        <w:rPr>
          <w:color w:val="000000" w:themeColor="text1"/>
        </w:rPr>
        <w:t>的分区</w:t>
      </w:r>
      <w:r w:rsidR="00A06F90" w:rsidRPr="00E244B2">
        <w:rPr>
          <w:i/>
          <w:iCs/>
          <w:color w:val="000000" w:themeColor="text1"/>
        </w:rPr>
        <w:t>r</w:t>
      </w:r>
      <w:r w:rsidR="00A06F90" w:rsidRPr="00E244B2">
        <w:rPr>
          <w:color w:val="000000" w:themeColor="text1"/>
        </w:rPr>
        <w:t>内抽水蓄能机组</w:t>
      </w:r>
      <w:r w:rsidR="00A06F90" w:rsidRPr="00E244B2">
        <w:rPr>
          <w:i/>
          <w:iCs/>
          <w:color w:val="000000" w:themeColor="text1"/>
        </w:rPr>
        <w:t>i</w:t>
      </w:r>
      <w:r w:rsidR="00A06F90" w:rsidRPr="00E244B2">
        <w:rPr>
          <w:color w:val="000000" w:themeColor="text1"/>
        </w:rPr>
        <w:t>在时段</w:t>
      </w:r>
      <w:r w:rsidR="00A06F90" w:rsidRPr="00E244B2">
        <w:rPr>
          <w:i/>
          <w:iCs/>
          <w:color w:val="000000" w:themeColor="text1"/>
        </w:rPr>
        <w:t>t</w:t>
      </w:r>
      <w:r w:rsidR="00A06F90" w:rsidRPr="00E244B2">
        <w:rPr>
          <w:color w:val="000000" w:themeColor="text1"/>
        </w:rPr>
        <w:t>的发电功率；</w:t>
      </w:r>
      <w:r w:rsidR="005775AB" w:rsidRPr="00E244B2">
        <w:rPr>
          <w:color w:val="000000" w:themeColor="text1"/>
          <w:position w:val="-14"/>
        </w:rPr>
        <w:object w:dxaOrig="780" w:dyaOrig="400" w14:anchorId="197819DF">
          <v:shape id="_x0000_i1522" type="#_x0000_t75" style="width:39.05pt;height:20.15pt" o:ole="">
            <v:imagedata r:id="rId975" o:title=""/>
          </v:shape>
          <o:OLEObject Type="Embed" ProgID="Equation.DSMT4" ShapeID="_x0000_i1522" DrawAspect="Content" ObjectID="_1852641419" r:id="rId976"/>
        </w:object>
      </w:r>
      <w:r w:rsidR="00A06F90" w:rsidRPr="00E244B2">
        <w:rPr>
          <w:color w:val="000000" w:themeColor="text1"/>
        </w:rPr>
        <w:t>为机组发电工况下的最大有功功率</w:t>
      </w:r>
      <w:r w:rsidR="005775AB" w:rsidRPr="00E244B2">
        <w:rPr>
          <w:rFonts w:hint="eastAsia"/>
          <w:color w:val="000000" w:themeColor="text1"/>
        </w:rPr>
        <w:t>。</w:t>
      </w:r>
    </w:p>
    <w:p w14:paraId="3FC7685A" w14:textId="63413997" w:rsidR="001A2878" w:rsidRPr="00E244B2" w:rsidRDefault="001A2878" w:rsidP="001A2878">
      <w:pPr>
        <w:ind w:firstLine="480"/>
        <w:rPr>
          <w:color w:val="000000" w:themeColor="text1"/>
        </w:rPr>
      </w:pPr>
      <w:r w:rsidRPr="00E244B2">
        <w:rPr>
          <w:color w:val="000000" w:themeColor="text1"/>
        </w:rPr>
        <w:lastRenderedPageBreak/>
        <w:t>定义</w:t>
      </w:r>
      <w:r w:rsidRPr="00E244B2">
        <w:rPr>
          <w:rFonts w:hint="eastAsia"/>
          <w:color w:val="000000" w:themeColor="text1"/>
        </w:rPr>
        <w:t>：</w:t>
      </w:r>
    </w:p>
    <w:p w14:paraId="5FFB10E5" w14:textId="177726D7" w:rsidR="001A2878" w:rsidRPr="00E244B2" w:rsidRDefault="001A2878" w:rsidP="001A2878">
      <w:pPr>
        <w:ind w:firstLine="480"/>
        <w:jc w:val="center"/>
        <w:rPr>
          <w:color w:val="000000" w:themeColor="text1"/>
        </w:rPr>
      </w:pPr>
      <w:r w:rsidRPr="00E244B2">
        <w:rPr>
          <w:color w:val="000000" w:themeColor="text1"/>
          <w:position w:val="-14"/>
        </w:rPr>
        <w:object w:dxaOrig="980" w:dyaOrig="400" w14:anchorId="66BEC639">
          <v:shape id="_x0000_i1523" type="#_x0000_t75" style="width:49.4pt;height:20.15pt" o:ole="">
            <v:imagedata r:id="rId977" o:title=""/>
          </v:shape>
          <o:OLEObject Type="Embed" ProgID="Equation.DSMT4" ShapeID="_x0000_i1523" DrawAspect="Content" ObjectID="_1852641420" r:id="rId978"/>
        </w:object>
      </w:r>
    </w:p>
    <w:p w14:paraId="3DC416FB" w14:textId="24CADDB8" w:rsidR="001A2878" w:rsidRPr="00E244B2" w:rsidRDefault="001A2878" w:rsidP="001A2878">
      <w:pPr>
        <w:ind w:firstLine="480"/>
        <w:rPr>
          <w:color w:val="000000" w:themeColor="text1"/>
        </w:rPr>
      </w:pPr>
      <w:r w:rsidRPr="00E244B2">
        <w:rPr>
          <w:color w:val="000000" w:themeColor="text1"/>
        </w:rPr>
        <w:t>为</w:t>
      </w:r>
      <w:r w:rsidRPr="00E244B2">
        <w:rPr>
          <w:rFonts w:hint="eastAsia"/>
          <w:color w:val="000000" w:themeColor="text1"/>
        </w:rPr>
        <w:t>抽水蓄能</w:t>
      </w:r>
      <w:r w:rsidRPr="00E244B2">
        <w:rPr>
          <w:color w:val="000000" w:themeColor="text1"/>
        </w:rPr>
        <w:t>设备</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可提供的热备用容量。</w:t>
      </w:r>
    </w:p>
    <w:p w14:paraId="379A9E8A" w14:textId="474F77E4" w:rsidR="006B6A00" w:rsidRPr="00E244B2" w:rsidRDefault="00E07036" w:rsidP="006D3491">
      <w:pPr>
        <w:ind w:firstLine="480"/>
        <w:rPr>
          <w:color w:val="000000" w:themeColor="text1"/>
        </w:rPr>
      </w:pPr>
      <w:r w:rsidRPr="00E244B2">
        <w:rPr>
          <w:color w:val="000000" w:themeColor="text1"/>
        </w:rPr>
        <w:t>考虑预留热备用后，机组实际发电功率与热备用容量之和不得超过发电工况下的最大有功功率。同时，为保证机组处于抽水状态时不能提供发电型热备用，应满足：</w:t>
      </w:r>
    </w:p>
    <w:p w14:paraId="1E06A2B4" w14:textId="2D2AD106" w:rsidR="006B6A00" w:rsidRPr="00E244B2" w:rsidRDefault="00FA27FC" w:rsidP="00FA27FC">
      <w:pPr>
        <w:ind w:firstLine="480"/>
        <w:jc w:val="center"/>
        <w:rPr>
          <w:color w:val="000000" w:themeColor="text1"/>
        </w:rPr>
      </w:pPr>
      <w:r w:rsidRPr="00E244B2">
        <w:rPr>
          <w:color w:val="000000" w:themeColor="text1"/>
          <w:position w:val="-16"/>
        </w:rPr>
        <w:object w:dxaOrig="3340" w:dyaOrig="440" w14:anchorId="323E0AA8">
          <v:shape id="_x0000_i1524" type="#_x0000_t75" style="width:166.6pt;height:21.95pt" o:ole="">
            <v:imagedata r:id="rId979" o:title=""/>
          </v:shape>
          <o:OLEObject Type="Embed" ProgID="Equation.DSMT4" ShapeID="_x0000_i1524" DrawAspect="Content" ObjectID="_1852641421" r:id="rId980"/>
        </w:object>
      </w:r>
    </w:p>
    <w:p w14:paraId="6D58E498" w14:textId="7E3DC35D" w:rsidR="00DE51C2" w:rsidRPr="00E244B2" w:rsidRDefault="00DE51C2" w:rsidP="00DE51C2">
      <w:pPr>
        <w:ind w:firstLine="480"/>
        <w:rPr>
          <w:color w:val="000000" w:themeColor="text1"/>
        </w:rPr>
      </w:pPr>
      <w:r w:rsidRPr="00E244B2">
        <w:rPr>
          <w:color w:val="000000" w:themeColor="text1"/>
        </w:rPr>
        <w:t>抽水蓄能机组提供热备用不仅受到当前发电功率与最大发电功率之间剩余容量的限制，同时还受到上水库可用储能量的限制。为保证抽水蓄能机组在被调用提供热备用时能够维持规定的备用持续时间，应进一步满足热备用能量可用性约束。则抽水蓄能机组在时段</w:t>
      </w:r>
      <w:r w:rsidRPr="00E244B2">
        <w:rPr>
          <w:i/>
          <w:iCs/>
          <w:color w:val="000000" w:themeColor="text1"/>
        </w:rPr>
        <w:t>t</w:t>
      </w:r>
      <w:r w:rsidRPr="00E244B2">
        <w:rPr>
          <w:color w:val="000000" w:themeColor="text1"/>
        </w:rPr>
        <w:t>提供的热备用容量应满足：</w:t>
      </w:r>
    </w:p>
    <w:p w14:paraId="4111D8EB" w14:textId="227CCB26" w:rsidR="00DE51C2" w:rsidRPr="00E244B2" w:rsidRDefault="00DA17F0" w:rsidP="00FA27FC">
      <w:pPr>
        <w:ind w:firstLine="480"/>
        <w:jc w:val="center"/>
        <w:rPr>
          <w:color w:val="000000" w:themeColor="text1"/>
        </w:rPr>
      </w:pPr>
      <w:r w:rsidRPr="00E244B2">
        <w:rPr>
          <w:color w:val="000000" w:themeColor="text1"/>
          <w:position w:val="-16"/>
        </w:rPr>
        <w:object w:dxaOrig="3980" w:dyaOrig="440" w14:anchorId="46BA1F8B">
          <v:shape id="_x0000_i1525" type="#_x0000_t75" style="width:198.3pt;height:21.95pt" o:ole="">
            <v:imagedata r:id="rId981" o:title=""/>
          </v:shape>
          <o:OLEObject Type="Embed" ProgID="Equation.DSMT4" ShapeID="_x0000_i1525" DrawAspect="Content" ObjectID="_1852641422" r:id="rId982"/>
        </w:object>
      </w:r>
    </w:p>
    <w:p w14:paraId="7A83550B" w14:textId="772EBDA5" w:rsidR="00BF78EB" w:rsidRPr="00E244B2" w:rsidRDefault="00BF78EB" w:rsidP="00BF78EB">
      <w:pPr>
        <w:ind w:firstLine="482"/>
        <w:rPr>
          <w:b/>
          <w:bCs/>
          <w:color w:val="000000" w:themeColor="text1"/>
        </w:rPr>
      </w:pPr>
      <w:r w:rsidRPr="00E244B2">
        <w:rPr>
          <w:b/>
          <w:bCs/>
          <w:color w:val="000000" w:themeColor="text1"/>
        </w:rPr>
        <w:t>（</w:t>
      </w:r>
      <w:r w:rsidR="00443388" w:rsidRPr="00E244B2">
        <w:rPr>
          <w:rFonts w:hint="eastAsia"/>
          <w:b/>
          <w:bCs/>
          <w:color w:val="000000" w:themeColor="text1"/>
        </w:rPr>
        <w:t>3</w:t>
      </w:r>
      <w:r w:rsidRPr="00E244B2">
        <w:rPr>
          <w:b/>
          <w:bCs/>
          <w:color w:val="000000" w:themeColor="text1"/>
        </w:rPr>
        <w:t>）机组抽水功率约束</w:t>
      </w:r>
    </w:p>
    <w:p w14:paraId="1B6285A1" w14:textId="77777777" w:rsidR="00BF78EB" w:rsidRPr="00E244B2" w:rsidRDefault="00BF78EB" w:rsidP="00BF78EB">
      <w:pPr>
        <w:ind w:firstLine="480"/>
        <w:rPr>
          <w:color w:val="000000" w:themeColor="text1"/>
        </w:rPr>
      </w:pPr>
      <w:r w:rsidRPr="00E244B2">
        <w:rPr>
          <w:color w:val="000000" w:themeColor="text1"/>
        </w:rPr>
        <w:t>定义</w:t>
      </w:r>
      <w:r w:rsidRPr="00E244B2">
        <w:rPr>
          <w:bCs/>
          <w:color w:val="000000" w:themeColor="text1"/>
          <w:position w:val="-14"/>
        </w:rPr>
        <w:object w:dxaOrig="1174" w:dyaOrig="380" w14:anchorId="0D69512A">
          <v:shape id="_x0000_i1526" type="#_x0000_t75" alt="" style="width:57.95pt;height:20.15pt" o:ole="">
            <v:imagedata r:id="rId983" o:title=""/>
          </v:shape>
          <o:OLEObject Type="Embed" ProgID="Equation.DSMT4" ShapeID="_x0000_i1526" DrawAspect="Content" ObjectID="_1852641423" r:id="rId984"/>
        </w:object>
      </w:r>
      <w:r w:rsidRPr="00E244B2">
        <w:rPr>
          <w:color w:val="000000" w:themeColor="text1"/>
        </w:rPr>
        <w:t>为抽水蓄能机组</w:t>
      </w:r>
      <w:r w:rsidRPr="00E244B2">
        <w:rPr>
          <w:bCs/>
          <w:color w:val="000000" w:themeColor="text1"/>
          <w:position w:val="-6"/>
        </w:rPr>
        <w:object w:dxaOrig="143" w:dyaOrig="240" w14:anchorId="1C5B6272">
          <v:shape id="_x0000_i1527" type="#_x0000_t75" style="width:6.7pt;height:10.35pt" o:ole="">
            <v:imagedata r:id="rId985" o:title=""/>
          </v:shape>
          <o:OLEObject Type="Embed" ProgID="Equation.DSMT4" ShapeID="_x0000_i1527" DrawAspect="Content" ObjectID="_1852641424" r:id="rId986"/>
        </w:object>
      </w:r>
      <w:r w:rsidRPr="00E244B2">
        <w:rPr>
          <w:color w:val="000000" w:themeColor="text1"/>
        </w:rPr>
        <w:t>在时段</w:t>
      </w:r>
      <w:r w:rsidRPr="00E244B2">
        <w:rPr>
          <w:bCs/>
          <w:color w:val="000000" w:themeColor="text1"/>
          <w:position w:val="-6"/>
        </w:rPr>
        <w:object w:dxaOrig="142" w:dyaOrig="220" w14:anchorId="78DC6D01">
          <v:shape id="_x0000_i1528" type="#_x0000_t75" style="width:6.7pt;height:10.35pt" o:ole="">
            <v:imagedata r:id="rId987" o:title=""/>
          </v:shape>
          <o:OLEObject Type="Embed" ProgID="Equation.DSMT4" ShapeID="_x0000_i1528" DrawAspect="Content" ObjectID="_1852641425" r:id="rId988"/>
        </w:object>
      </w:r>
      <w:r w:rsidRPr="00E244B2">
        <w:rPr>
          <w:color w:val="000000" w:themeColor="text1"/>
        </w:rPr>
        <w:t>的抽水状态变量。</w:t>
      </w:r>
    </w:p>
    <w:p w14:paraId="2DAD2411" w14:textId="77777777" w:rsidR="00BF78EB" w:rsidRPr="00E244B2" w:rsidRDefault="00BF78EB" w:rsidP="00BF78EB">
      <w:pPr>
        <w:ind w:firstLine="480"/>
        <w:rPr>
          <w:color w:val="000000" w:themeColor="text1"/>
        </w:rPr>
      </w:pPr>
      <w:r w:rsidRPr="00E244B2">
        <w:rPr>
          <w:color w:val="000000" w:themeColor="text1"/>
        </w:rPr>
        <w:t>对于采用可变速抽水方式的机组，其抽水功率满足：</w:t>
      </w:r>
    </w:p>
    <w:p w14:paraId="664D6AF4" w14:textId="77777777" w:rsidR="00BF78EB" w:rsidRPr="00E244B2" w:rsidRDefault="00BF78EB" w:rsidP="00BF78EB">
      <w:pPr>
        <w:ind w:firstLine="480"/>
        <w:jc w:val="center"/>
        <w:rPr>
          <w:color w:val="000000" w:themeColor="text1"/>
        </w:rPr>
      </w:pPr>
      <w:r w:rsidRPr="00E244B2">
        <w:rPr>
          <w:bCs/>
          <w:color w:val="000000" w:themeColor="text1"/>
          <w:position w:val="-14"/>
        </w:rPr>
        <w:object w:dxaOrig="6051" w:dyaOrig="380" w14:anchorId="3B4EA50B">
          <v:shape id="_x0000_i1529" type="#_x0000_t75" alt="" style="width:302.65pt;height:20.15pt" o:ole="">
            <v:imagedata r:id="rId989" o:title=""/>
          </v:shape>
          <o:OLEObject Type="Embed" ProgID="Equation.DSMT4" ShapeID="_x0000_i1529" DrawAspect="Content" ObjectID="_1852641426" r:id="rId990"/>
        </w:object>
      </w:r>
    </w:p>
    <w:p w14:paraId="430CF71F" w14:textId="77777777" w:rsidR="00BF78EB" w:rsidRPr="00E244B2" w:rsidRDefault="00BF78EB" w:rsidP="00BF78EB">
      <w:pPr>
        <w:ind w:firstLine="480"/>
        <w:rPr>
          <w:color w:val="000000" w:themeColor="text1"/>
        </w:rPr>
      </w:pPr>
      <w:r w:rsidRPr="00E244B2">
        <w:rPr>
          <w:color w:val="000000" w:themeColor="text1"/>
        </w:rPr>
        <w:t>式中，</w:t>
      </w:r>
      <w:r w:rsidRPr="00E244B2">
        <w:rPr>
          <w:bCs/>
          <w:color w:val="000000" w:themeColor="text1"/>
          <w:position w:val="-14"/>
        </w:rPr>
        <w:object w:dxaOrig="536" w:dyaOrig="380" w14:anchorId="531E5D34">
          <v:shape id="_x0000_i1530" type="#_x0000_t75" alt="" style="width:26.85pt;height:20.15pt" o:ole="">
            <v:imagedata r:id="rId991" o:title=""/>
          </v:shape>
          <o:OLEObject Type="Embed" ProgID="Equation.DSMT4" ShapeID="_x0000_i1530" DrawAspect="Content" ObjectID="_1852641427" r:id="rId992"/>
        </w:object>
      </w:r>
      <w:r w:rsidRPr="00E244B2">
        <w:rPr>
          <w:color w:val="000000" w:themeColor="text1"/>
        </w:rPr>
        <w:t>为抽水蓄能机组</w:t>
      </w:r>
      <w:r w:rsidRPr="00E244B2">
        <w:rPr>
          <w:bCs/>
          <w:color w:val="000000" w:themeColor="text1"/>
          <w:position w:val="-6"/>
        </w:rPr>
        <w:object w:dxaOrig="143" w:dyaOrig="240" w14:anchorId="4EEA754C">
          <v:shape id="_x0000_i1531" type="#_x0000_t75" style="width:6.7pt;height:10.35pt" o:ole="">
            <v:imagedata r:id="rId985" o:title=""/>
          </v:shape>
          <o:OLEObject Type="Embed" ProgID="Equation.DSMT4" ShapeID="_x0000_i1531" DrawAspect="Content" ObjectID="_1852641428" r:id="rId993"/>
        </w:object>
      </w:r>
      <w:r w:rsidRPr="00E244B2">
        <w:rPr>
          <w:color w:val="000000" w:themeColor="text1"/>
        </w:rPr>
        <w:t>在时段</w:t>
      </w:r>
      <w:r w:rsidRPr="00E244B2">
        <w:rPr>
          <w:bCs/>
          <w:color w:val="000000" w:themeColor="text1"/>
          <w:position w:val="-6"/>
        </w:rPr>
        <w:object w:dxaOrig="142" w:dyaOrig="220" w14:anchorId="13A2C38C">
          <v:shape id="_x0000_i1532" type="#_x0000_t75" style="width:6.7pt;height:10.35pt" o:ole="">
            <v:imagedata r:id="rId987" o:title=""/>
          </v:shape>
          <o:OLEObject Type="Embed" ProgID="Equation.DSMT4" ShapeID="_x0000_i1532" DrawAspect="Content" ObjectID="_1852641429" r:id="rId994"/>
        </w:object>
      </w:r>
      <w:r w:rsidRPr="00E244B2">
        <w:rPr>
          <w:color w:val="000000" w:themeColor="text1"/>
        </w:rPr>
        <w:t>的抽水功率；</w:t>
      </w:r>
      <w:r w:rsidRPr="00E244B2">
        <w:rPr>
          <w:bCs/>
          <w:color w:val="000000" w:themeColor="text1"/>
          <w:position w:val="-14"/>
        </w:rPr>
        <w:object w:dxaOrig="695" w:dyaOrig="380" w14:anchorId="66348AA7">
          <v:shape id="_x0000_i1533" type="#_x0000_t75" alt="" style="width:36.6pt;height:20.15pt" o:ole="">
            <v:imagedata r:id="rId995" o:title=""/>
          </v:shape>
          <o:OLEObject Type="Embed" ProgID="Equation.DSMT4" ShapeID="_x0000_i1533" DrawAspect="Content" ObjectID="_1852641430" r:id="rId996"/>
        </w:object>
      </w:r>
      <w:r w:rsidRPr="00E244B2">
        <w:rPr>
          <w:color w:val="000000" w:themeColor="text1"/>
        </w:rPr>
        <w:t>和</w:t>
      </w:r>
      <w:r w:rsidRPr="00E244B2">
        <w:rPr>
          <w:bCs/>
          <w:color w:val="000000" w:themeColor="text1"/>
          <w:position w:val="-14"/>
        </w:rPr>
        <w:object w:dxaOrig="716" w:dyaOrig="380" w14:anchorId="08B81CBC">
          <v:shape id="_x0000_i1534" type="#_x0000_t75" alt="" style="width:36.6pt;height:20.15pt" o:ole="">
            <v:imagedata r:id="rId997" o:title=""/>
          </v:shape>
          <o:OLEObject Type="Embed" ProgID="Equation.DSMT4" ShapeID="_x0000_i1534" DrawAspect="Content" ObjectID="_1852641431" r:id="rId998"/>
        </w:object>
      </w:r>
      <w:r w:rsidRPr="00E244B2">
        <w:rPr>
          <w:color w:val="000000" w:themeColor="text1"/>
        </w:rPr>
        <w:t>分别为机组抽水工况下的最小和最大抽水功率；</w:t>
      </w:r>
      <w:r w:rsidRPr="00E244B2">
        <w:rPr>
          <w:bCs/>
          <w:color w:val="000000" w:themeColor="text1"/>
          <w:position w:val="-14"/>
        </w:rPr>
        <w:object w:dxaOrig="532" w:dyaOrig="380" w14:anchorId="1A3319A3">
          <v:shape id="_x0000_i1535" type="#_x0000_t75" alt="" style="width:26.85pt;height:20.15pt" o:ole="">
            <v:imagedata r:id="rId999" o:title=""/>
          </v:shape>
          <o:OLEObject Type="Embed" ProgID="Equation.DSMT4" ShapeID="_x0000_i1535" DrawAspect="Content" ObjectID="_1852641432" r:id="rId1000"/>
        </w:object>
      </w:r>
      <w:r w:rsidRPr="00E244B2">
        <w:rPr>
          <w:color w:val="000000" w:themeColor="text1"/>
        </w:rPr>
        <w:t>为机组抽水状态变量，当</w:t>
      </w:r>
      <w:r w:rsidRPr="00E244B2">
        <w:rPr>
          <w:bCs/>
          <w:color w:val="000000" w:themeColor="text1"/>
          <w:position w:val="-14"/>
        </w:rPr>
        <w:object w:dxaOrig="839" w:dyaOrig="380" w14:anchorId="356B44AD">
          <v:shape id="_x0000_i1536" type="#_x0000_t75" alt="" style="width:42.1pt;height:20.15pt" o:ole="">
            <v:imagedata r:id="rId1001" o:title=""/>
          </v:shape>
          <o:OLEObject Type="Embed" ProgID="Equation.DSMT4" ShapeID="_x0000_i1536" DrawAspect="Content" ObjectID="_1852641433" r:id="rId1002"/>
        </w:object>
      </w:r>
      <w:r w:rsidRPr="00E244B2">
        <w:rPr>
          <w:color w:val="000000" w:themeColor="text1"/>
        </w:rPr>
        <w:t>时，机组处于抽水状态，当</w:t>
      </w:r>
      <w:r w:rsidRPr="00E244B2">
        <w:rPr>
          <w:bCs/>
          <w:color w:val="000000" w:themeColor="text1"/>
          <w:position w:val="-14"/>
        </w:rPr>
        <w:object w:dxaOrig="880" w:dyaOrig="380" w14:anchorId="6F367F1B">
          <v:shape id="_x0000_i1537" type="#_x0000_t75" alt="" style="width:45.15pt;height:20.15pt" o:ole="">
            <v:imagedata r:id="rId1003" o:title=""/>
          </v:shape>
          <o:OLEObject Type="Embed" ProgID="Equation.DSMT4" ShapeID="_x0000_i1537" DrawAspect="Content" ObjectID="_1852641434" r:id="rId1004"/>
        </w:object>
      </w:r>
      <w:r w:rsidRPr="00E244B2">
        <w:rPr>
          <w:color w:val="000000" w:themeColor="text1"/>
        </w:rPr>
        <w:t>时，机组不抽水。</w:t>
      </w:r>
    </w:p>
    <w:p w14:paraId="637129FD" w14:textId="77777777" w:rsidR="00BF78EB" w:rsidRPr="00E244B2" w:rsidRDefault="00BF78EB" w:rsidP="00BF78EB">
      <w:pPr>
        <w:ind w:firstLine="480"/>
        <w:rPr>
          <w:color w:val="000000" w:themeColor="text1"/>
        </w:rPr>
      </w:pPr>
      <w:r w:rsidRPr="00E244B2">
        <w:rPr>
          <w:color w:val="000000" w:themeColor="text1"/>
        </w:rPr>
        <w:t>对于采用定速抽水方式、抽水功率近似恒定的机组，可令：</w:t>
      </w:r>
    </w:p>
    <w:p w14:paraId="0764C4ED" w14:textId="77777777" w:rsidR="00BF78EB" w:rsidRPr="00E244B2" w:rsidRDefault="00BF78EB" w:rsidP="00BF78EB">
      <w:pPr>
        <w:ind w:firstLine="480"/>
        <w:jc w:val="center"/>
        <w:rPr>
          <w:color w:val="000000" w:themeColor="text1"/>
        </w:rPr>
      </w:pPr>
      <w:r w:rsidRPr="00E244B2">
        <w:rPr>
          <w:bCs/>
          <w:color w:val="000000" w:themeColor="text1"/>
          <w:position w:val="-14"/>
        </w:rPr>
        <w:object w:dxaOrig="2265" w:dyaOrig="380" w14:anchorId="18B71BFB">
          <v:shape id="_x0000_i1538" type="#_x0000_t75" alt="" style="width:114.1pt;height:20.15pt" o:ole="">
            <v:imagedata r:id="rId1005" o:title=""/>
          </v:shape>
          <o:OLEObject Type="Embed" ProgID="Equation.DSMT4" ShapeID="_x0000_i1538" DrawAspect="Content" ObjectID="_1852641435" r:id="rId1006"/>
        </w:object>
      </w:r>
    </w:p>
    <w:p w14:paraId="3F97B8A2" w14:textId="3FE36ECC" w:rsidR="00944C64" w:rsidRPr="00E244B2" w:rsidRDefault="00BF78EB" w:rsidP="00BF78EB">
      <w:pPr>
        <w:ind w:firstLine="480"/>
        <w:rPr>
          <w:color w:val="000000" w:themeColor="text1"/>
        </w:rPr>
      </w:pPr>
      <w:r w:rsidRPr="00E244B2">
        <w:rPr>
          <w:color w:val="000000" w:themeColor="text1"/>
        </w:rPr>
        <w:t>式中，</w:t>
      </w:r>
      <w:r w:rsidRPr="00E244B2">
        <w:rPr>
          <w:bCs/>
          <w:color w:val="000000" w:themeColor="text1"/>
          <w:position w:val="-14"/>
        </w:rPr>
        <w:object w:dxaOrig="596" w:dyaOrig="380" w14:anchorId="43B938AF">
          <v:shape id="_x0000_i1539" type="#_x0000_t75" style="width:29.9pt;height:20.15pt" o:ole="">
            <v:imagedata r:id="rId1007" o:title=""/>
          </v:shape>
          <o:OLEObject Type="Embed" ProgID="Equation.DSMT4" ShapeID="_x0000_i1539" DrawAspect="Content" ObjectID="_1852641436" r:id="rId1008"/>
        </w:object>
      </w:r>
      <w:r w:rsidRPr="00E244B2">
        <w:rPr>
          <w:color w:val="000000" w:themeColor="text1"/>
        </w:rPr>
        <w:t>为机组</w:t>
      </w:r>
      <w:r w:rsidRPr="00E244B2">
        <w:rPr>
          <w:bCs/>
          <w:color w:val="000000" w:themeColor="text1"/>
          <w:position w:val="-6"/>
        </w:rPr>
        <w:object w:dxaOrig="143" w:dyaOrig="240" w14:anchorId="33C07CDF">
          <v:shape id="_x0000_i1540" type="#_x0000_t75" alt="" style="width:6.7pt;height:10.35pt" o:ole="">
            <v:imagedata r:id="rId1009" o:title=""/>
          </v:shape>
          <o:OLEObject Type="Embed" ProgID="Equation.DSMT4" ShapeID="_x0000_i1540" DrawAspect="Content" ObjectID="_1852641437" r:id="rId1010"/>
        </w:object>
      </w:r>
      <w:r w:rsidRPr="00E244B2">
        <w:rPr>
          <w:color w:val="000000" w:themeColor="text1"/>
        </w:rPr>
        <w:t>的额定抽水功率。</w:t>
      </w:r>
    </w:p>
    <w:p w14:paraId="4AE17A35" w14:textId="0F1D7F14" w:rsidR="00935D44" w:rsidRPr="00E244B2" w:rsidRDefault="00935D44" w:rsidP="00935D44">
      <w:pPr>
        <w:ind w:firstLine="482"/>
        <w:rPr>
          <w:b/>
          <w:bCs/>
          <w:color w:val="000000" w:themeColor="text1"/>
        </w:rPr>
      </w:pPr>
      <w:r w:rsidRPr="00E244B2">
        <w:rPr>
          <w:b/>
          <w:bCs/>
          <w:color w:val="000000" w:themeColor="text1"/>
        </w:rPr>
        <w:t>（</w:t>
      </w:r>
      <w:r w:rsidR="00537C8A" w:rsidRPr="00E244B2">
        <w:rPr>
          <w:rFonts w:hint="eastAsia"/>
          <w:b/>
          <w:bCs/>
          <w:color w:val="000000" w:themeColor="text1"/>
        </w:rPr>
        <w:t>4</w:t>
      </w:r>
      <w:r w:rsidRPr="00E244B2">
        <w:rPr>
          <w:b/>
          <w:bCs/>
          <w:color w:val="000000" w:themeColor="text1"/>
        </w:rPr>
        <w:t>）单机抽发互斥约束</w:t>
      </w:r>
    </w:p>
    <w:p w14:paraId="471A294E" w14:textId="77777777" w:rsidR="00935D44" w:rsidRPr="00E244B2" w:rsidRDefault="00935D44" w:rsidP="00935D44">
      <w:pPr>
        <w:ind w:firstLine="480"/>
        <w:rPr>
          <w:color w:val="000000" w:themeColor="text1"/>
        </w:rPr>
      </w:pPr>
      <w:r w:rsidRPr="00E244B2">
        <w:rPr>
          <w:color w:val="000000" w:themeColor="text1"/>
        </w:rPr>
        <w:t>由于抽水和发电工况共用同一套水力及电气设备，同一台抽水蓄能机组在同一时段不能同时抽水和发电，因此：</w:t>
      </w:r>
    </w:p>
    <w:p w14:paraId="51AF7E4F" w14:textId="65FCF0EC" w:rsidR="00935D44" w:rsidRPr="00E244B2" w:rsidRDefault="004044C1" w:rsidP="00935D44">
      <w:pPr>
        <w:ind w:firstLine="480"/>
        <w:jc w:val="center"/>
        <w:rPr>
          <w:color w:val="000000" w:themeColor="text1"/>
        </w:rPr>
      </w:pPr>
      <w:r w:rsidRPr="00E244B2">
        <w:rPr>
          <w:bCs/>
          <w:color w:val="000000" w:themeColor="text1"/>
          <w:position w:val="-14"/>
        </w:rPr>
        <w:object w:dxaOrig="4280" w:dyaOrig="380" w14:anchorId="1E1C9DE1">
          <v:shape id="_x0000_i1541" type="#_x0000_t75" alt="" style="width:214.15pt;height:20.15pt" o:ole="">
            <v:imagedata r:id="rId1011" o:title=""/>
          </v:shape>
          <o:OLEObject Type="Embed" ProgID="Equation.DSMT4" ShapeID="_x0000_i1541" DrawAspect="Content" ObjectID="_1852641438" r:id="rId1012"/>
        </w:object>
      </w:r>
    </w:p>
    <w:p w14:paraId="0E1AE556" w14:textId="402C7D20" w:rsidR="00B9547E" w:rsidRPr="00E244B2" w:rsidRDefault="00B9547E" w:rsidP="00B9547E">
      <w:pPr>
        <w:ind w:firstLine="482"/>
        <w:rPr>
          <w:b/>
          <w:bCs/>
          <w:color w:val="000000" w:themeColor="text1"/>
        </w:rPr>
      </w:pPr>
      <w:r w:rsidRPr="00E244B2">
        <w:rPr>
          <w:b/>
          <w:bCs/>
          <w:color w:val="000000" w:themeColor="text1"/>
        </w:rPr>
        <w:lastRenderedPageBreak/>
        <w:t>（</w:t>
      </w:r>
      <w:r w:rsidR="00C95351" w:rsidRPr="00E244B2">
        <w:rPr>
          <w:rFonts w:hint="eastAsia"/>
          <w:b/>
          <w:bCs/>
          <w:color w:val="000000" w:themeColor="text1"/>
        </w:rPr>
        <w:t>5</w:t>
      </w:r>
      <w:r w:rsidRPr="00E244B2">
        <w:rPr>
          <w:b/>
          <w:bCs/>
          <w:color w:val="000000" w:themeColor="text1"/>
        </w:rPr>
        <w:t>）分区抽发运行方向一致性约束</w:t>
      </w:r>
    </w:p>
    <w:p w14:paraId="38DCC745" w14:textId="77777777" w:rsidR="00B9547E" w:rsidRPr="00E244B2" w:rsidRDefault="00B9547E" w:rsidP="00B9547E">
      <w:pPr>
        <w:ind w:firstLine="480"/>
        <w:rPr>
          <w:color w:val="000000" w:themeColor="text1"/>
        </w:rPr>
      </w:pPr>
      <w:r w:rsidRPr="00E244B2">
        <w:rPr>
          <w:color w:val="000000" w:themeColor="text1"/>
        </w:rPr>
        <w:t>考虑同一分区内的抽水蓄能机组在同一时段不能出现部分机组抽水、另一部分机组发电的运行方式，因此定义分区运行方向变量：</w:t>
      </w:r>
    </w:p>
    <w:p w14:paraId="08D5704C" w14:textId="77777777" w:rsidR="00B9547E" w:rsidRPr="00E244B2" w:rsidRDefault="00B9547E" w:rsidP="00B9547E">
      <w:pPr>
        <w:ind w:firstLine="480"/>
        <w:jc w:val="center"/>
        <w:rPr>
          <w:color w:val="000000" w:themeColor="text1"/>
        </w:rPr>
      </w:pPr>
      <w:r w:rsidRPr="00E244B2">
        <w:rPr>
          <w:bCs/>
          <w:color w:val="000000" w:themeColor="text1"/>
          <w:position w:val="-14"/>
        </w:rPr>
        <w:object w:dxaOrig="1524" w:dyaOrig="380" w14:anchorId="7AA0DD63">
          <v:shape id="_x0000_i1542" type="#_x0000_t75" alt="" style="width:77.5pt;height:20.15pt" o:ole="">
            <v:imagedata r:id="rId1013" o:title=""/>
          </v:shape>
          <o:OLEObject Type="Embed" ProgID="Equation.DSMT4" ShapeID="_x0000_i1542" DrawAspect="Content" ObjectID="_1852641439" r:id="rId1014"/>
        </w:object>
      </w:r>
    </w:p>
    <w:p w14:paraId="7F41B8FF" w14:textId="77777777" w:rsidR="00B9547E" w:rsidRPr="00E244B2" w:rsidRDefault="00B9547E" w:rsidP="00B9547E">
      <w:pPr>
        <w:ind w:firstLine="480"/>
        <w:rPr>
          <w:color w:val="000000" w:themeColor="text1"/>
        </w:rPr>
      </w:pPr>
      <w:r w:rsidRPr="00E244B2">
        <w:rPr>
          <w:color w:val="000000" w:themeColor="text1"/>
        </w:rPr>
        <w:t>其中，</w:t>
      </w:r>
      <w:r w:rsidRPr="00E244B2">
        <w:rPr>
          <w:bCs/>
          <w:color w:val="000000" w:themeColor="text1"/>
          <w:position w:val="-14"/>
        </w:rPr>
        <w:object w:dxaOrig="453" w:dyaOrig="380" w14:anchorId="085A1D73">
          <v:shape id="_x0000_i1543" type="#_x0000_t75" style="width:21.95pt;height:20.15pt" o:ole="">
            <v:imagedata r:id="rId1015" o:title=""/>
          </v:shape>
          <o:OLEObject Type="Embed" ProgID="Equation.DSMT4" ShapeID="_x0000_i1543" DrawAspect="Content" ObjectID="_1852641440" r:id="rId1016"/>
        </w:object>
      </w:r>
      <w:r w:rsidRPr="00E244B2">
        <w:rPr>
          <w:color w:val="000000" w:themeColor="text1"/>
        </w:rPr>
        <w:t>为省份</w:t>
      </w:r>
      <w:r w:rsidRPr="00E244B2">
        <w:rPr>
          <w:bCs/>
          <w:color w:val="000000" w:themeColor="text1"/>
          <w:position w:val="-10"/>
        </w:rPr>
        <w:object w:dxaOrig="227" w:dyaOrig="240" w14:anchorId="04286945">
          <v:shape id="_x0000_i1544" type="#_x0000_t75" alt="" style="width:10.35pt;height:10.35pt" o:ole="">
            <v:imagedata r:id="rId1017" o:title=""/>
          </v:shape>
          <o:OLEObject Type="Embed" ProgID="Equation.DSMT4" ShapeID="_x0000_i1544" DrawAspect="Content" ObjectID="_1852641441" r:id="rId1018"/>
        </w:object>
      </w:r>
      <w:r w:rsidRPr="00E244B2">
        <w:rPr>
          <w:color w:val="000000" w:themeColor="text1"/>
        </w:rPr>
        <w:t>的分区</w:t>
      </w:r>
      <w:r w:rsidRPr="00E244B2">
        <w:rPr>
          <w:bCs/>
          <w:color w:val="000000" w:themeColor="text1"/>
          <w:position w:val="-4"/>
        </w:rPr>
        <w:object w:dxaOrig="187" w:dyaOrig="180" w14:anchorId="1D5B4127">
          <v:shape id="_x0000_i1545" type="#_x0000_t75" alt="" style="width:9.15pt;height:7.95pt" o:ole="">
            <v:imagedata r:id="rId1019" o:title=""/>
          </v:shape>
          <o:OLEObject Type="Embed" ProgID="Equation.DSMT4" ShapeID="_x0000_i1545" DrawAspect="Content" ObjectID="_1852641442" r:id="rId1020"/>
        </w:object>
      </w:r>
      <w:r w:rsidRPr="00E244B2">
        <w:rPr>
          <w:color w:val="000000" w:themeColor="text1"/>
        </w:rPr>
        <w:t>在时段</w:t>
      </w:r>
      <w:r w:rsidRPr="00E244B2">
        <w:rPr>
          <w:bCs/>
          <w:color w:val="000000" w:themeColor="text1"/>
          <w:position w:val="-6"/>
        </w:rPr>
        <w:object w:dxaOrig="146" w:dyaOrig="220" w14:anchorId="50DF3AC7">
          <v:shape id="_x0000_i1546" type="#_x0000_t75" alt="" style="width:6.7pt;height:10.35pt" o:ole="">
            <v:imagedata r:id="rId1021" o:title=""/>
          </v:shape>
          <o:OLEObject Type="Embed" ProgID="Equation.DSMT4" ShapeID="_x0000_i1546" DrawAspect="Content" ObjectID="_1852641443" r:id="rId1022"/>
        </w:object>
      </w:r>
      <w:r w:rsidRPr="00E244B2">
        <w:rPr>
          <w:color w:val="000000" w:themeColor="text1"/>
        </w:rPr>
        <w:t>的抽水蓄能发电方向状态变量；</w:t>
      </w:r>
      <w:r w:rsidRPr="00E244B2">
        <w:rPr>
          <w:bCs/>
          <w:color w:val="000000" w:themeColor="text1"/>
          <w:position w:val="-14"/>
        </w:rPr>
        <w:object w:dxaOrig="463" w:dyaOrig="380" w14:anchorId="1EDEB452">
          <v:shape id="_x0000_i1547" type="#_x0000_t75" alt="" style="width:21.95pt;height:20.15pt" o:ole="">
            <v:imagedata r:id="rId1023" o:title=""/>
          </v:shape>
          <o:OLEObject Type="Embed" ProgID="Equation.DSMT4" ShapeID="_x0000_i1547" DrawAspect="Content" ObjectID="_1852641444" r:id="rId1024"/>
        </w:object>
      </w:r>
      <w:r w:rsidRPr="00E244B2">
        <w:rPr>
          <w:color w:val="000000" w:themeColor="text1"/>
        </w:rPr>
        <w:t>为抽水方向状态变量。</w:t>
      </w:r>
    </w:p>
    <w:p w14:paraId="176300FB" w14:textId="77777777" w:rsidR="00B9547E" w:rsidRPr="00E244B2" w:rsidRDefault="00B9547E" w:rsidP="00B9547E">
      <w:pPr>
        <w:ind w:firstLine="480"/>
        <w:rPr>
          <w:color w:val="000000" w:themeColor="text1"/>
        </w:rPr>
      </w:pPr>
      <w:r w:rsidRPr="00E244B2">
        <w:rPr>
          <w:color w:val="000000" w:themeColor="text1"/>
        </w:rPr>
        <w:t>分区层面的抽发方向满足：</w:t>
      </w:r>
    </w:p>
    <w:p w14:paraId="4C2957DA" w14:textId="77777777" w:rsidR="00B9547E" w:rsidRPr="00E244B2" w:rsidRDefault="00B9547E" w:rsidP="00B9547E">
      <w:pPr>
        <w:ind w:firstLine="480"/>
        <w:jc w:val="center"/>
        <w:rPr>
          <w:color w:val="000000" w:themeColor="text1"/>
        </w:rPr>
      </w:pPr>
      <w:r w:rsidRPr="00E244B2">
        <w:rPr>
          <w:bCs/>
          <w:color w:val="000000" w:themeColor="text1"/>
          <w:position w:val="-14"/>
        </w:rPr>
        <w:object w:dxaOrig="1324" w:dyaOrig="380" w14:anchorId="60B860F7">
          <v:shape id="_x0000_i1548" type="#_x0000_t75" alt="" style="width:65.3pt;height:20.15pt" o:ole="">
            <v:imagedata r:id="rId1025" o:title=""/>
          </v:shape>
          <o:OLEObject Type="Embed" ProgID="Equation.DSMT4" ShapeID="_x0000_i1548" DrawAspect="Content" ObjectID="_1852641445" r:id="rId1026"/>
        </w:object>
      </w:r>
    </w:p>
    <w:p w14:paraId="691C28A6" w14:textId="77777777" w:rsidR="00B9547E" w:rsidRPr="00E244B2" w:rsidRDefault="00B9547E" w:rsidP="00B9547E">
      <w:pPr>
        <w:ind w:firstLine="480"/>
        <w:rPr>
          <w:color w:val="000000" w:themeColor="text1"/>
        </w:rPr>
      </w:pPr>
      <w:r w:rsidRPr="00E244B2">
        <w:rPr>
          <w:color w:val="000000" w:themeColor="text1"/>
        </w:rPr>
        <w:t>同时，各机组运行状态与所在分区运行方向关联：</w:t>
      </w:r>
    </w:p>
    <w:p w14:paraId="78505C11" w14:textId="2C6DD280" w:rsidR="00B9547E" w:rsidRPr="00E244B2" w:rsidRDefault="004044C1" w:rsidP="00B9547E">
      <w:pPr>
        <w:ind w:firstLine="480"/>
        <w:jc w:val="center"/>
        <w:rPr>
          <w:color w:val="000000" w:themeColor="text1"/>
        </w:rPr>
      </w:pPr>
      <w:r w:rsidRPr="00E244B2">
        <w:rPr>
          <w:bCs/>
          <w:color w:val="000000" w:themeColor="text1"/>
          <w:position w:val="-34"/>
        </w:rPr>
        <w:object w:dxaOrig="4060" w:dyaOrig="780" w14:anchorId="1C6CBFE5">
          <v:shape id="_x0000_i1549" type="#_x0000_t75" alt="" style="width:203.8pt;height:39.05pt" o:ole="">
            <v:imagedata r:id="rId1027" o:title=""/>
          </v:shape>
          <o:OLEObject Type="Embed" ProgID="Equation.DSMT4" ShapeID="_x0000_i1549" DrawAspect="Content" ObjectID="_1852641446" r:id="rId1028"/>
        </w:object>
      </w:r>
    </w:p>
    <w:p w14:paraId="3DE8EA5E" w14:textId="77777777" w:rsidR="00B9547E" w:rsidRPr="00E244B2" w:rsidRDefault="00B9547E" w:rsidP="00B9547E">
      <w:pPr>
        <w:ind w:firstLine="480"/>
        <w:rPr>
          <w:color w:val="000000" w:themeColor="text1"/>
        </w:rPr>
      </w:pPr>
      <w:r w:rsidRPr="00E244B2">
        <w:rPr>
          <w:color w:val="000000" w:themeColor="text1"/>
        </w:rPr>
        <w:t>当</w:t>
      </w:r>
    </w:p>
    <w:p w14:paraId="2B73EB18" w14:textId="77777777" w:rsidR="00B9547E" w:rsidRPr="00E244B2" w:rsidRDefault="00B9547E" w:rsidP="00B9547E">
      <w:pPr>
        <w:ind w:firstLine="480"/>
        <w:jc w:val="center"/>
        <w:rPr>
          <w:color w:val="000000" w:themeColor="text1"/>
        </w:rPr>
      </w:pPr>
      <w:r w:rsidRPr="00E244B2">
        <w:rPr>
          <w:bCs/>
          <w:color w:val="000000" w:themeColor="text1"/>
          <w:position w:val="-14"/>
        </w:rPr>
        <w:object w:dxaOrig="1906" w:dyaOrig="380" w14:anchorId="130A77B4">
          <v:shape id="_x0000_i1550" type="#_x0000_t75" alt="" style="width:93.95pt;height:20.15pt" o:ole="">
            <v:imagedata r:id="rId1029" o:title=""/>
          </v:shape>
          <o:OLEObject Type="Embed" ProgID="Equation.DSMT4" ShapeID="_x0000_i1550" DrawAspect="Content" ObjectID="_1852641447" r:id="rId1030"/>
        </w:object>
      </w:r>
    </w:p>
    <w:p w14:paraId="190ED47C" w14:textId="77777777" w:rsidR="00B9547E" w:rsidRPr="00E244B2" w:rsidRDefault="00B9547E" w:rsidP="00B9547E">
      <w:pPr>
        <w:ind w:firstLine="480"/>
        <w:rPr>
          <w:color w:val="000000" w:themeColor="text1"/>
        </w:rPr>
      </w:pPr>
      <w:r w:rsidRPr="00E244B2">
        <w:rPr>
          <w:color w:val="000000" w:themeColor="text1"/>
        </w:rPr>
        <w:t>时，分区内机组只能选择发电或停机，不允许任何机组抽水；</w:t>
      </w:r>
    </w:p>
    <w:p w14:paraId="68FA4793" w14:textId="77777777" w:rsidR="00B9547E" w:rsidRPr="00E244B2" w:rsidRDefault="00B9547E" w:rsidP="00B9547E">
      <w:pPr>
        <w:ind w:firstLine="480"/>
        <w:rPr>
          <w:color w:val="000000" w:themeColor="text1"/>
        </w:rPr>
      </w:pPr>
      <w:r w:rsidRPr="00E244B2">
        <w:rPr>
          <w:color w:val="000000" w:themeColor="text1"/>
        </w:rPr>
        <w:t>当</w:t>
      </w:r>
    </w:p>
    <w:p w14:paraId="6498CAE3" w14:textId="77777777" w:rsidR="00B9547E" w:rsidRPr="00E244B2" w:rsidRDefault="00B9547E" w:rsidP="00B9547E">
      <w:pPr>
        <w:ind w:firstLine="480"/>
        <w:jc w:val="center"/>
        <w:rPr>
          <w:color w:val="000000" w:themeColor="text1"/>
        </w:rPr>
      </w:pPr>
      <w:r w:rsidRPr="00E244B2">
        <w:rPr>
          <w:bCs/>
          <w:color w:val="000000" w:themeColor="text1"/>
          <w:position w:val="-14"/>
        </w:rPr>
        <w:object w:dxaOrig="1906" w:dyaOrig="380" w14:anchorId="139F011F">
          <v:shape id="_x0000_i1551" type="#_x0000_t75" alt="" style="width:93.95pt;height:20.15pt" o:ole="">
            <v:imagedata r:id="rId1031" o:title=""/>
          </v:shape>
          <o:OLEObject Type="Embed" ProgID="Equation.DSMT4" ShapeID="_x0000_i1551" DrawAspect="Content" ObjectID="_1852641448" r:id="rId1032"/>
        </w:object>
      </w:r>
    </w:p>
    <w:p w14:paraId="54AC434D" w14:textId="77777777" w:rsidR="00B9547E" w:rsidRPr="00E244B2" w:rsidRDefault="00B9547E" w:rsidP="00B9547E">
      <w:pPr>
        <w:ind w:firstLine="480"/>
        <w:rPr>
          <w:color w:val="000000" w:themeColor="text1"/>
        </w:rPr>
      </w:pPr>
      <w:r w:rsidRPr="00E244B2">
        <w:rPr>
          <w:color w:val="000000" w:themeColor="text1"/>
        </w:rPr>
        <w:t>时，分区内机组只能选择抽水或停机，不允许任何机组发电；</w:t>
      </w:r>
    </w:p>
    <w:p w14:paraId="6F9EBCD5" w14:textId="77777777" w:rsidR="00B9547E" w:rsidRPr="00E244B2" w:rsidRDefault="00B9547E" w:rsidP="00B9547E">
      <w:pPr>
        <w:ind w:firstLine="480"/>
        <w:rPr>
          <w:color w:val="000000" w:themeColor="text1"/>
        </w:rPr>
      </w:pPr>
      <w:r w:rsidRPr="00E244B2">
        <w:rPr>
          <w:color w:val="000000" w:themeColor="text1"/>
        </w:rPr>
        <w:t>当</w:t>
      </w:r>
    </w:p>
    <w:p w14:paraId="37BF2BBE" w14:textId="77777777" w:rsidR="00B9547E" w:rsidRPr="00E244B2" w:rsidRDefault="00B9547E" w:rsidP="00B9547E">
      <w:pPr>
        <w:ind w:firstLine="480"/>
        <w:jc w:val="center"/>
        <w:rPr>
          <w:color w:val="000000" w:themeColor="text1"/>
        </w:rPr>
      </w:pPr>
      <w:r w:rsidRPr="00E244B2">
        <w:rPr>
          <w:bCs/>
          <w:color w:val="000000" w:themeColor="text1"/>
          <w:position w:val="-14"/>
        </w:rPr>
        <w:object w:dxaOrig="1365" w:dyaOrig="380" w14:anchorId="55FAB5BD">
          <v:shape id="_x0000_i1552" type="#_x0000_t75" alt="" style="width:67.75pt;height:20.15pt" o:ole="">
            <v:imagedata r:id="rId1033" o:title=""/>
          </v:shape>
          <o:OLEObject Type="Embed" ProgID="Equation.DSMT4" ShapeID="_x0000_i1552" DrawAspect="Content" ObjectID="_1852641449" r:id="rId1034"/>
        </w:object>
      </w:r>
    </w:p>
    <w:p w14:paraId="35247B69" w14:textId="3BFDF54F" w:rsidR="00944C64" w:rsidRPr="00E244B2" w:rsidRDefault="00B9547E" w:rsidP="00B9547E">
      <w:pPr>
        <w:ind w:firstLine="480"/>
        <w:rPr>
          <w:color w:val="000000" w:themeColor="text1"/>
        </w:rPr>
      </w:pPr>
      <w:r w:rsidRPr="00E244B2">
        <w:rPr>
          <w:color w:val="000000" w:themeColor="text1"/>
        </w:rPr>
        <w:t>时，该分区内所有抽水蓄能机组均处于停机状态。</w:t>
      </w:r>
    </w:p>
    <w:p w14:paraId="56AFF923" w14:textId="768F5D49" w:rsidR="004044C1" w:rsidRPr="00E244B2" w:rsidRDefault="004044C1" w:rsidP="00B9547E">
      <w:pPr>
        <w:ind w:firstLine="480"/>
        <w:rPr>
          <w:color w:val="000000" w:themeColor="text1"/>
        </w:rPr>
      </w:pPr>
      <w:r w:rsidRPr="00E244B2">
        <w:rPr>
          <w:color w:val="000000" w:themeColor="text1"/>
        </w:rPr>
        <w:t>计划检修仅作用于具体机组，不影响同一分区内其他非检修机组参与抽水或发电。</w:t>
      </w:r>
    </w:p>
    <w:p w14:paraId="35A3A8E6" w14:textId="30215694" w:rsidR="004E1987" w:rsidRPr="00E244B2" w:rsidRDefault="004E1987" w:rsidP="004E1987">
      <w:pPr>
        <w:ind w:firstLine="482"/>
        <w:rPr>
          <w:b/>
          <w:bCs/>
          <w:color w:val="000000" w:themeColor="text1"/>
        </w:rPr>
      </w:pPr>
      <w:r w:rsidRPr="00E244B2">
        <w:rPr>
          <w:b/>
          <w:bCs/>
          <w:color w:val="000000" w:themeColor="text1"/>
        </w:rPr>
        <w:t>（</w:t>
      </w:r>
      <w:r w:rsidR="009F0736" w:rsidRPr="00E244B2">
        <w:rPr>
          <w:rFonts w:hint="eastAsia"/>
          <w:b/>
          <w:bCs/>
          <w:color w:val="000000" w:themeColor="text1"/>
        </w:rPr>
        <w:t>6</w:t>
      </w:r>
      <w:r w:rsidRPr="00E244B2">
        <w:rPr>
          <w:b/>
          <w:bCs/>
          <w:color w:val="000000" w:themeColor="text1"/>
        </w:rPr>
        <w:t>）储能量平衡约束</w:t>
      </w:r>
    </w:p>
    <w:p w14:paraId="62936083" w14:textId="77777777" w:rsidR="004E1987" w:rsidRPr="00E244B2" w:rsidRDefault="004E1987" w:rsidP="004E1987">
      <w:pPr>
        <w:ind w:firstLine="480"/>
        <w:rPr>
          <w:color w:val="000000" w:themeColor="text1"/>
        </w:rPr>
      </w:pPr>
      <w:r w:rsidRPr="00E244B2">
        <w:rPr>
          <w:color w:val="000000" w:themeColor="text1"/>
        </w:rPr>
        <w:t>抽水蓄能机组通过抽水增加上水库等效储能量，通过发电消耗上水库储存的水能，因此：</w:t>
      </w:r>
    </w:p>
    <w:p w14:paraId="4AEA7414" w14:textId="77777777" w:rsidR="004E1987" w:rsidRPr="00E244B2" w:rsidRDefault="004E1987" w:rsidP="004E1987">
      <w:pPr>
        <w:ind w:firstLine="480"/>
        <w:jc w:val="center"/>
        <w:rPr>
          <w:color w:val="000000" w:themeColor="text1"/>
        </w:rPr>
      </w:pPr>
      <w:r w:rsidRPr="00E244B2">
        <w:rPr>
          <w:bCs/>
          <w:color w:val="000000" w:themeColor="text1"/>
          <w:position w:val="-30"/>
        </w:rPr>
        <w:object w:dxaOrig="6489" w:dyaOrig="700" w14:anchorId="3DB2F057">
          <v:shape id="_x0000_i1553" type="#_x0000_t75" alt="" style="width:324.6pt;height:36.6pt" o:ole="">
            <v:imagedata r:id="rId1035" o:title=""/>
          </v:shape>
          <o:OLEObject Type="Embed" ProgID="Equation.DSMT4" ShapeID="_x0000_i1553" DrawAspect="Content" ObjectID="_1852641450" r:id="rId1036"/>
        </w:object>
      </w:r>
    </w:p>
    <w:p w14:paraId="1F741216" w14:textId="77777777" w:rsidR="004E1987" w:rsidRPr="00E244B2" w:rsidRDefault="004E1987" w:rsidP="004E1987">
      <w:pPr>
        <w:ind w:firstLine="480"/>
        <w:rPr>
          <w:color w:val="000000" w:themeColor="text1"/>
        </w:rPr>
      </w:pPr>
      <w:r w:rsidRPr="00E244B2">
        <w:rPr>
          <w:color w:val="000000" w:themeColor="text1"/>
        </w:rPr>
        <w:lastRenderedPageBreak/>
        <w:t>式中，</w:t>
      </w:r>
      <w:r w:rsidRPr="00E244B2">
        <w:rPr>
          <w:bCs/>
          <w:color w:val="000000" w:themeColor="text1"/>
          <w:position w:val="-14"/>
        </w:rPr>
        <w:object w:dxaOrig="556" w:dyaOrig="380" w14:anchorId="14BB01D7">
          <v:shape id="_x0000_i1554" type="#_x0000_t75" style="width:28.05pt;height:20.15pt" o:ole="">
            <v:imagedata r:id="rId1037" o:title=""/>
          </v:shape>
          <o:OLEObject Type="Embed" ProgID="Equation.DSMT4" ShapeID="_x0000_i1554" DrawAspect="Content" ObjectID="_1852641451" r:id="rId1038"/>
        </w:object>
      </w:r>
      <w:r w:rsidRPr="00E244B2">
        <w:rPr>
          <w:color w:val="000000" w:themeColor="text1"/>
        </w:rPr>
        <w:t>为抽水蓄能机组</w:t>
      </w:r>
      <w:r w:rsidRPr="00E244B2">
        <w:rPr>
          <w:bCs/>
          <w:color w:val="000000" w:themeColor="text1"/>
          <w:position w:val="-6"/>
        </w:rPr>
        <w:object w:dxaOrig="144" w:dyaOrig="240" w14:anchorId="6542637A">
          <v:shape id="_x0000_i1555" type="#_x0000_t75" alt="" style="width:6.7pt;height:10.35pt" o:ole="">
            <v:imagedata r:id="rId1039" o:title=""/>
          </v:shape>
          <o:OLEObject Type="Embed" ProgID="Equation.DSMT4" ShapeID="_x0000_i1555" DrawAspect="Content" ObjectID="_1852641452" r:id="rId1040"/>
        </w:object>
      </w:r>
      <w:r w:rsidRPr="00E244B2">
        <w:rPr>
          <w:color w:val="000000" w:themeColor="text1"/>
        </w:rPr>
        <w:t>在时段</w:t>
      </w:r>
      <w:r w:rsidRPr="00E244B2">
        <w:rPr>
          <w:bCs/>
          <w:color w:val="000000" w:themeColor="text1"/>
          <w:position w:val="-6"/>
        </w:rPr>
        <w:object w:dxaOrig="144" w:dyaOrig="220" w14:anchorId="3EEF3F60">
          <v:shape id="_x0000_i1556" type="#_x0000_t75" alt="" style="width:6.7pt;height:10.35pt" o:ole="">
            <v:imagedata r:id="rId1041" o:title=""/>
          </v:shape>
          <o:OLEObject Type="Embed" ProgID="Equation.DSMT4" ShapeID="_x0000_i1556" DrawAspect="Content" ObjectID="_1852641453" r:id="rId1042"/>
        </w:object>
      </w:r>
      <w:r w:rsidRPr="00E244B2">
        <w:rPr>
          <w:color w:val="000000" w:themeColor="text1"/>
        </w:rPr>
        <w:t>末的等效储能量；</w:t>
      </w:r>
      <w:r w:rsidRPr="00E244B2">
        <w:rPr>
          <w:bCs/>
          <w:color w:val="000000" w:themeColor="text1"/>
          <w:position w:val="-14"/>
        </w:rPr>
        <w:object w:dxaOrig="456" w:dyaOrig="380" w14:anchorId="7B5F099B">
          <v:shape id="_x0000_i1557" type="#_x0000_t75" alt="" style="width:21.95pt;height:19.55pt" o:ole="">
            <v:imagedata r:id="rId1043" o:title=""/>
          </v:shape>
          <o:OLEObject Type="Embed" ProgID="Equation.DSMT4" ShapeID="_x0000_i1557" DrawAspect="Content" ObjectID="_1852641454" r:id="rId1044"/>
        </w:object>
      </w:r>
      <w:r w:rsidRPr="00E244B2">
        <w:rPr>
          <w:color w:val="000000" w:themeColor="text1"/>
        </w:rPr>
        <w:t>为机组抽水效率；</w:t>
      </w:r>
      <w:r w:rsidRPr="00E244B2">
        <w:rPr>
          <w:bCs/>
          <w:color w:val="000000" w:themeColor="text1"/>
          <w:position w:val="-14"/>
        </w:rPr>
        <w:object w:dxaOrig="456" w:dyaOrig="380" w14:anchorId="0800874F">
          <v:shape id="_x0000_i1558" type="#_x0000_t75" alt="" style="width:21.95pt;height:19.55pt" o:ole="">
            <v:imagedata r:id="rId1045" o:title=""/>
          </v:shape>
          <o:OLEObject Type="Embed" ProgID="Equation.DSMT4" ShapeID="_x0000_i1558" DrawAspect="Content" ObjectID="_1852641455" r:id="rId1046"/>
        </w:object>
      </w:r>
      <w:r w:rsidRPr="00E244B2">
        <w:rPr>
          <w:color w:val="000000" w:themeColor="text1"/>
        </w:rPr>
        <w:t>为机组发电效率；</w:t>
      </w:r>
      <w:r w:rsidRPr="00E244B2">
        <w:rPr>
          <w:bCs/>
          <w:color w:val="000000" w:themeColor="text1"/>
          <w:position w:val="-6"/>
        </w:rPr>
        <w:object w:dxaOrig="290" w:dyaOrig="260" w14:anchorId="175388E4">
          <v:shape id="_x0000_i1559" type="#_x0000_t75" alt="" style="width:14.05pt;height:13.4pt" o:ole="">
            <v:imagedata r:id="rId1047" o:title=""/>
          </v:shape>
          <o:OLEObject Type="Embed" ProgID="Equation.DSMT4" ShapeID="_x0000_i1559" DrawAspect="Content" ObjectID="_1852641456" r:id="rId1048"/>
        </w:object>
      </w:r>
      <w:r w:rsidRPr="00E244B2">
        <w:rPr>
          <w:color w:val="000000" w:themeColor="text1"/>
        </w:rPr>
        <w:t>为单个调度时段长度。抽水过程中，从电网吸收的电能经抽水效率折算后转化为水库储能；发电过程中，为向电网输出电能，需要从水库中消耗相应的等效水能。</w:t>
      </w:r>
    </w:p>
    <w:p w14:paraId="42E6A245" w14:textId="39D46584" w:rsidR="004E1987" w:rsidRPr="00E244B2" w:rsidRDefault="004E1987" w:rsidP="004E1987">
      <w:pPr>
        <w:ind w:firstLine="482"/>
        <w:rPr>
          <w:b/>
          <w:bCs/>
          <w:color w:val="000000" w:themeColor="text1"/>
        </w:rPr>
      </w:pPr>
      <w:r w:rsidRPr="00E244B2">
        <w:rPr>
          <w:b/>
          <w:bCs/>
          <w:color w:val="000000" w:themeColor="text1"/>
        </w:rPr>
        <w:t>（</w:t>
      </w:r>
      <w:r w:rsidR="009F0736" w:rsidRPr="00E244B2">
        <w:rPr>
          <w:rFonts w:hint="eastAsia"/>
          <w:b/>
          <w:bCs/>
          <w:color w:val="000000" w:themeColor="text1"/>
        </w:rPr>
        <w:t>7</w:t>
      </w:r>
      <w:r w:rsidRPr="00E244B2">
        <w:rPr>
          <w:b/>
          <w:bCs/>
          <w:color w:val="000000" w:themeColor="text1"/>
        </w:rPr>
        <w:t>）</w:t>
      </w:r>
      <w:r w:rsidR="00A97A36" w:rsidRPr="00E244B2">
        <w:rPr>
          <w:b/>
          <w:bCs/>
          <w:color w:val="000000" w:themeColor="text1"/>
        </w:rPr>
        <w:t>SOC</w:t>
      </w:r>
      <w:r w:rsidR="00A97A36" w:rsidRPr="00E244B2">
        <w:rPr>
          <w:b/>
          <w:bCs/>
          <w:color w:val="000000" w:themeColor="text1"/>
        </w:rPr>
        <w:t>约束</w:t>
      </w:r>
    </w:p>
    <w:p w14:paraId="2D254BF0" w14:textId="150389EA" w:rsidR="00EB0DCA" w:rsidRPr="00E244B2" w:rsidRDefault="005C6DB4" w:rsidP="004E1987">
      <w:pPr>
        <w:ind w:firstLine="480"/>
        <w:rPr>
          <w:color w:val="000000" w:themeColor="text1"/>
        </w:rPr>
      </w:pPr>
      <w:r w:rsidRPr="00E244B2">
        <w:rPr>
          <w:color w:val="000000" w:themeColor="text1"/>
        </w:rPr>
        <w:t>抽水蓄能机组的等效储能量不能超过其允许的上下限，因此：</w:t>
      </w:r>
    </w:p>
    <w:p w14:paraId="64049CA9" w14:textId="61402C34" w:rsidR="005C6DB4" w:rsidRPr="00E244B2" w:rsidRDefault="005C6DB4" w:rsidP="004E1987">
      <w:pPr>
        <w:ind w:firstLine="480"/>
        <w:rPr>
          <w:color w:val="000000" w:themeColor="text1"/>
        </w:rPr>
      </w:pPr>
      <w:r w:rsidRPr="00E244B2">
        <w:rPr>
          <w:color w:val="000000" w:themeColor="text1"/>
          <w:position w:val="-14"/>
        </w:rPr>
        <w:object w:dxaOrig="6900" w:dyaOrig="400" w14:anchorId="35921FB6">
          <v:shape id="_x0000_i1560" type="#_x0000_t75" style="width:344.75pt;height:20.15pt" o:ole="">
            <v:imagedata r:id="rId1049" o:title=""/>
          </v:shape>
          <o:OLEObject Type="Embed" ProgID="Equation.DSMT4" ShapeID="_x0000_i1560" DrawAspect="Content" ObjectID="_1852641457" r:id="rId1050"/>
        </w:object>
      </w:r>
    </w:p>
    <w:p w14:paraId="75C5C075" w14:textId="1ED1F0E0" w:rsidR="005C6DB4" w:rsidRPr="00E244B2" w:rsidRDefault="005C6DB4" w:rsidP="004E1987">
      <w:pPr>
        <w:ind w:firstLine="480"/>
        <w:rPr>
          <w:color w:val="000000" w:themeColor="text1"/>
        </w:rPr>
      </w:pPr>
      <w:r w:rsidRPr="00E244B2">
        <w:rPr>
          <w:rFonts w:hint="eastAsia"/>
          <w:color w:val="000000" w:themeColor="text1"/>
        </w:rPr>
        <w:t>式中，</w:t>
      </w:r>
      <w:r w:rsidR="00A67CAE" w:rsidRPr="00E244B2">
        <w:rPr>
          <w:color w:val="000000" w:themeColor="text1"/>
          <w:position w:val="-14"/>
        </w:rPr>
        <w:object w:dxaOrig="960" w:dyaOrig="400" w14:anchorId="08A97DE1">
          <v:shape id="_x0000_i1561" type="#_x0000_t75" style="width:48.2pt;height:20.15pt" o:ole="">
            <v:imagedata r:id="rId1051" o:title=""/>
          </v:shape>
          <o:OLEObject Type="Embed" ProgID="Equation.DSMT4" ShapeID="_x0000_i1561" DrawAspect="Content" ObjectID="_1852641458" r:id="rId1052"/>
        </w:object>
      </w:r>
      <w:r w:rsidR="00A67CAE" w:rsidRPr="00E244B2">
        <w:rPr>
          <w:color w:val="000000" w:themeColor="text1"/>
        </w:rPr>
        <w:t xml:space="preserve"> </w:t>
      </w:r>
      <w:r w:rsidR="00A67CAE" w:rsidRPr="00E244B2">
        <w:rPr>
          <w:color w:val="000000" w:themeColor="text1"/>
        </w:rPr>
        <w:t>和</w:t>
      </w:r>
      <w:r w:rsidR="00A67CAE" w:rsidRPr="00E244B2">
        <w:rPr>
          <w:color w:val="000000" w:themeColor="text1"/>
          <w:position w:val="-14"/>
        </w:rPr>
        <w:object w:dxaOrig="980" w:dyaOrig="400" w14:anchorId="31F5B3A8">
          <v:shape id="_x0000_i1562" type="#_x0000_t75" style="width:49.4pt;height:20.15pt" o:ole="">
            <v:imagedata r:id="rId1053" o:title=""/>
          </v:shape>
          <o:OLEObject Type="Embed" ProgID="Equation.DSMT4" ShapeID="_x0000_i1562" DrawAspect="Content" ObjectID="_1852641459" r:id="rId1054"/>
        </w:object>
      </w:r>
      <w:r w:rsidR="00A67CAE" w:rsidRPr="00E244B2">
        <w:rPr>
          <w:color w:val="000000" w:themeColor="text1"/>
        </w:rPr>
        <w:t>分别为抽水蓄能机组允许的最小和最大荷电状态；</w:t>
      </w:r>
      <w:r w:rsidR="00A67CAE" w:rsidRPr="00E244B2">
        <w:rPr>
          <w:color w:val="000000" w:themeColor="text1"/>
          <w:position w:val="-14"/>
        </w:rPr>
        <w:object w:dxaOrig="540" w:dyaOrig="400" w14:anchorId="4CD2F186">
          <v:shape id="_x0000_i1563" type="#_x0000_t75" style="width:27.45pt;height:20.15pt" o:ole="">
            <v:imagedata r:id="rId1055" o:title=""/>
          </v:shape>
          <o:OLEObject Type="Embed" ProgID="Equation.DSMT4" ShapeID="_x0000_i1563" DrawAspect="Content" ObjectID="_1852641460" r:id="rId1056"/>
        </w:object>
      </w:r>
      <w:r w:rsidR="00A67CAE" w:rsidRPr="00E244B2">
        <w:rPr>
          <w:color w:val="000000" w:themeColor="text1"/>
        </w:rPr>
        <w:t>为抽水蓄能机组对应的额定等效储能容量；</w:t>
      </w:r>
      <w:r w:rsidR="00A67CAE" w:rsidRPr="00E244B2">
        <w:rPr>
          <w:color w:val="000000" w:themeColor="text1"/>
          <w:position w:val="-14"/>
        </w:rPr>
        <w:object w:dxaOrig="600" w:dyaOrig="400" w14:anchorId="219D5664">
          <v:shape id="_x0000_i1564" type="#_x0000_t75" style="width:29.9pt;height:20.15pt" o:ole="">
            <v:imagedata r:id="rId1057" o:title=""/>
          </v:shape>
          <o:OLEObject Type="Embed" ProgID="Equation.DSMT4" ShapeID="_x0000_i1564" DrawAspect="Content" ObjectID="_1852641461" r:id="rId1058"/>
        </w:object>
      </w:r>
      <w:r w:rsidR="00A67CAE" w:rsidRPr="00E244B2">
        <w:rPr>
          <w:color w:val="000000" w:themeColor="text1"/>
        </w:rPr>
        <w:t>为抽水蓄能机组</w:t>
      </w:r>
      <w:r w:rsidR="00A67CAE" w:rsidRPr="00E244B2">
        <w:rPr>
          <w:i/>
          <w:iCs/>
          <w:color w:val="000000" w:themeColor="text1"/>
        </w:rPr>
        <w:t>i</w:t>
      </w:r>
      <w:r w:rsidR="00A67CAE" w:rsidRPr="00E244B2">
        <w:rPr>
          <w:color w:val="000000" w:themeColor="text1"/>
        </w:rPr>
        <w:t>在时段</w:t>
      </w:r>
      <w:r w:rsidR="00A67CAE" w:rsidRPr="00E244B2">
        <w:rPr>
          <w:i/>
          <w:iCs/>
          <w:color w:val="000000" w:themeColor="text1"/>
        </w:rPr>
        <w:t>t</w:t>
      </w:r>
      <w:r w:rsidR="00A67CAE" w:rsidRPr="00E244B2">
        <w:rPr>
          <w:color w:val="000000" w:themeColor="text1"/>
        </w:rPr>
        <w:t>的等效储能量。</w:t>
      </w:r>
    </w:p>
    <w:p w14:paraId="72790282" w14:textId="5FB3023E" w:rsidR="00C06DD9" w:rsidRPr="00E244B2" w:rsidRDefault="00C06DD9" w:rsidP="004E1987">
      <w:pPr>
        <w:ind w:firstLine="482"/>
        <w:rPr>
          <w:b/>
          <w:bCs/>
          <w:color w:val="000000" w:themeColor="text1"/>
        </w:rPr>
      </w:pPr>
      <w:r w:rsidRPr="00E244B2">
        <w:rPr>
          <w:rFonts w:hint="eastAsia"/>
          <w:b/>
          <w:bCs/>
          <w:color w:val="000000" w:themeColor="text1"/>
        </w:rPr>
        <w:t>（</w:t>
      </w:r>
      <w:r w:rsidR="009F0736" w:rsidRPr="00E244B2">
        <w:rPr>
          <w:rFonts w:hint="eastAsia"/>
          <w:b/>
          <w:bCs/>
          <w:color w:val="000000" w:themeColor="text1"/>
        </w:rPr>
        <w:t>8</w:t>
      </w:r>
      <w:r w:rsidRPr="00E244B2">
        <w:rPr>
          <w:rFonts w:hint="eastAsia"/>
          <w:b/>
          <w:bCs/>
          <w:color w:val="000000" w:themeColor="text1"/>
        </w:rPr>
        <w:t>）</w:t>
      </w:r>
      <w:r w:rsidR="00CE60A6" w:rsidRPr="00E244B2">
        <w:rPr>
          <w:b/>
          <w:bCs/>
          <w:color w:val="000000" w:themeColor="text1"/>
        </w:rPr>
        <w:t>初始及周期末储能量约束</w:t>
      </w:r>
    </w:p>
    <w:p w14:paraId="2B156391" w14:textId="2EA4379A" w:rsidR="00C06DD9" w:rsidRPr="00E244B2" w:rsidRDefault="00664629" w:rsidP="004E1987">
      <w:pPr>
        <w:ind w:firstLine="480"/>
        <w:rPr>
          <w:color w:val="000000" w:themeColor="text1"/>
        </w:rPr>
      </w:pPr>
      <w:r w:rsidRPr="00E244B2">
        <w:rPr>
          <w:color w:val="000000" w:themeColor="text1"/>
        </w:rPr>
        <w:t>为避免抽水蓄能机组利用调度周期边界人为释放水库储存能量，并保证不同调度周期之间水库能量状态的连续性，需要进一步规定抽水蓄能机组在调度周期初始时刻及周期末端的等效储能量。</w:t>
      </w:r>
    </w:p>
    <w:p w14:paraId="3D60CBE8" w14:textId="44622F28" w:rsidR="006A5A0F" w:rsidRPr="00E244B2" w:rsidRDefault="006A5A0F" w:rsidP="001C09B0">
      <w:pPr>
        <w:ind w:firstLine="480"/>
        <w:rPr>
          <w:color w:val="000000" w:themeColor="text1"/>
        </w:rPr>
      </w:pPr>
      <w:r w:rsidRPr="00E244B2">
        <w:rPr>
          <w:color w:val="000000" w:themeColor="text1"/>
        </w:rPr>
        <w:t>对于省份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内任意抽水蓄能机组</w:t>
      </w:r>
      <w:r w:rsidRPr="00E244B2">
        <w:rPr>
          <w:i/>
          <w:iCs/>
          <w:color w:val="000000" w:themeColor="text1"/>
        </w:rPr>
        <w:t>i</w:t>
      </w:r>
      <w:r w:rsidRPr="00E244B2">
        <w:rPr>
          <w:color w:val="000000" w:themeColor="text1"/>
        </w:rPr>
        <w:t>，</w:t>
      </w:r>
      <w:r w:rsidR="000C5B4D" w:rsidRPr="00E244B2">
        <w:rPr>
          <w:color w:val="000000" w:themeColor="text1"/>
        </w:rPr>
        <w:t>规定调度周期末端储能量恢复至初始水平：</w:t>
      </w:r>
    </w:p>
    <w:p w14:paraId="769C04AF" w14:textId="48F094BB" w:rsidR="000C5B4D" w:rsidRPr="00E244B2" w:rsidRDefault="00C003EF" w:rsidP="00C003EF">
      <w:pPr>
        <w:ind w:firstLine="480"/>
        <w:jc w:val="center"/>
        <w:rPr>
          <w:color w:val="000000" w:themeColor="text1"/>
        </w:rPr>
      </w:pPr>
      <w:r w:rsidRPr="00E244B2">
        <w:rPr>
          <w:color w:val="000000" w:themeColor="text1"/>
          <w:position w:val="-14"/>
        </w:rPr>
        <w:object w:dxaOrig="4740" w:dyaOrig="400" w14:anchorId="352BDDEF">
          <v:shape id="_x0000_i1565" type="#_x0000_t75" style="width:239.8pt;height:20.15pt" o:ole="">
            <v:imagedata r:id="rId1059" o:title=""/>
          </v:shape>
          <o:OLEObject Type="Embed" ProgID="Equation.DSMT4" ShapeID="_x0000_i1565" DrawAspect="Content" ObjectID="_1852641462" r:id="rId1060"/>
        </w:object>
      </w:r>
    </w:p>
    <w:p w14:paraId="12C4461D" w14:textId="05B7DBDE" w:rsidR="000C5B4D" w:rsidRPr="00E244B2" w:rsidRDefault="004252C7" w:rsidP="004E1987">
      <w:pPr>
        <w:ind w:firstLine="480"/>
        <w:rPr>
          <w:color w:val="000000" w:themeColor="text1"/>
        </w:rPr>
      </w:pPr>
      <w:r w:rsidRPr="00E244B2">
        <w:rPr>
          <w:color w:val="000000" w:themeColor="text1"/>
        </w:rPr>
        <w:t>其中，</w:t>
      </w:r>
      <w:r w:rsidR="001C09B0" w:rsidRPr="00E244B2">
        <w:rPr>
          <w:color w:val="000000" w:themeColor="text1"/>
          <w:position w:val="-14"/>
        </w:rPr>
        <w:object w:dxaOrig="580" w:dyaOrig="400" w14:anchorId="3A67E626">
          <v:shape id="_x0000_i1566" type="#_x0000_t75" style="width:28.7pt;height:20.15pt" o:ole="">
            <v:imagedata r:id="rId1061" o:title=""/>
          </v:shape>
          <o:OLEObject Type="Embed" ProgID="Equation.DSMT4" ShapeID="_x0000_i1566" DrawAspect="Content" ObjectID="_1852641463" r:id="rId1062"/>
        </w:object>
      </w:r>
      <w:r w:rsidR="001C09B0" w:rsidRPr="00E244B2">
        <w:rPr>
          <w:color w:val="000000" w:themeColor="text1"/>
        </w:rPr>
        <w:t>为抽水蓄能机组</w:t>
      </w:r>
      <w:r w:rsidR="001C09B0" w:rsidRPr="00E244B2">
        <w:rPr>
          <w:i/>
          <w:iCs/>
          <w:color w:val="000000" w:themeColor="text1"/>
        </w:rPr>
        <w:t>i</w:t>
      </w:r>
      <w:r w:rsidR="001C09B0" w:rsidRPr="00E244B2">
        <w:rPr>
          <w:color w:val="000000" w:themeColor="text1"/>
        </w:rPr>
        <w:t>在调度周期开始时对应上水库的初始等效储能量，为模型输入参数</w:t>
      </w:r>
      <w:r w:rsidR="001C09B0" w:rsidRPr="00E244B2">
        <w:rPr>
          <w:rFonts w:hint="eastAsia"/>
          <w:color w:val="000000" w:themeColor="text1"/>
        </w:rPr>
        <w:t>，</w:t>
      </w:r>
      <w:r w:rsidRPr="00E244B2">
        <w:rPr>
          <w:i/>
          <w:iCs/>
          <w:color w:val="000000" w:themeColor="text1"/>
        </w:rPr>
        <w:t>T</w:t>
      </w:r>
      <w:r w:rsidRPr="00E244B2">
        <w:rPr>
          <w:color w:val="000000" w:themeColor="text1"/>
        </w:rPr>
        <w:t>为调度周期最后一个时段。</w:t>
      </w:r>
    </w:p>
    <w:p w14:paraId="346B9BC0" w14:textId="77777777" w:rsidR="00517C17" w:rsidRPr="00E244B2" w:rsidRDefault="00517C17" w:rsidP="002B5618">
      <w:pPr>
        <w:ind w:firstLine="482"/>
        <w:rPr>
          <w:b/>
          <w:bCs/>
          <w:color w:val="000000" w:themeColor="text1"/>
        </w:rPr>
      </w:pPr>
      <w:r w:rsidRPr="00E244B2">
        <w:rPr>
          <w:b/>
          <w:bCs/>
          <w:color w:val="000000" w:themeColor="text1"/>
        </w:rPr>
        <w:t>三、成本构成</w:t>
      </w:r>
    </w:p>
    <w:p w14:paraId="1F42D351" w14:textId="77777777" w:rsidR="00517C17" w:rsidRPr="00E244B2" w:rsidRDefault="00517C17" w:rsidP="00517C17">
      <w:pPr>
        <w:ind w:firstLine="480"/>
        <w:rPr>
          <w:color w:val="000000" w:themeColor="text1"/>
        </w:rPr>
      </w:pPr>
      <w:r w:rsidRPr="00E244B2">
        <w:rPr>
          <w:color w:val="000000" w:themeColor="text1"/>
        </w:rPr>
        <w:t>抽水蓄能运行成本主要考虑固定运行维护成本。由于固定运维成本主要由机组装机容量决定，而与某一时段的实际抽水或发电功率无直接关系，因此大区域</w:t>
      </w:r>
      <w:r w:rsidRPr="00E244B2">
        <w:rPr>
          <w:bCs/>
          <w:color w:val="000000" w:themeColor="text1"/>
          <w:position w:val="-6"/>
        </w:rPr>
        <w:object w:dxaOrig="188" w:dyaOrig="200" w14:anchorId="229A750C">
          <v:shape id="_x0000_i1567" type="#_x0000_t75" alt="" style="width:8.55pt;height:10.35pt" o:ole="">
            <v:imagedata r:id="rId1063" o:title=""/>
          </v:shape>
          <o:OLEObject Type="Embed" ProgID="Equation.DSMT4" ShapeID="_x0000_i1567" DrawAspect="Content" ObjectID="_1852641464" r:id="rId1064"/>
        </w:object>
      </w:r>
      <w:r w:rsidRPr="00E244B2">
        <w:rPr>
          <w:color w:val="000000" w:themeColor="text1"/>
        </w:rPr>
        <w:t>内抽水蓄能固定运行维护成本表示为：</w:t>
      </w:r>
    </w:p>
    <w:p w14:paraId="61B1979A" w14:textId="77777777" w:rsidR="00517C17" w:rsidRPr="00E244B2" w:rsidRDefault="00517C17" w:rsidP="00517C17">
      <w:pPr>
        <w:ind w:firstLine="480"/>
        <w:jc w:val="center"/>
        <w:rPr>
          <w:color w:val="000000" w:themeColor="text1"/>
        </w:rPr>
      </w:pPr>
      <w:r w:rsidRPr="00E244B2">
        <w:rPr>
          <w:bCs/>
          <w:color w:val="000000" w:themeColor="text1"/>
          <w:position w:val="-32"/>
        </w:rPr>
        <w:object w:dxaOrig="2593" w:dyaOrig="560" w14:anchorId="1A891512">
          <v:shape id="_x0000_i1568" type="#_x0000_t75" alt="" style="width:129.95pt;height:26.85pt" o:ole="">
            <v:imagedata r:id="rId1065" o:title=""/>
          </v:shape>
          <o:OLEObject Type="Embed" ProgID="Equation.DSMT4" ShapeID="_x0000_i1568" DrawAspect="Content" ObjectID="_1852641465" r:id="rId1066"/>
        </w:object>
      </w:r>
    </w:p>
    <w:p w14:paraId="1F9F2F4D" w14:textId="7511CC3A" w:rsidR="00944C64" w:rsidRPr="00E244B2" w:rsidRDefault="00517C17" w:rsidP="00517C17">
      <w:pPr>
        <w:ind w:firstLine="480"/>
        <w:rPr>
          <w:color w:val="000000" w:themeColor="text1"/>
        </w:rPr>
      </w:pPr>
      <w:r w:rsidRPr="00E244B2">
        <w:rPr>
          <w:color w:val="000000" w:themeColor="text1"/>
        </w:rPr>
        <w:t>式中，</w:t>
      </w:r>
      <w:r w:rsidRPr="00E244B2">
        <w:rPr>
          <w:bCs/>
          <w:color w:val="000000" w:themeColor="text1"/>
          <w:position w:val="-10"/>
        </w:rPr>
        <w:object w:dxaOrig="356" w:dyaOrig="340" w14:anchorId="17FA0080">
          <v:shape id="_x0000_i1569" type="#_x0000_t75" alt="" style="width:19.55pt;height:16.45pt" o:ole="">
            <v:imagedata r:id="rId1067" o:title=""/>
          </v:shape>
          <o:OLEObject Type="Embed" ProgID="Equation.DSMT4" ShapeID="_x0000_i1569" DrawAspect="Content" ObjectID="_1852641466" r:id="rId1068"/>
        </w:object>
      </w:r>
      <w:r w:rsidRPr="00E244B2">
        <w:rPr>
          <w:color w:val="000000" w:themeColor="text1"/>
        </w:rPr>
        <w:t>为大区域</w:t>
      </w:r>
      <w:r w:rsidRPr="00E244B2">
        <w:rPr>
          <w:bCs/>
          <w:color w:val="000000" w:themeColor="text1"/>
          <w:position w:val="-6"/>
        </w:rPr>
        <w:object w:dxaOrig="188" w:dyaOrig="200" w14:anchorId="6CF1E160">
          <v:shape id="_x0000_i1570" type="#_x0000_t75" style="width:8.55pt;height:10.35pt" o:ole="">
            <v:imagedata r:id="rId1063" o:title=""/>
          </v:shape>
          <o:OLEObject Type="Embed" ProgID="Equation.DSMT4" ShapeID="_x0000_i1570" DrawAspect="Content" ObjectID="_1852641467" r:id="rId1069"/>
        </w:object>
      </w:r>
      <w:r w:rsidRPr="00E244B2">
        <w:rPr>
          <w:color w:val="000000" w:themeColor="text1"/>
        </w:rPr>
        <w:t>内抽水蓄能的固定运行维护成本；</w:t>
      </w:r>
      <w:r w:rsidRPr="00E244B2">
        <w:rPr>
          <w:bCs/>
          <w:color w:val="000000" w:themeColor="text1"/>
          <w:position w:val="-14"/>
        </w:rPr>
        <w:object w:dxaOrig="629" w:dyaOrig="380" w14:anchorId="16600688">
          <v:shape id="_x0000_i1571" type="#_x0000_t75" alt="" style="width:31.1pt;height:19.55pt" o:ole="">
            <v:imagedata r:id="rId1070" o:title=""/>
          </v:shape>
          <o:OLEObject Type="Embed" ProgID="Equation.DSMT4" ShapeID="_x0000_i1571" DrawAspect="Content" ObjectID="_1852641468" r:id="rId1071"/>
        </w:object>
      </w:r>
      <w:r w:rsidRPr="00E244B2">
        <w:rPr>
          <w:color w:val="000000" w:themeColor="text1"/>
        </w:rPr>
        <w:t>为省份</w:t>
      </w:r>
      <w:r w:rsidRPr="00E244B2">
        <w:rPr>
          <w:bCs/>
          <w:color w:val="000000" w:themeColor="text1"/>
          <w:position w:val="-10"/>
        </w:rPr>
        <w:object w:dxaOrig="231" w:dyaOrig="240" w14:anchorId="7CE73D2F">
          <v:shape id="_x0000_i1572" type="#_x0000_t75" alt="" style="width:10.35pt;height:10.35pt" o:ole="">
            <v:imagedata r:id="rId1072" o:title=""/>
          </v:shape>
          <o:OLEObject Type="Embed" ProgID="Equation.DSMT4" ShapeID="_x0000_i1572" DrawAspect="Content" ObjectID="_1852641469" r:id="rId1073"/>
        </w:object>
      </w:r>
      <w:r w:rsidRPr="00E244B2">
        <w:rPr>
          <w:color w:val="000000" w:themeColor="text1"/>
        </w:rPr>
        <w:t>的分区</w:t>
      </w:r>
      <w:r w:rsidRPr="00E244B2">
        <w:rPr>
          <w:bCs/>
          <w:color w:val="000000" w:themeColor="text1"/>
          <w:position w:val="-4"/>
        </w:rPr>
        <w:object w:dxaOrig="189" w:dyaOrig="180" w14:anchorId="4E23339A">
          <v:shape id="_x0000_i1573" type="#_x0000_t75" alt="" style="width:8.55pt;height:7.95pt" o:ole="">
            <v:imagedata r:id="rId1074" o:title=""/>
          </v:shape>
          <o:OLEObject Type="Embed" ProgID="Equation.DSMT4" ShapeID="_x0000_i1573" DrawAspect="Content" ObjectID="_1852641470" r:id="rId1075"/>
        </w:object>
      </w:r>
      <w:r w:rsidRPr="00E244B2">
        <w:rPr>
          <w:color w:val="000000" w:themeColor="text1"/>
        </w:rPr>
        <w:t>内抽水蓄能机组</w:t>
      </w:r>
      <w:r w:rsidRPr="00E244B2">
        <w:rPr>
          <w:bCs/>
          <w:color w:val="000000" w:themeColor="text1"/>
          <w:position w:val="-6"/>
        </w:rPr>
        <w:object w:dxaOrig="146" w:dyaOrig="240" w14:anchorId="377F7AC8">
          <v:shape id="_x0000_i1574" type="#_x0000_t75" alt="" style="width:6.7pt;height:10.35pt" o:ole="">
            <v:imagedata r:id="rId1076" o:title=""/>
          </v:shape>
          <o:OLEObject Type="Embed" ProgID="Equation.DSMT4" ShapeID="_x0000_i1574" DrawAspect="Content" ObjectID="_1852641471" r:id="rId1077"/>
        </w:object>
      </w:r>
      <w:r w:rsidRPr="00E244B2">
        <w:rPr>
          <w:color w:val="000000" w:themeColor="text1"/>
        </w:rPr>
        <w:t>的单位装机容量固定运行维护成本；</w:t>
      </w:r>
      <w:r w:rsidRPr="00E244B2">
        <w:rPr>
          <w:bCs/>
          <w:color w:val="000000" w:themeColor="text1"/>
          <w:position w:val="-14"/>
        </w:rPr>
        <w:object w:dxaOrig="505" w:dyaOrig="380" w14:anchorId="30960A59">
          <v:shape id="_x0000_i1575" type="#_x0000_t75" alt="" style="width:26.85pt;height:19.55pt" o:ole="">
            <v:imagedata r:id="rId1078" o:title=""/>
          </v:shape>
          <o:OLEObject Type="Embed" ProgID="Equation.DSMT4" ShapeID="_x0000_i1575" DrawAspect="Content" ObjectID="_1852641472" r:id="rId1079"/>
        </w:object>
      </w:r>
      <w:r w:rsidRPr="00E244B2">
        <w:rPr>
          <w:color w:val="000000" w:themeColor="text1"/>
        </w:rPr>
        <w:t>为抽水蓄能机组</w:t>
      </w:r>
      <w:r w:rsidRPr="00E244B2">
        <w:rPr>
          <w:bCs/>
          <w:color w:val="000000" w:themeColor="text1"/>
          <w:position w:val="-6"/>
        </w:rPr>
        <w:object w:dxaOrig="146" w:dyaOrig="240" w14:anchorId="0717BAF2">
          <v:shape id="_x0000_i1576" type="#_x0000_t75" style="width:6.7pt;height:10.35pt" o:ole="">
            <v:imagedata r:id="rId1076" o:title=""/>
          </v:shape>
          <o:OLEObject Type="Embed" ProgID="Equation.DSMT4" ShapeID="_x0000_i1576" DrawAspect="Content" ObjectID="_1852641473" r:id="rId1080"/>
        </w:object>
      </w:r>
      <w:r w:rsidRPr="00E244B2">
        <w:rPr>
          <w:color w:val="000000" w:themeColor="text1"/>
        </w:rPr>
        <w:t>的额定装机容量。</w:t>
      </w:r>
    </w:p>
    <w:p w14:paraId="0D5CD031" w14:textId="77777777" w:rsidR="00914B8A" w:rsidRPr="00E244B2" w:rsidRDefault="00000000">
      <w:pPr>
        <w:pStyle w:val="20"/>
        <w:rPr>
          <w:color w:val="000000" w:themeColor="text1"/>
        </w:rPr>
      </w:pPr>
      <w:r w:rsidRPr="00E244B2">
        <w:rPr>
          <w:rFonts w:hint="eastAsia"/>
          <w:color w:val="000000" w:themeColor="text1"/>
        </w:rPr>
        <w:t>新能源侧运行模型</w:t>
      </w:r>
    </w:p>
    <w:p w14:paraId="3CAB9728" w14:textId="6D73D792" w:rsidR="00914B8A" w:rsidRPr="00E244B2" w:rsidRDefault="00CC1024">
      <w:pPr>
        <w:pStyle w:val="3"/>
        <w:rPr>
          <w:rFonts w:hint="default"/>
          <w:color w:val="000000" w:themeColor="text1"/>
        </w:rPr>
      </w:pPr>
      <w:r w:rsidRPr="00E244B2">
        <w:rPr>
          <w:rFonts w:hint="default"/>
          <w:color w:val="000000" w:themeColor="text1"/>
        </w:rPr>
        <w:t>风电出力模型</w:t>
      </w:r>
    </w:p>
    <w:p w14:paraId="163B6B3B" w14:textId="77777777" w:rsidR="00640F25" w:rsidRPr="00E244B2" w:rsidRDefault="00640F25" w:rsidP="00640F25">
      <w:pPr>
        <w:ind w:firstLine="482"/>
        <w:rPr>
          <w:b/>
          <w:bCs/>
          <w:color w:val="000000" w:themeColor="text1"/>
        </w:rPr>
      </w:pPr>
      <w:r w:rsidRPr="00E244B2">
        <w:rPr>
          <w:b/>
          <w:bCs/>
          <w:color w:val="000000" w:themeColor="text1"/>
        </w:rPr>
        <w:t>一、物理过程</w:t>
      </w:r>
    </w:p>
    <w:p w14:paraId="008D6DCF" w14:textId="77777777" w:rsidR="00640F25" w:rsidRPr="00E244B2" w:rsidRDefault="00640F25" w:rsidP="00640F25">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）空气流动产生风能，通过风轮捕获风能并转化为机械能；</w:t>
      </w:r>
    </w:p>
    <w:p w14:paraId="4CBA5A97" w14:textId="77777777" w:rsidR="00640F25" w:rsidRPr="00E244B2" w:rsidRDefault="00640F25" w:rsidP="00640F25">
      <w:pPr>
        <w:ind w:firstLine="480"/>
        <w:rPr>
          <w:color w:val="000000" w:themeColor="text1"/>
        </w:rPr>
      </w:pPr>
      <w:r w:rsidRPr="00E244B2">
        <w:rPr>
          <w:color w:val="000000" w:themeColor="text1"/>
        </w:rPr>
        <w:t>（</w:t>
      </w:r>
      <w:r w:rsidRPr="00E244B2">
        <w:rPr>
          <w:color w:val="000000" w:themeColor="text1"/>
        </w:rPr>
        <w:t>2</w:t>
      </w:r>
      <w:r w:rsidRPr="00E244B2">
        <w:rPr>
          <w:color w:val="000000" w:themeColor="text1"/>
        </w:rPr>
        <w:t>）风轮驱动传动系统旋转，将机械能传递至发电机；</w:t>
      </w:r>
    </w:p>
    <w:p w14:paraId="24323C22" w14:textId="77777777" w:rsidR="00640F25" w:rsidRPr="00E244B2" w:rsidRDefault="00640F25" w:rsidP="00640F25">
      <w:pPr>
        <w:ind w:firstLine="480"/>
        <w:rPr>
          <w:color w:val="000000" w:themeColor="text1"/>
        </w:rPr>
      </w:pPr>
      <w:r w:rsidRPr="00E244B2">
        <w:rPr>
          <w:color w:val="000000" w:themeColor="text1"/>
        </w:rPr>
        <w:t>（</w:t>
      </w:r>
      <w:r w:rsidRPr="00E244B2">
        <w:rPr>
          <w:color w:val="000000" w:themeColor="text1"/>
        </w:rPr>
        <w:t>3</w:t>
      </w:r>
      <w:r w:rsidRPr="00E244B2">
        <w:rPr>
          <w:color w:val="000000" w:themeColor="text1"/>
        </w:rPr>
        <w:t>）发电机将机械能转化为电能。</w:t>
      </w:r>
    </w:p>
    <w:p w14:paraId="3639AB29" w14:textId="77777777" w:rsidR="00640F25" w:rsidRPr="00E244B2" w:rsidRDefault="00640F25" w:rsidP="00640F25">
      <w:pPr>
        <w:ind w:firstLine="482"/>
        <w:rPr>
          <w:b/>
          <w:bCs/>
          <w:color w:val="000000" w:themeColor="text1"/>
        </w:rPr>
      </w:pPr>
      <w:r w:rsidRPr="00E244B2">
        <w:rPr>
          <w:b/>
          <w:bCs/>
          <w:color w:val="000000" w:themeColor="text1"/>
        </w:rPr>
        <w:t>二、物理过程产生的约束</w:t>
      </w:r>
    </w:p>
    <w:p w14:paraId="5D681052" w14:textId="77777777" w:rsidR="00640F25" w:rsidRPr="00E244B2" w:rsidRDefault="00640F25" w:rsidP="00640F25">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）机组容量限制：风力发电机组受到发电机容量、变流器容量以及机械结构承载能力限制，存在最大允许输出功率，决定分区风电最大技术出力</w:t>
      </w:r>
      <w:r w:rsidRPr="00E244B2">
        <w:rPr>
          <w:bCs/>
          <w:color w:val="000000" w:themeColor="text1"/>
          <w:position w:val="-14"/>
        </w:rPr>
        <w:object w:dxaOrig="745" w:dyaOrig="380" w14:anchorId="45ECC3E4">
          <v:shape id="_x0000_i1577" type="#_x0000_t75" style="width:35.4pt;height:20.15pt" o:ole="">
            <v:imagedata r:id="rId1081" o:title=""/>
          </v:shape>
          <o:OLEObject Type="Embed" ProgID="Equation.DSMT4" ShapeID="_x0000_i1577" DrawAspect="Content" ObjectID="_1852641474" r:id="rId1082"/>
        </w:object>
      </w:r>
      <w:r w:rsidRPr="00E244B2">
        <w:rPr>
          <w:color w:val="000000" w:themeColor="text1"/>
        </w:rPr>
        <w:t>。</w:t>
      </w:r>
    </w:p>
    <w:p w14:paraId="7C46FE1D" w14:textId="77777777" w:rsidR="00640F25" w:rsidRPr="00E244B2" w:rsidRDefault="00640F25" w:rsidP="00640F25">
      <w:pPr>
        <w:ind w:firstLine="482"/>
        <w:rPr>
          <w:b/>
          <w:bCs/>
          <w:color w:val="000000" w:themeColor="text1"/>
        </w:rPr>
      </w:pPr>
      <w:r w:rsidRPr="00E244B2">
        <w:rPr>
          <w:b/>
          <w:bCs/>
          <w:color w:val="000000" w:themeColor="text1"/>
        </w:rPr>
        <w:t>约束条件：</w:t>
      </w:r>
    </w:p>
    <w:p w14:paraId="4A8FA70E" w14:textId="29B02EFE" w:rsidR="00640F25" w:rsidRPr="00E244B2" w:rsidRDefault="00640F25" w:rsidP="00640F25">
      <w:pPr>
        <w:ind w:firstLine="480"/>
        <w:rPr>
          <w:color w:val="000000" w:themeColor="text1"/>
        </w:rPr>
      </w:pPr>
      <w:r w:rsidRPr="00E244B2">
        <w:rPr>
          <w:color w:val="000000" w:themeColor="text1"/>
        </w:rPr>
        <w:t>出力约束：</w:t>
      </w:r>
    </w:p>
    <w:p w14:paraId="568305D5" w14:textId="1CB547AA" w:rsidR="00C07CBD" w:rsidRPr="00E244B2" w:rsidRDefault="00E17FF1" w:rsidP="00640F25">
      <w:pPr>
        <w:ind w:firstLine="480"/>
        <w:rPr>
          <w:color w:val="000000" w:themeColor="text1"/>
        </w:rPr>
      </w:pPr>
      <w:r w:rsidRPr="00E244B2">
        <w:rPr>
          <w:color w:val="000000" w:themeColor="text1"/>
        </w:rPr>
        <w:t>风电最大可用功率由实际并网消纳功率和弃风功率两部分构成，因此：</w:t>
      </w:r>
    </w:p>
    <w:p w14:paraId="068201D7" w14:textId="14545106" w:rsidR="00C07CBD" w:rsidRPr="00E244B2" w:rsidRDefault="002569AA" w:rsidP="00E17FF1">
      <w:pPr>
        <w:ind w:firstLine="480"/>
        <w:jc w:val="center"/>
        <w:rPr>
          <w:color w:val="000000" w:themeColor="text1"/>
        </w:rPr>
      </w:pPr>
      <w:r w:rsidRPr="00E244B2">
        <w:rPr>
          <w:color w:val="000000" w:themeColor="text1"/>
          <w:position w:val="-14"/>
        </w:rPr>
        <w:object w:dxaOrig="5120" w:dyaOrig="400" w14:anchorId="499DDE24">
          <v:shape id="_x0000_i1578" type="#_x0000_t75" style="width:256.9pt;height:20.15pt" o:ole="">
            <v:imagedata r:id="rId1083" o:title=""/>
          </v:shape>
          <o:OLEObject Type="Embed" ProgID="Equation.DSMT4" ShapeID="_x0000_i1578" DrawAspect="Content" ObjectID="_1852641475" r:id="rId1084"/>
        </w:object>
      </w:r>
    </w:p>
    <w:p w14:paraId="4590E0EA" w14:textId="7C55A7D4" w:rsidR="00E17FF1" w:rsidRPr="00E244B2" w:rsidRDefault="00A81A86" w:rsidP="00640F25">
      <w:pPr>
        <w:ind w:firstLine="480"/>
        <w:rPr>
          <w:color w:val="000000" w:themeColor="text1"/>
        </w:rPr>
      </w:pPr>
      <w:r w:rsidRPr="00E244B2">
        <w:rPr>
          <w:color w:val="000000" w:themeColor="text1"/>
        </w:rPr>
        <w:t>并满足：</w:t>
      </w:r>
    </w:p>
    <w:p w14:paraId="71C69501" w14:textId="65A0E968" w:rsidR="00A81A86" w:rsidRPr="00E244B2" w:rsidRDefault="00F5476E" w:rsidP="00F5476E">
      <w:pPr>
        <w:ind w:firstLine="480"/>
        <w:jc w:val="center"/>
        <w:rPr>
          <w:color w:val="000000" w:themeColor="text1"/>
        </w:rPr>
      </w:pPr>
      <w:r w:rsidRPr="00E244B2">
        <w:rPr>
          <w:color w:val="000000" w:themeColor="text1"/>
          <w:position w:val="-14"/>
        </w:rPr>
        <w:object w:dxaOrig="900" w:dyaOrig="400" w14:anchorId="36EA7DB8">
          <v:shape id="_x0000_i1579" type="#_x0000_t75" style="width:44.55pt;height:20.15pt" o:ole="">
            <v:imagedata r:id="rId1085" o:title=""/>
          </v:shape>
          <o:OLEObject Type="Embed" ProgID="Equation.DSMT4" ShapeID="_x0000_i1579" DrawAspect="Content" ObjectID="_1852641476" r:id="rId1086"/>
        </w:object>
      </w:r>
    </w:p>
    <w:p w14:paraId="7DD29EEC" w14:textId="79EC9E2A" w:rsidR="00A81A86" w:rsidRPr="00E244B2" w:rsidRDefault="009F3E0D" w:rsidP="009F3E0D">
      <w:pPr>
        <w:ind w:firstLine="480"/>
        <w:jc w:val="center"/>
        <w:rPr>
          <w:color w:val="000000" w:themeColor="text1"/>
        </w:rPr>
      </w:pPr>
      <w:r w:rsidRPr="00E244B2">
        <w:rPr>
          <w:color w:val="000000" w:themeColor="text1"/>
          <w:position w:val="-14"/>
        </w:rPr>
        <w:object w:dxaOrig="1180" w:dyaOrig="400" w14:anchorId="413A4E92">
          <v:shape id="_x0000_i1580" type="#_x0000_t75" style="width:58.6pt;height:20.15pt" o:ole="">
            <v:imagedata r:id="rId1087" o:title=""/>
          </v:shape>
          <o:OLEObject Type="Embed" ProgID="Equation.DSMT4" ShapeID="_x0000_i1580" DrawAspect="Content" ObjectID="_1852641477" r:id="rId1088"/>
        </w:object>
      </w:r>
    </w:p>
    <w:p w14:paraId="51222790" w14:textId="0C35DCA1" w:rsidR="00A81A86" w:rsidRPr="00E244B2" w:rsidRDefault="00910E6C" w:rsidP="00640F25">
      <w:pPr>
        <w:ind w:firstLine="480"/>
        <w:rPr>
          <w:color w:val="000000" w:themeColor="text1"/>
        </w:rPr>
      </w:pPr>
      <w:r w:rsidRPr="00E244B2">
        <w:rPr>
          <w:color w:val="000000" w:themeColor="text1"/>
        </w:rPr>
        <w:t>式中，</w:t>
      </w:r>
      <w:r w:rsidR="00806706" w:rsidRPr="00E244B2">
        <w:rPr>
          <w:bCs/>
          <w:color w:val="000000" w:themeColor="text1"/>
          <w:position w:val="-14"/>
        </w:rPr>
        <w:object w:dxaOrig="756" w:dyaOrig="380" w14:anchorId="11F16170">
          <v:shape id="_x0000_i1581" type="#_x0000_t75" alt="" style="width:36.6pt;height:20.15pt" o:ole="">
            <v:imagedata r:id="rId1089" o:title=""/>
          </v:shape>
          <o:OLEObject Type="Embed" ProgID="Equation.DSMT4" ShapeID="_x0000_i1581" DrawAspect="Content" ObjectID="_1852641478" r:id="rId1090"/>
        </w:object>
      </w:r>
      <w:r w:rsidR="00806706" w:rsidRPr="00E244B2">
        <w:rPr>
          <w:color w:val="000000" w:themeColor="text1"/>
        </w:rPr>
        <w:t>为省份</w:t>
      </w:r>
      <w:r w:rsidR="00806706" w:rsidRPr="00E244B2">
        <w:rPr>
          <w:bCs/>
          <w:color w:val="000000" w:themeColor="text1"/>
          <w:position w:val="-10"/>
        </w:rPr>
        <w:object w:dxaOrig="223" w:dyaOrig="240" w14:anchorId="7433C2E7">
          <v:shape id="_x0000_i1582" type="#_x0000_t75" style="width:10.35pt;height:10.35pt" o:ole="">
            <v:imagedata r:id="rId1091" o:title=""/>
          </v:shape>
          <o:OLEObject Type="Embed" ProgID="Equation.DSMT4" ShapeID="_x0000_i1582" DrawAspect="Content" ObjectID="_1852641479" r:id="rId1092"/>
        </w:object>
      </w:r>
      <w:r w:rsidR="00806706" w:rsidRPr="00E244B2">
        <w:rPr>
          <w:color w:val="000000" w:themeColor="text1"/>
        </w:rPr>
        <w:t>的分区</w:t>
      </w:r>
      <w:r w:rsidR="00806706" w:rsidRPr="00E244B2">
        <w:rPr>
          <w:bCs/>
          <w:color w:val="000000" w:themeColor="text1"/>
          <w:position w:val="-4"/>
        </w:rPr>
        <w:object w:dxaOrig="183" w:dyaOrig="180" w14:anchorId="00C9011F">
          <v:shape id="_x0000_i1583" type="#_x0000_t75" style="width:7.95pt;height:7.95pt" o:ole="">
            <v:imagedata r:id="rId1093" o:title=""/>
          </v:shape>
          <o:OLEObject Type="Embed" ProgID="Equation.DSMT4" ShapeID="_x0000_i1583" DrawAspect="Content" ObjectID="_1852641480" r:id="rId1094"/>
        </w:object>
      </w:r>
      <w:r w:rsidR="00806706" w:rsidRPr="00E244B2">
        <w:rPr>
          <w:color w:val="000000" w:themeColor="text1"/>
        </w:rPr>
        <w:t>在时段</w:t>
      </w:r>
      <w:r w:rsidR="00806706" w:rsidRPr="00E244B2">
        <w:rPr>
          <w:bCs/>
          <w:color w:val="000000" w:themeColor="text1"/>
          <w:position w:val="-6"/>
        </w:rPr>
        <w:object w:dxaOrig="142" w:dyaOrig="220" w14:anchorId="3A3CB6A3">
          <v:shape id="_x0000_i1584" type="#_x0000_t75" style="width:6.7pt;height:10.35pt" o:ole="">
            <v:imagedata r:id="rId1095" o:title=""/>
          </v:shape>
          <o:OLEObject Type="Embed" ProgID="Equation.DSMT4" ShapeID="_x0000_i1584" DrawAspect="Content" ObjectID="_1852641481" r:id="rId1096"/>
        </w:object>
      </w:r>
      <w:r w:rsidR="00806706" w:rsidRPr="00E244B2">
        <w:rPr>
          <w:color w:val="000000" w:themeColor="text1"/>
        </w:rPr>
        <w:t>的风电最大预测可用功率</w:t>
      </w:r>
      <w:r w:rsidR="00806706" w:rsidRPr="00E244B2">
        <w:rPr>
          <w:rFonts w:hint="eastAsia"/>
          <w:color w:val="000000" w:themeColor="text1"/>
        </w:rPr>
        <w:t>，</w:t>
      </w:r>
      <w:r w:rsidR="00806706" w:rsidRPr="00E244B2">
        <w:rPr>
          <w:bCs/>
          <w:color w:val="000000" w:themeColor="text1"/>
          <w:position w:val="-14"/>
        </w:rPr>
        <w:object w:dxaOrig="484" w:dyaOrig="380" w14:anchorId="643404E0">
          <v:shape id="_x0000_i1585" type="#_x0000_t75" alt="" style="width:22.6pt;height:20.15pt" o:ole="">
            <v:imagedata r:id="rId1097" o:title=""/>
          </v:shape>
          <o:OLEObject Type="Embed" ProgID="Equation.DSMT4" ShapeID="_x0000_i1585" DrawAspect="Content" ObjectID="_1852641482" r:id="rId1098"/>
        </w:object>
      </w:r>
      <w:r w:rsidR="00806706" w:rsidRPr="00E244B2">
        <w:rPr>
          <w:color w:val="000000" w:themeColor="text1"/>
        </w:rPr>
        <w:t>为大区域</w:t>
      </w:r>
      <w:r w:rsidR="00806706" w:rsidRPr="00E244B2">
        <w:rPr>
          <w:bCs/>
          <w:color w:val="000000" w:themeColor="text1"/>
          <w:position w:val="-6"/>
        </w:rPr>
        <w:object w:dxaOrig="182" w:dyaOrig="200" w14:anchorId="3AABFE16">
          <v:shape id="_x0000_i1586" type="#_x0000_t75" style="width:7.95pt;height:10.35pt" o:ole="">
            <v:imagedata r:id="rId1099" o:title=""/>
          </v:shape>
          <o:OLEObject Type="Embed" ProgID="Equation.DSMT4" ShapeID="_x0000_i1586" DrawAspect="Content" ObjectID="_1852641483" r:id="rId1100"/>
        </w:object>
      </w:r>
      <w:r w:rsidR="00806706" w:rsidRPr="00E244B2">
        <w:rPr>
          <w:color w:val="000000" w:themeColor="text1"/>
        </w:rPr>
        <w:t>内省份</w:t>
      </w:r>
      <w:r w:rsidR="00806706" w:rsidRPr="00E244B2">
        <w:rPr>
          <w:bCs/>
          <w:color w:val="000000" w:themeColor="text1"/>
          <w:position w:val="-10"/>
        </w:rPr>
        <w:object w:dxaOrig="223" w:dyaOrig="240" w14:anchorId="733F5D5E">
          <v:shape id="_x0000_i1587" type="#_x0000_t75" alt="" style="width:10.35pt;height:10.35pt" o:ole="">
            <v:imagedata r:id="rId1091" o:title=""/>
          </v:shape>
          <o:OLEObject Type="Embed" ProgID="Equation.DSMT4" ShapeID="_x0000_i1587" DrawAspect="Content" ObjectID="_1852641484" r:id="rId1101"/>
        </w:object>
      </w:r>
      <w:r w:rsidR="00806706" w:rsidRPr="00E244B2">
        <w:rPr>
          <w:color w:val="000000" w:themeColor="text1"/>
        </w:rPr>
        <w:t>的分区</w:t>
      </w:r>
      <w:r w:rsidR="00806706" w:rsidRPr="00E244B2">
        <w:rPr>
          <w:bCs/>
          <w:color w:val="000000" w:themeColor="text1"/>
          <w:position w:val="-4"/>
        </w:rPr>
        <w:object w:dxaOrig="183" w:dyaOrig="180" w14:anchorId="60EDD502">
          <v:shape id="_x0000_i1588" type="#_x0000_t75" alt="" style="width:7.95pt;height:7.95pt" o:ole="">
            <v:imagedata r:id="rId1093" o:title=""/>
          </v:shape>
          <o:OLEObject Type="Embed" ProgID="Equation.DSMT4" ShapeID="_x0000_i1588" DrawAspect="Content" ObjectID="_1852641485" r:id="rId1102"/>
        </w:object>
      </w:r>
      <w:r w:rsidR="00806706" w:rsidRPr="00E244B2">
        <w:rPr>
          <w:color w:val="000000" w:themeColor="text1"/>
        </w:rPr>
        <w:t>在时段</w:t>
      </w:r>
      <w:r w:rsidR="00806706" w:rsidRPr="00E244B2">
        <w:rPr>
          <w:bCs/>
          <w:color w:val="000000" w:themeColor="text1"/>
          <w:position w:val="-6"/>
        </w:rPr>
        <w:object w:dxaOrig="142" w:dyaOrig="220" w14:anchorId="1F11A34B">
          <v:shape id="_x0000_i1589" type="#_x0000_t75" style="width:6.7pt;height:10.35pt" o:ole="">
            <v:imagedata r:id="rId1095" o:title=""/>
          </v:shape>
          <o:OLEObject Type="Embed" ProgID="Equation.DSMT4" ShapeID="_x0000_i1589" DrawAspect="Content" ObjectID="_1852641486" r:id="rId1103"/>
        </w:object>
      </w:r>
      <w:r w:rsidR="00806706" w:rsidRPr="00E244B2">
        <w:rPr>
          <w:color w:val="000000" w:themeColor="text1"/>
        </w:rPr>
        <w:t>的风电实际出力</w:t>
      </w:r>
      <w:r w:rsidR="00806706" w:rsidRPr="00E244B2">
        <w:rPr>
          <w:rFonts w:hint="eastAsia"/>
          <w:color w:val="000000" w:themeColor="text1"/>
        </w:rPr>
        <w:t>，</w:t>
      </w:r>
      <w:r w:rsidRPr="00E244B2">
        <w:rPr>
          <w:color w:val="000000" w:themeColor="text1"/>
          <w:position w:val="-14"/>
        </w:rPr>
        <w:object w:dxaOrig="800" w:dyaOrig="400" w14:anchorId="1A8AD16D">
          <v:shape id="_x0000_i1590" type="#_x0000_t75" style="width:40.9pt;height:20.15pt" o:ole="">
            <v:imagedata r:id="rId1104" o:title=""/>
          </v:shape>
          <o:OLEObject Type="Embed" ProgID="Equation.DSMT4" ShapeID="_x0000_i1590" DrawAspect="Content" ObjectID="_1852641487" r:id="rId1105"/>
        </w:object>
      </w:r>
      <w:r w:rsidRPr="00E244B2">
        <w:rPr>
          <w:color w:val="000000" w:themeColor="text1"/>
        </w:rPr>
        <w:t>为由于系统调节能力、输电能力或新能源消纳条件限制而未被利用的弃风功率。</w:t>
      </w:r>
    </w:p>
    <w:p w14:paraId="5A2B918A" w14:textId="4D592635" w:rsidR="00737A4B" w:rsidRPr="00E244B2" w:rsidRDefault="00737A4B" w:rsidP="00910E6C">
      <w:pPr>
        <w:ind w:firstLineChars="82" w:firstLine="198"/>
        <w:rPr>
          <w:b/>
          <w:bCs/>
          <w:color w:val="000000" w:themeColor="text1"/>
        </w:rPr>
      </w:pPr>
      <w:r w:rsidRPr="00E244B2">
        <w:rPr>
          <w:rFonts w:hint="eastAsia"/>
          <w:b/>
          <w:bCs/>
          <w:color w:val="000000" w:themeColor="text1"/>
        </w:rPr>
        <w:t>三、</w:t>
      </w:r>
      <w:r w:rsidR="00910E6C" w:rsidRPr="00E244B2">
        <w:rPr>
          <w:rFonts w:hint="eastAsia"/>
          <w:b/>
          <w:bCs/>
          <w:color w:val="000000" w:themeColor="text1"/>
        </w:rPr>
        <w:t>风电运行</w:t>
      </w:r>
      <w:r w:rsidR="009312CF" w:rsidRPr="00E244B2">
        <w:rPr>
          <w:rFonts w:hint="eastAsia"/>
          <w:b/>
          <w:bCs/>
          <w:color w:val="000000" w:themeColor="text1"/>
        </w:rPr>
        <w:t>成本</w:t>
      </w:r>
    </w:p>
    <w:p w14:paraId="7B699794" w14:textId="2C628240" w:rsidR="00640F25" w:rsidRPr="00E244B2" w:rsidRDefault="00640F25" w:rsidP="00640F25">
      <w:pPr>
        <w:ind w:firstLine="480"/>
        <w:rPr>
          <w:color w:val="000000" w:themeColor="text1"/>
        </w:rPr>
      </w:pPr>
      <w:r w:rsidRPr="00E244B2">
        <w:rPr>
          <w:color w:val="000000" w:themeColor="text1"/>
        </w:rPr>
        <w:t>风电固定运维成本：</w:t>
      </w:r>
    </w:p>
    <w:p w14:paraId="1CE8F45D" w14:textId="77777777" w:rsidR="00640F25" w:rsidRPr="00E244B2" w:rsidRDefault="00640F25" w:rsidP="00640F25">
      <w:pPr>
        <w:ind w:firstLine="480"/>
        <w:jc w:val="center"/>
        <w:rPr>
          <w:color w:val="000000" w:themeColor="text1"/>
        </w:rPr>
      </w:pPr>
      <w:r w:rsidRPr="00E244B2">
        <w:rPr>
          <w:bCs/>
          <w:color w:val="000000" w:themeColor="text1"/>
          <w:position w:val="-32"/>
        </w:rPr>
        <w:object w:dxaOrig="2505" w:dyaOrig="560" w14:anchorId="15C0E069">
          <v:shape id="_x0000_i1591" type="#_x0000_t75" alt="" style="width:124.45pt;height:26.85pt" o:ole="">
            <v:imagedata r:id="rId1106" o:title=""/>
          </v:shape>
          <o:OLEObject Type="Embed" ProgID="Equation.DSMT4" ShapeID="_x0000_i1591" DrawAspect="Content" ObjectID="_1852641488" r:id="rId1107"/>
        </w:object>
      </w:r>
    </w:p>
    <w:p w14:paraId="2FF36755" w14:textId="77777777" w:rsidR="00640F25" w:rsidRPr="00E244B2" w:rsidRDefault="00640F25" w:rsidP="00640F25">
      <w:pPr>
        <w:ind w:firstLine="480"/>
        <w:rPr>
          <w:color w:val="000000" w:themeColor="text1"/>
        </w:rPr>
      </w:pPr>
      <w:r w:rsidRPr="00E244B2">
        <w:rPr>
          <w:color w:val="000000" w:themeColor="text1"/>
        </w:rPr>
        <w:t>式中，</w:t>
      </w:r>
      <w:r w:rsidRPr="00E244B2">
        <w:rPr>
          <w:bCs/>
          <w:color w:val="000000" w:themeColor="text1"/>
          <w:position w:val="-10"/>
        </w:rPr>
        <w:object w:dxaOrig="484" w:dyaOrig="340" w14:anchorId="236DE44E">
          <v:shape id="_x0000_i1592" type="#_x0000_t75" alt="" style="width:22.6pt;height:15.85pt" o:ole="">
            <v:imagedata r:id="rId1108" o:title=""/>
          </v:shape>
          <o:OLEObject Type="Embed" ProgID="Equation.DSMT4" ShapeID="_x0000_i1592" DrawAspect="Content" ObjectID="_1852641489" r:id="rId1109"/>
        </w:object>
      </w:r>
      <w:r w:rsidRPr="00E244B2">
        <w:rPr>
          <w:color w:val="000000" w:themeColor="text1"/>
        </w:rPr>
        <w:t>为大区域</w:t>
      </w:r>
      <w:r w:rsidRPr="00E244B2">
        <w:rPr>
          <w:bCs/>
          <w:color w:val="000000" w:themeColor="text1"/>
          <w:position w:val="-6"/>
        </w:rPr>
        <w:object w:dxaOrig="182" w:dyaOrig="200" w14:anchorId="49DC4BBE">
          <v:shape id="_x0000_i1593" type="#_x0000_t75" style="width:7.95pt;height:10.35pt" o:ole="">
            <v:imagedata r:id="rId1099" o:title=""/>
          </v:shape>
          <o:OLEObject Type="Embed" ProgID="Equation.DSMT4" ShapeID="_x0000_i1593" DrawAspect="Content" ObjectID="_1852641490" r:id="rId1110"/>
        </w:object>
      </w:r>
      <w:r w:rsidRPr="00E244B2">
        <w:rPr>
          <w:color w:val="000000" w:themeColor="text1"/>
        </w:rPr>
        <w:t>内风电的固定运维成本；</w:t>
      </w:r>
      <w:r w:rsidRPr="00E244B2">
        <w:rPr>
          <w:bCs/>
          <w:color w:val="000000" w:themeColor="text1"/>
          <w:position w:val="-14"/>
        </w:rPr>
        <w:object w:dxaOrig="627" w:dyaOrig="380" w14:anchorId="235295D6">
          <v:shape id="_x0000_i1594" type="#_x0000_t75" alt="" style="width:31.1pt;height:20.15pt" o:ole="">
            <v:imagedata r:id="rId1111" o:title=""/>
          </v:shape>
          <o:OLEObject Type="Embed" ProgID="Equation.DSMT4" ShapeID="_x0000_i1594" DrawAspect="Content" ObjectID="_1852641491" r:id="rId1112"/>
        </w:object>
      </w:r>
      <w:r w:rsidRPr="00E244B2">
        <w:rPr>
          <w:color w:val="000000" w:themeColor="text1"/>
        </w:rPr>
        <w:t>为省份</w:t>
      </w:r>
      <w:r w:rsidRPr="00E244B2">
        <w:rPr>
          <w:bCs/>
          <w:color w:val="000000" w:themeColor="text1"/>
          <w:position w:val="-10"/>
        </w:rPr>
        <w:object w:dxaOrig="223" w:dyaOrig="240" w14:anchorId="324AF61B">
          <v:shape id="_x0000_i1595" type="#_x0000_t75" style="width:10.35pt;height:10.35pt" o:ole="">
            <v:imagedata r:id="rId1091" o:title=""/>
          </v:shape>
          <o:OLEObject Type="Embed" ProgID="Equation.DSMT4" ShapeID="_x0000_i1595" DrawAspect="Content" ObjectID="_1852641492" r:id="rId1113"/>
        </w:object>
      </w:r>
      <w:r w:rsidRPr="00E244B2">
        <w:rPr>
          <w:color w:val="000000" w:themeColor="text1"/>
        </w:rPr>
        <w:t>的分区</w:t>
      </w:r>
      <w:r w:rsidRPr="00E244B2">
        <w:rPr>
          <w:bCs/>
          <w:color w:val="000000" w:themeColor="text1"/>
          <w:position w:val="-4"/>
        </w:rPr>
        <w:object w:dxaOrig="183" w:dyaOrig="180" w14:anchorId="00D0289A">
          <v:shape id="_x0000_i1596" type="#_x0000_t75" style="width:7.95pt;height:7.95pt" o:ole="">
            <v:imagedata r:id="rId1093" o:title=""/>
          </v:shape>
          <o:OLEObject Type="Embed" ProgID="Equation.DSMT4" ShapeID="_x0000_i1596" DrawAspect="Content" ObjectID="_1852641493" r:id="rId1114"/>
        </w:object>
      </w:r>
      <w:r w:rsidRPr="00E244B2">
        <w:rPr>
          <w:color w:val="000000" w:themeColor="text1"/>
        </w:rPr>
        <w:t>风电单位装机容量运行维护成本；</w:t>
      </w:r>
      <w:r w:rsidRPr="00E244B2">
        <w:rPr>
          <w:bCs/>
          <w:color w:val="000000" w:themeColor="text1"/>
          <w:position w:val="-14"/>
        </w:rPr>
        <w:object w:dxaOrig="607" w:dyaOrig="380" w14:anchorId="4CB257AA">
          <v:shape id="_x0000_i1597" type="#_x0000_t75" alt="" style="width:31.1pt;height:20.15pt" o:ole="">
            <v:imagedata r:id="rId1115" o:title=""/>
          </v:shape>
          <o:OLEObject Type="Embed" ProgID="Equation.DSMT4" ShapeID="_x0000_i1597" DrawAspect="Content" ObjectID="_1852641494" r:id="rId1116"/>
        </w:object>
      </w:r>
      <w:r w:rsidRPr="00E244B2">
        <w:rPr>
          <w:color w:val="000000" w:themeColor="text1"/>
        </w:rPr>
        <w:t>为省份</w:t>
      </w:r>
      <w:r w:rsidRPr="00E244B2">
        <w:rPr>
          <w:bCs/>
          <w:color w:val="000000" w:themeColor="text1"/>
          <w:position w:val="-10"/>
        </w:rPr>
        <w:object w:dxaOrig="223" w:dyaOrig="240" w14:anchorId="70D9E5AE">
          <v:shape id="_x0000_i1598" type="#_x0000_t75" style="width:10.35pt;height:10.35pt" o:ole="">
            <v:imagedata r:id="rId1091" o:title=""/>
          </v:shape>
          <o:OLEObject Type="Embed" ProgID="Equation.DSMT4" ShapeID="_x0000_i1598" DrawAspect="Content" ObjectID="_1852641495" r:id="rId1117"/>
        </w:object>
      </w:r>
      <w:r w:rsidRPr="00E244B2">
        <w:rPr>
          <w:color w:val="000000" w:themeColor="text1"/>
        </w:rPr>
        <w:t>的分区</w:t>
      </w:r>
      <w:r w:rsidRPr="00E244B2">
        <w:rPr>
          <w:bCs/>
          <w:color w:val="000000" w:themeColor="text1"/>
          <w:position w:val="-4"/>
        </w:rPr>
        <w:object w:dxaOrig="183" w:dyaOrig="180" w14:anchorId="724D301B">
          <v:shape id="_x0000_i1599" type="#_x0000_t75" style="width:7.95pt;height:7.95pt" o:ole="">
            <v:imagedata r:id="rId1093" o:title=""/>
          </v:shape>
          <o:OLEObject Type="Embed" ProgID="Equation.DSMT4" ShapeID="_x0000_i1599" DrawAspect="Content" ObjectID="_1852641496" r:id="rId1118"/>
        </w:object>
      </w:r>
      <w:r w:rsidRPr="00E244B2">
        <w:rPr>
          <w:color w:val="000000" w:themeColor="text1"/>
        </w:rPr>
        <w:t>风电总装机容量。</w:t>
      </w:r>
    </w:p>
    <w:p w14:paraId="68BF6174" w14:textId="6FAD2289" w:rsidR="0059676D" w:rsidRPr="00E244B2" w:rsidRDefault="0059676D" w:rsidP="00640F25">
      <w:pPr>
        <w:ind w:firstLine="482"/>
        <w:rPr>
          <w:b/>
          <w:bCs/>
          <w:color w:val="000000" w:themeColor="text1"/>
        </w:rPr>
      </w:pPr>
      <w:r w:rsidRPr="00E244B2">
        <w:rPr>
          <w:rFonts w:hint="eastAsia"/>
          <w:b/>
          <w:bCs/>
          <w:color w:val="000000" w:themeColor="text1"/>
        </w:rPr>
        <w:t>四、</w:t>
      </w:r>
      <w:r w:rsidRPr="00E244B2">
        <w:rPr>
          <w:b/>
          <w:bCs/>
          <w:color w:val="000000" w:themeColor="text1"/>
        </w:rPr>
        <w:t>弃风惩罚成本</w:t>
      </w:r>
    </w:p>
    <w:p w14:paraId="5E9E4F81" w14:textId="1BCE251A" w:rsidR="0059676D" w:rsidRPr="00E244B2" w:rsidRDefault="0059676D" w:rsidP="00640F25">
      <w:pPr>
        <w:ind w:firstLine="480"/>
        <w:rPr>
          <w:color w:val="000000" w:themeColor="text1"/>
        </w:rPr>
      </w:pPr>
      <w:r w:rsidRPr="00E244B2">
        <w:rPr>
          <w:color w:val="000000" w:themeColor="text1"/>
        </w:rPr>
        <w:lastRenderedPageBreak/>
        <w:t>风电弃风惩罚成本表示为：</w:t>
      </w:r>
    </w:p>
    <w:p w14:paraId="68D9B5E1" w14:textId="079A6358" w:rsidR="0059676D" w:rsidRPr="00E244B2" w:rsidRDefault="0059676D" w:rsidP="0059676D">
      <w:pPr>
        <w:ind w:firstLine="480"/>
        <w:jc w:val="center"/>
        <w:rPr>
          <w:color w:val="000000" w:themeColor="text1"/>
        </w:rPr>
      </w:pPr>
      <w:r w:rsidRPr="00E244B2">
        <w:rPr>
          <w:color w:val="000000" w:themeColor="text1"/>
          <w:position w:val="-36"/>
        </w:rPr>
        <w:object w:dxaOrig="3780" w:dyaOrig="620" w14:anchorId="578C9196">
          <v:shape id="_x0000_i1600" type="#_x0000_t75" style="width:189.15pt;height:31.1pt" o:ole="">
            <v:imagedata r:id="rId1119" o:title=""/>
          </v:shape>
          <o:OLEObject Type="Embed" ProgID="Equation.DSMT4" ShapeID="_x0000_i1600" DrawAspect="Content" ObjectID="_1852641497" r:id="rId1120"/>
        </w:object>
      </w:r>
    </w:p>
    <w:p w14:paraId="092C7E97" w14:textId="20A20B4C" w:rsidR="0059676D" w:rsidRPr="00E244B2" w:rsidRDefault="00570B8B" w:rsidP="00640F25">
      <w:pPr>
        <w:ind w:firstLine="480"/>
        <w:rPr>
          <w:color w:val="000000" w:themeColor="text1"/>
        </w:rPr>
      </w:pPr>
      <w:r w:rsidRPr="00E244B2">
        <w:rPr>
          <w:color w:val="000000" w:themeColor="text1"/>
        </w:rPr>
        <w:t>式中，</w:t>
      </w:r>
      <w:r w:rsidRPr="00E244B2">
        <w:rPr>
          <w:color w:val="000000" w:themeColor="text1"/>
          <w:position w:val="-14"/>
        </w:rPr>
        <w:object w:dxaOrig="800" w:dyaOrig="400" w14:anchorId="2E61CA9D">
          <v:shape id="_x0000_i1601" type="#_x0000_t75" style="width:40.9pt;height:20.15pt" o:ole="">
            <v:imagedata r:id="rId1121" o:title=""/>
          </v:shape>
          <o:OLEObject Type="Embed" ProgID="Equation.DSMT4" ShapeID="_x0000_i1601" DrawAspect="Content" ObjectID="_1852641498" r:id="rId1122"/>
        </w:object>
      </w:r>
      <w:r w:rsidRPr="00E244B2">
        <w:rPr>
          <w:color w:val="000000" w:themeColor="text1"/>
        </w:rPr>
        <w:t>为省份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在时段</w:t>
      </w:r>
      <w:r w:rsidRPr="00E244B2">
        <w:rPr>
          <w:i/>
          <w:iCs/>
          <w:color w:val="000000" w:themeColor="text1"/>
        </w:rPr>
        <w:t>t</w:t>
      </w:r>
      <w:r w:rsidRPr="00E244B2">
        <w:rPr>
          <w:color w:val="000000" w:themeColor="text1"/>
        </w:rPr>
        <w:t>的弃风功率；</w:t>
      </w:r>
      <w:r w:rsidRPr="00E244B2">
        <w:rPr>
          <w:color w:val="000000" w:themeColor="text1"/>
          <w:position w:val="-14"/>
        </w:rPr>
        <w:object w:dxaOrig="740" w:dyaOrig="400" w14:anchorId="66B53147">
          <v:shape id="_x0000_i1602" type="#_x0000_t75" style="width:36.6pt;height:20.15pt" o:ole="">
            <v:imagedata r:id="rId1123" o:title=""/>
          </v:shape>
          <o:OLEObject Type="Embed" ProgID="Equation.DSMT4" ShapeID="_x0000_i1602" DrawAspect="Content" ObjectID="_1852641499" r:id="rId1124"/>
        </w:object>
      </w:r>
      <w:r w:rsidRPr="00E244B2">
        <w:rPr>
          <w:color w:val="000000" w:themeColor="text1"/>
        </w:rPr>
        <w:t>为单位弃风电量惩罚成本；</w:t>
      </w:r>
      <w:r w:rsidRPr="00E244B2">
        <w:rPr>
          <w:color w:val="000000" w:themeColor="text1"/>
          <w:position w:val="-6"/>
        </w:rPr>
        <w:object w:dxaOrig="300" w:dyaOrig="279" w14:anchorId="0EDA8232">
          <v:shape id="_x0000_i1603" type="#_x0000_t75" style="width:15.25pt;height:14.05pt" o:ole="">
            <v:imagedata r:id="rId1125" o:title=""/>
          </v:shape>
          <o:OLEObject Type="Embed" ProgID="Equation.DSMT4" ShapeID="_x0000_i1603" DrawAspect="Content" ObjectID="_1852641500" r:id="rId1126"/>
        </w:object>
      </w:r>
      <w:r w:rsidRPr="00E244B2">
        <w:rPr>
          <w:color w:val="000000" w:themeColor="text1"/>
        </w:rPr>
        <w:t>为单个调度时段长度。</w:t>
      </w:r>
    </w:p>
    <w:p w14:paraId="51565A6D" w14:textId="77777777" w:rsidR="00914B8A" w:rsidRPr="00E244B2" w:rsidRDefault="00000000">
      <w:pPr>
        <w:pStyle w:val="3"/>
        <w:rPr>
          <w:rFonts w:hint="default"/>
          <w:color w:val="000000" w:themeColor="text1"/>
        </w:rPr>
      </w:pPr>
      <w:r w:rsidRPr="00E244B2">
        <w:rPr>
          <w:rFonts w:hint="default"/>
          <w:color w:val="000000" w:themeColor="text1"/>
        </w:rPr>
        <w:t>光伏出力模型</w:t>
      </w:r>
    </w:p>
    <w:p w14:paraId="5256BB05" w14:textId="77777777" w:rsidR="002540DD" w:rsidRPr="00E244B2" w:rsidRDefault="002540DD" w:rsidP="002540DD">
      <w:pPr>
        <w:ind w:firstLine="482"/>
        <w:rPr>
          <w:b/>
          <w:bCs/>
          <w:color w:val="000000" w:themeColor="text1"/>
        </w:rPr>
      </w:pPr>
      <w:r w:rsidRPr="00E244B2">
        <w:rPr>
          <w:b/>
          <w:bCs/>
          <w:color w:val="000000" w:themeColor="text1"/>
        </w:rPr>
        <w:t>一、物理过程</w:t>
      </w:r>
    </w:p>
    <w:p w14:paraId="6451838F" w14:textId="77777777" w:rsidR="002540DD" w:rsidRPr="00E244B2" w:rsidRDefault="002540DD" w:rsidP="002540DD">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）太阳辐射照射光伏组件，通过光生伏特效应将光能转化为直流电能；</w:t>
      </w:r>
    </w:p>
    <w:p w14:paraId="2630EF80" w14:textId="77777777" w:rsidR="002540DD" w:rsidRPr="00E244B2" w:rsidRDefault="002540DD" w:rsidP="002540DD">
      <w:pPr>
        <w:ind w:firstLine="480"/>
        <w:rPr>
          <w:color w:val="000000" w:themeColor="text1"/>
        </w:rPr>
      </w:pPr>
      <w:r w:rsidRPr="00E244B2">
        <w:rPr>
          <w:color w:val="000000" w:themeColor="text1"/>
        </w:rPr>
        <w:t>（</w:t>
      </w:r>
      <w:r w:rsidRPr="00E244B2">
        <w:rPr>
          <w:color w:val="000000" w:themeColor="text1"/>
        </w:rPr>
        <w:t>2</w:t>
      </w:r>
      <w:r w:rsidRPr="00E244B2">
        <w:rPr>
          <w:color w:val="000000" w:themeColor="text1"/>
        </w:rPr>
        <w:t>）光伏电池将太阳能转换为直流电能；</w:t>
      </w:r>
    </w:p>
    <w:p w14:paraId="3E60C037" w14:textId="77777777" w:rsidR="002540DD" w:rsidRPr="00E244B2" w:rsidRDefault="002540DD" w:rsidP="002540DD">
      <w:pPr>
        <w:ind w:firstLine="480"/>
        <w:rPr>
          <w:color w:val="000000" w:themeColor="text1"/>
        </w:rPr>
      </w:pPr>
      <w:r w:rsidRPr="00E244B2">
        <w:rPr>
          <w:color w:val="000000" w:themeColor="text1"/>
        </w:rPr>
        <w:t>（</w:t>
      </w:r>
      <w:r w:rsidRPr="00E244B2">
        <w:rPr>
          <w:color w:val="000000" w:themeColor="text1"/>
        </w:rPr>
        <w:t>3</w:t>
      </w:r>
      <w:r w:rsidRPr="00E244B2">
        <w:rPr>
          <w:color w:val="000000" w:themeColor="text1"/>
        </w:rPr>
        <w:t>）逆变器将直流电转换为交流电，交流电经过升压变压器后送入电网。</w:t>
      </w:r>
    </w:p>
    <w:p w14:paraId="20BAD918" w14:textId="77777777" w:rsidR="002540DD" w:rsidRPr="00E244B2" w:rsidRDefault="002540DD" w:rsidP="002540DD">
      <w:pPr>
        <w:ind w:firstLine="482"/>
        <w:rPr>
          <w:b/>
          <w:bCs/>
          <w:color w:val="000000" w:themeColor="text1"/>
        </w:rPr>
      </w:pPr>
      <w:r w:rsidRPr="00E244B2">
        <w:rPr>
          <w:b/>
          <w:bCs/>
          <w:color w:val="000000" w:themeColor="text1"/>
        </w:rPr>
        <w:t>二、物理过程产生的约束</w:t>
      </w:r>
    </w:p>
    <w:p w14:paraId="3B2742C3" w14:textId="77777777" w:rsidR="002540DD" w:rsidRPr="00E244B2" w:rsidRDefault="002540DD" w:rsidP="002540DD">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）设备容量限制：光伏组件、汇流设备以及逆变器存在额定容量限制，实际输出功率不能超过光伏电站装机容量，决定分区光伏最大技术出力</w:t>
      </w:r>
      <w:r w:rsidRPr="00E244B2">
        <w:rPr>
          <w:bCs/>
          <w:color w:val="000000" w:themeColor="text1"/>
          <w:position w:val="-14"/>
        </w:rPr>
        <w:object w:dxaOrig="626" w:dyaOrig="380" w14:anchorId="3601B150">
          <v:shape id="_x0000_i1604" type="#_x0000_t75" alt="" style="width:31.1pt;height:20.15pt" o:ole="">
            <v:imagedata r:id="rId1127" o:title=""/>
          </v:shape>
          <o:OLEObject Type="Embed" ProgID="Equation.DSMT4" ShapeID="_x0000_i1604" DrawAspect="Content" ObjectID="_1852641501" r:id="rId1128"/>
        </w:object>
      </w:r>
      <w:r w:rsidRPr="00E244B2">
        <w:rPr>
          <w:color w:val="000000" w:themeColor="text1"/>
        </w:rPr>
        <w:t>。</w:t>
      </w:r>
    </w:p>
    <w:p w14:paraId="6C3912E5" w14:textId="77777777" w:rsidR="002540DD" w:rsidRPr="00E244B2" w:rsidRDefault="002540DD" w:rsidP="002540DD">
      <w:pPr>
        <w:ind w:firstLine="482"/>
        <w:rPr>
          <w:b/>
          <w:bCs/>
          <w:color w:val="000000" w:themeColor="text1"/>
        </w:rPr>
      </w:pPr>
      <w:r w:rsidRPr="00E244B2">
        <w:rPr>
          <w:b/>
          <w:bCs/>
          <w:color w:val="000000" w:themeColor="text1"/>
        </w:rPr>
        <w:t>约束条件：</w:t>
      </w:r>
    </w:p>
    <w:p w14:paraId="6496D626" w14:textId="6C07E79A" w:rsidR="002540DD" w:rsidRPr="00E244B2" w:rsidRDefault="002540DD" w:rsidP="002540DD">
      <w:pPr>
        <w:ind w:firstLine="480"/>
        <w:rPr>
          <w:color w:val="000000" w:themeColor="text1"/>
        </w:rPr>
      </w:pPr>
      <w:r w:rsidRPr="00E244B2">
        <w:rPr>
          <w:color w:val="000000" w:themeColor="text1"/>
        </w:rPr>
        <w:t>出力约束：</w:t>
      </w:r>
    </w:p>
    <w:p w14:paraId="50D349AF" w14:textId="64BCD632" w:rsidR="003C22A5" w:rsidRPr="00E244B2" w:rsidRDefault="00C14559" w:rsidP="002540DD">
      <w:pPr>
        <w:ind w:firstLine="480"/>
        <w:rPr>
          <w:color w:val="000000" w:themeColor="text1"/>
        </w:rPr>
      </w:pPr>
      <w:r w:rsidRPr="00E244B2">
        <w:rPr>
          <w:color w:val="000000" w:themeColor="text1"/>
        </w:rPr>
        <w:t>光伏最大可用功率由实际并网消纳功率和弃光功率构成：</w:t>
      </w:r>
    </w:p>
    <w:p w14:paraId="68F4271E" w14:textId="34E481B6" w:rsidR="008F563F" w:rsidRPr="00E244B2" w:rsidRDefault="002569AA" w:rsidP="0017694B">
      <w:pPr>
        <w:ind w:firstLine="480"/>
        <w:jc w:val="center"/>
        <w:rPr>
          <w:color w:val="000000" w:themeColor="text1"/>
        </w:rPr>
      </w:pPr>
      <w:r w:rsidRPr="00E244B2">
        <w:rPr>
          <w:color w:val="000000" w:themeColor="text1"/>
          <w:position w:val="-14"/>
        </w:rPr>
        <w:object w:dxaOrig="4780" w:dyaOrig="400" w14:anchorId="08E55AE2">
          <v:shape id="_x0000_i1605" type="#_x0000_t75" style="width:239.2pt;height:20.15pt" o:ole="">
            <v:imagedata r:id="rId1129" o:title=""/>
          </v:shape>
          <o:OLEObject Type="Embed" ProgID="Equation.DSMT4" ShapeID="_x0000_i1605" DrawAspect="Content" ObjectID="_1852641502" r:id="rId1130"/>
        </w:object>
      </w:r>
    </w:p>
    <w:p w14:paraId="49E902F2" w14:textId="3AA18886" w:rsidR="008F563F" w:rsidRPr="00E244B2" w:rsidRDefault="00F30D03" w:rsidP="002540DD">
      <w:pPr>
        <w:ind w:firstLine="480"/>
        <w:rPr>
          <w:color w:val="000000" w:themeColor="text1"/>
        </w:rPr>
      </w:pPr>
      <w:r w:rsidRPr="00E244B2">
        <w:rPr>
          <w:color w:val="000000" w:themeColor="text1"/>
        </w:rPr>
        <w:t>并满足：</w:t>
      </w:r>
    </w:p>
    <w:p w14:paraId="6033A423" w14:textId="6DB6159C" w:rsidR="00F30D03" w:rsidRPr="00E244B2" w:rsidRDefault="007E67A3" w:rsidP="007E67A3">
      <w:pPr>
        <w:ind w:firstLine="480"/>
        <w:jc w:val="center"/>
        <w:rPr>
          <w:color w:val="000000" w:themeColor="text1"/>
        </w:rPr>
      </w:pPr>
      <w:r w:rsidRPr="00E244B2">
        <w:rPr>
          <w:color w:val="000000" w:themeColor="text1"/>
          <w:position w:val="-14"/>
        </w:rPr>
        <w:object w:dxaOrig="859" w:dyaOrig="400" w14:anchorId="73A7A166">
          <v:shape id="_x0000_i1606" type="#_x0000_t75" style="width:43.3pt;height:20.15pt" o:ole="">
            <v:imagedata r:id="rId1131" o:title=""/>
          </v:shape>
          <o:OLEObject Type="Embed" ProgID="Equation.DSMT4" ShapeID="_x0000_i1606" DrawAspect="Content" ObjectID="_1852641503" r:id="rId1132"/>
        </w:object>
      </w:r>
    </w:p>
    <w:p w14:paraId="25772EAA" w14:textId="73A1CC7F" w:rsidR="00F30D03" w:rsidRPr="00E244B2" w:rsidRDefault="00084C76" w:rsidP="00084C76">
      <w:pPr>
        <w:ind w:firstLine="480"/>
        <w:jc w:val="center"/>
        <w:rPr>
          <w:color w:val="000000" w:themeColor="text1"/>
        </w:rPr>
      </w:pPr>
      <w:r w:rsidRPr="00E244B2">
        <w:rPr>
          <w:color w:val="000000" w:themeColor="text1"/>
          <w:position w:val="-14"/>
        </w:rPr>
        <w:object w:dxaOrig="1040" w:dyaOrig="400" w14:anchorId="0B1F09D4">
          <v:shape id="_x0000_i1607" type="#_x0000_t75" style="width:51.85pt;height:20.15pt" o:ole="">
            <v:imagedata r:id="rId1133" o:title=""/>
          </v:shape>
          <o:OLEObject Type="Embed" ProgID="Equation.DSMT4" ShapeID="_x0000_i1607" DrawAspect="Content" ObjectID="_1852641504" r:id="rId1134"/>
        </w:object>
      </w:r>
    </w:p>
    <w:p w14:paraId="5F1984B7" w14:textId="5E9E185A" w:rsidR="00F30D03" w:rsidRPr="00E244B2" w:rsidRDefault="00936D50" w:rsidP="002540DD">
      <w:pPr>
        <w:ind w:firstLine="480"/>
        <w:rPr>
          <w:color w:val="000000" w:themeColor="text1"/>
        </w:rPr>
      </w:pPr>
      <w:r w:rsidRPr="00E244B2">
        <w:rPr>
          <w:color w:val="000000" w:themeColor="text1"/>
        </w:rPr>
        <w:t>式中，</w:t>
      </w:r>
      <w:r w:rsidR="00806706" w:rsidRPr="00E244B2">
        <w:rPr>
          <w:bCs/>
          <w:color w:val="000000" w:themeColor="text1"/>
          <w:position w:val="-14"/>
        </w:rPr>
        <w:object w:dxaOrig="629" w:dyaOrig="380" w14:anchorId="6D96E79D">
          <v:shape id="_x0000_i1608" type="#_x0000_t75" alt="" style="width:31.1pt;height:20.15pt" o:ole="">
            <v:imagedata r:id="rId1135" o:title=""/>
          </v:shape>
          <o:OLEObject Type="Embed" ProgID="Equation.DSMT4" ShapeID="_x0000_i1608" DrawAspect="Content" ObjectID="_1852641505" r:id="rId1136"/>
        </w:object>
      </w:r>
      <w:r w:rsidR="00806706" w:rsidRPr="00E244B2">
        <w:rPr>
          <w:color w:val="000000" w:themeColor="text1"/>
        </w:rPr>
        <w:t>为省份</w:t>
      </w:r>
      <w:r w:rsidR="00806706" w:rsidRPr="00E244B2">
        <w:rPr>
          <w:bCs/>
          <w:color w:val="000000" w:themeColor="text1"/>
          <w:position w:val="-10"/>
        </w:rPr>
        <w:object w:dxaOrig="224" w:dyaOrig="240" w14:anchorId="5140649A">
          <v:shape id="_x0000_i1609" type="#_x0000_t75" style="width:10.35pt;height:10.35pt" o:ole="">
            <v:imagedata r:id="rId1137" o:title=""/>
          </v:shape>
          <o:OLEObject Type="Embed" ProgID="Equation.DSMT4" ShapeID="_x0000_i1609" DrawAspect="Content" ObjectID="_1852641506" r:id="rId1138"/>
        </w:object>
      </w:r>
      <w:r w:rsidR="00806706" w:rsidRPr="00E244B2">
        <w:rPr>
          <w:color w:val="000000" w:themeColor="text1"/>
        </w:rPr>
        <w:t>的分区</w:t>
      </w:r>
      <w:r w:rsidR="00806706" w:rsidRPr="00E244B2">
        <w:rPr>
          <w:bCs/>
          <w:color w:val="000000" w:themeColor="text1"/>
          <w:position w:val="-4"/>
        </w:rPr>
        <w:object w:dxaOrig="184" w:dyaOrig="180" w14:anchorId="2E603772">
          <v:shape id="_x0000_i1610" type="#_x0000_t75" style="width:7.95pt;height:7.95pt" o:ole="">
            <v:imagedata r:id="rId1139" o:title=""/>
          </v:shape>
          <o:OLEObject Type="Embed" ProgID="Equation.DSMT4" ShapeID="_x0000_i1610" DrawAspect="Content" ObjectID="_1852641507" r:id="rId1140"/>
        </w:object>
      </w:r>
      <w:r w:rsidR="00806706" w:rsidRPr="00E244B2">
        <w:rPr>
          <w:color w:val="000000" w:themeColor="text1"/>
        </w:rPr>
        <w:t>在时段</w:t>
      </w:r>
      <w:r w:rsidR="00806706" w:rsidRPr="00E244B2">
        <w:rPr>
          <w:bCs/>
          <w:color w:val="000000" w:themeColor="text1"/>
          <w:position w:val="-6"/>
        </w:rPr>
        <w:object w:dxaOrig="143" w:dyaOrig="220" w14:anchorId="3C3BDF8A">
          <v:shape id="_x0000_i1611" type="#_x0000_t75" style="width:6.7pt;height:10.35pt" o:ole="">
            <v:imagedata r:id="rId1141" o:title=""/>
          </v:shape>
          <o:OLEObject Type="Embed" ProgID="Equation.DSMT4" ShapeID="_x0000_i1611" DrawAspect="Content" ObjectID="_1852641508" r:id="rId1142"/>
        </w:object>
      </w:r>
      <w:r w:rsidR="00806706" w:rsidRPr="00E244B2">
        <w:rPr>
          <w:color w:val="000000" w:themeColor="text1"/>
        </w:rPr>
        <w:t>的光伏最大预测可用功率</w:t>
      </w:r>
      <w:r w:rsidR="00806706" w:rsidRPr="00E244B2">
        <w:rPr>
          <w:rFonts w:hint="eastAsia"/>
          <w:color w:val="000000" w:themeColor="text1"/>
        </w:rPr>
        <w:t>，</w:t>
      </w:r>
      <w:r w:rsidR="00806706" w:rsidRPr="00E244B2">
        <w:rPr>
          <w:bCs/>
          <w:color w:val="000000" w:themeColor="text1"/>
          <w:position w:val="-14"/>
        </w:rPr>
        <w:object w:dxaOrig="446" w:dyaOrig="380" w14:anchorId="10E543B3">
          <v:shape id="_x0000_i1612" type="#_x0000_t75" alt="" style="width:21.95pt;height:20.15pt" o:ole="">
            <v:imagedata r:id="rId1143" o:title=""/>
          </v:shape>
          <o:OLEObject Type="Embed" ProgID="Equation.DSMT4" ShapeID="_x0000_i1612" DrawAspect="Content" ObjectID="_1852641509" r:id="rId1144"/>
        </w:object>
      </w:r>
      <w:r w:rsidR="00806706" w:rsidRPr="00E244B2">
        <w:rPr>
          <w:color w:val="000000" w:themeColor="text1"/>
        </w:rPr>
        <w:t>为大区域</w:t>
      </w:r>
      <w:r w:rsidR="00806706" w:rsidRPr="00E244B2">
        <w:rPr>
          <w:bCs/>
          <w:color w:val="000000" w:themeColor="text1"/>
          <w:position w:val="-6"/>
        </w:rPr>
        <w:object w:dxaOrig="203" w:dyaOrig="200" w14:anchorId="4662D303">
          <v:shape id="_x0000_i1613" type="#_x0000_t75" alt="" style="width:10.35pt;height:10.35pt" o:ole="">
            <v:imagedata r:id="rId1145" o:title=""/>
          </v:shape>
          <o:OLEObject Type="Embed" ProgID="Equation.DSMT4" ShapeID="_x0000_i1613" DrawAspect="Content" ObjectID="_1852641510" r:id="rId1146"/>
        </w:object>
      </w:r>
      <w:r w:rsidR="00806706" w:rsidRPr="00E244B2">
        <w:rPr>
          <w:color w:val="000000" w:themeColor="text1"/>
        </w:rPr>
        <w:t>内省份</w:t>
      </w:r>
      <w:r w:rsidR="00806706" w:rsidRPr="00E244B2">
        <w:rPr>
          <w:bCs/>
          <w:color w:val="000000" w:themeColor="text1"/>
          <w:position w:val="-10"/>
        </w:rPr>
        <w:object w:dxaOrig="224" w:dyaOrig="240" w14:anchorId="584601A4">
          <v:shape id="_x0000_i1614" type="#_x0000_t75" alt="" style="width:10.35pt;height:10.35pt" o:ole="">
            <v:imagedata r:id="rId1137" o:title=""/>
          </v:shape>
          <o:OLEObject Type="Embed" ProgID="Equation.DSMT4" ShapeID="_x0000_i1614" DrawAspect="Content" ObjectID="_1852641511" r:id="rId1147"/>
        </w:object>
      </w:r>
      <w:r w:rsidR="00806706" w:rsidRPr="00E244B2">
        <w:rPr>
          <w:color w:val="000000" w:themeColor="text1"/>
        </w:rPr>
        <w:t>的分区</w:t>
      </w:r>
      <w:r w:rsidR="00806706" w:rsidRPr="00E244B2">
        <w:rPr>
          <w:bCs/>
          <w:color w:val="000000" w:themeColor="text1"/>
          <w:position w:val="-4"/>
        </w:rPr>
        <w:object w:dxaOrig="184" w:dyaOrig="180" w14:anchorId="10B9CB78">
          <v:shape id="_x0000_i1615" type="#_x0000_t75" alt="" style="width:7.95pt;height:7.95pt" o:ole="">
            <v:imagedata r:id="rId1139" o:title=""/>
          </v:shape>
          <o:OLEObject Type="Embed" ProgID="Equation.DSMT4" ShapeID="_x0000_i1615" DrawAspect="Content" ObjectID="_1852641512" r:id="rId1148"/>
        </w:object>
      </w:r>
      <w:r w:rsidR="00806706" w:rsidRPr="00E244B2">
        <w:rPr>
          <w:color w:val="000000" w:themeColor="text1"/>
        </w:rPr>
        <w:t>在时段</w:t>
      </w:r>
      <w:r w:rsidR="00806706" w:rsidRPr="00E244B2">
        <w:rPr>
          <w:bCs/>
          <w:color w:val="000000" w:themeColor="text1"/>
          <w:position w:val="-6"/>
        </w:rPr>
        <w:object w:dxaOrig="143" w:dyaOrig="220" w14:anchorId="42BF7ABC">
          <v:shape id="_x0000_i1616" type="#_x0000_t75" alt="" style="width:6.7pt;height:10.35pt" o:ole="">
            <v:imagedata r:id="rId1141" o:title=""/>
          </v:shape>
          <o:OLEObject Type="Embed" ProgID="Equation.DSMT4" ShapeID="_x0000_i1616" DrawAspect="Content" ObjectID="_1852641513" r:id="rId1149"/>
        </w:object>
      </w:r>
      <w:r w:rsidR="00806706" w:rsidRPr="00E244B2">
        <w:rPr>
          <w:color w:val="000000" w:themeColor="text1"/>
        </w:rPr>
        <w:t>的光伏实际出力</w:t>
      </w:r>
      <w:r w:rsidR="00806706" w:rsidRPr="00E244B2">
        <w:rPr>
          <w:rFonts w:hint="eastAsia"/>
          <w:color w:val="000000" w:themeColor="text1"/>
        </w:rPr>
        <w:t>，</w:t>
      </w:r>
      <w:r w:rsidRPr="00E244B2">
        <w:rPr>
          <w:color w:val="000000" w:themeColor="text1"/>
          <w:position w:val="-14"/>
        </w:rPr>
        <w:object w:dxaOrig="660" w:dyaOrig="400" w14:anchorId="08A2667A">
          <v:shape id="_x0000_i1617" type="#_x0000_t75" style="width:33.55pt;height:20.15pt" o:ole="">
            <v:imagedata r:id="rId1150" o:title=""/>
          </v:shape>
          <o:OLEObject Type="Embed" ProgID="Equation.DSMT4" ShapeID="_x0000_i1617" DrawAspect="Content" ObjectID="_1852641514" r:id="rId1151"/>
        </w:object>
      </w:r>
      <w:r w:rsidRPr="00E244B2">
        <w:rPr>
          <w:color w:val="000000" w:themeColor="text1"/>
        </w:rPr>
        <w:t>为弃光功率。</w:t>
      </w:r>
    </w:p>
    <w:p w14:paraId="402DE845" w14:textId="18940892" w:rsidR="002540DD" w:rsidRPr="00E244B2" w:rsidRDefault="002540DD" w:rsidP="002540DD">
      <w:pPr>
        <w:ind w:firstLine="482"/>
        <w:rPr>
          <w:b/>
          <w:bCs/>
          <w:color w:val="000000" w:themeColor="text1"/>
        </w:rPr>
      </w:pPr>
      <w:r w:rsidRPr="00E244B2">
        <w:rPr>
          <w:b/>
          <w:bCs/>
          <w:color w:val="000000" w:themeColor="text1"/>
        </w:rPr>
        <w:t>三、</w:t>
      </w:r>
      <w:r w:rsidR="00917702" w:rsidRPr="00E244B2">
        <w:rPr>
          <w:rFonts w:hint="eastAsia"/>
          <w:b/>
          <w:bCs/>
          <w:color w:val="000000" w:themeColor="text1"/>
        </w:rPr>
        <w:t>光伏运行</w:t>
      </w:r>
      <w:r w:rsidRPr="00E244B2">
        <w:rPr>
          <w:b/>
          <w:bCs/>
          <w:color w:val="000000" w:themeColor="text1"/>
        </w:rPr>
        <w:t>成本构成</w:t>
      </w:r>
    </w:p>
    <w:p w14:paraId="3C347B87" w14:textId="77777777" w:rsidR="002540DD" w:rsidRPr="00E244B2" w:rsidRDefault="002540DD" w:rsidP="002540DD">
      <w:pPr>
        <w:ind w:firstLine="480"/>
        <w:rPr>
          <w:color w:val="000000" w:themeColor="text1"/>
        </w:rPr>
      </w:pPr>
      <w:r w:rsidRPr="00E244B2">
        <w:rPr>
          <w:color w:val="000000" w:themeColor="text1"/>
        </w:rPr>
        <w:t>光伏仅考虑固定运维成本：</w:t>
      </w:r>
    </w:p>
    <w:p w14:paraId="4473C96D" w14:textId="77777777" w:rsidR="002540DD" w:rsidRPr="00E244B2" w:rsidRDefault="002540DD" w:rsidP="002540DD">
      <w:pPr>
        <w:ind w:firstLine="480"/>
        <w:jc w:val="center"/>
        <w:rPr>
          <w:color w:val="000000" w:themeColor="text1"/>
        </w:rPr>
      </w:pPr>
      <w:r w:rsidRPr="00E244B2">
        <w:rPr>
          <w:bCs/>
          <w:color w:val="000000" w:themeColor="text1"/>
          <w:position w:val="-32"/>
        </w:rPr>
        <w:object w:dxaOrig="2125" w:dyaOrig="560" w14:anchorId="6988DD1E">
          <v:shape id="_x0000_i1618" type="#_x0000_t75" alt="" style="width:106.8pt;height:26.85pt" o:ole="">
            <v:imagedata r:id="rId1152" o:title=""/>
          </v:shape>
          <o:OLEObject Type="Embed" ProgID="Equation.DSMT4" ShapeID="_x0000_i1618" DrawAspect="Content" ObjectID="_1852641515" r:id="rId1153"/>
        </w:object>
      </w:r>
    </w:p>
    <w:p w14:paraId="29033D34" w14:textId="77777777" w:rsidR="002540DD" w:rsidRPr="00E244B2" w:rsidRDefault="002540DD" w:rsidP="002540DD">
      <w:pPr>
        <w:ind w:firstLine="480"/>
        <w:rPr>
          <w:color w:val="000000" w:themeColor="text1"/>
        </w:rPr>
      </w:pPr>
      <w:r w:rsidRPr="00E244B2">
        <w:rPr>
          <w:color w:val="000000" w:themeColor="text1"/>
        </w:rPr>
        <w:t>式中，</w:t>
      </w:r>
      <w:r w:rsidRPr="00E244B2">
        <w:rPr>
          <w:bCs/>
          <w:color w:val="000000" w:themeColor="text1"/>
          <w:position w:val="-10"/>
        </w:rPr>
        <w:object w:dxaOrig="365" w:dyaOrig="340" w14:anchorId="4297B72B">
          <v:shape id="_x0000_i1619" type="#_x0000_t75" alt="" style="width:19.55pt;height:15.85pt" o:ole="">
            <v:imagedata r:id="rId1154" o:title=""/>
          </v:shape>
          <o:OLEObject Type="Embed" ProgID="Equation.DSMT4" ShapeID="_x0000_i1619" DrawAspect="Content" ObjectID="_1852641516" r:id="rId1155"/>
        </w:object>
      </w:r>
      <w:r w:rsidRPr="00E244B2">
        <w:rPr>
          <w:color w:val="000000" w:themeColor="text1"/>
        </w:rPr>
        <w:t>为大区域</w:t>
      </w:r>
      <w:r w:rsidRPr="00E244B2">
        <w:rPr>
          <w:bCs/>
          <w:color w:val="000000" w:themeColor="text1"/>
          <w:position w:val="-6"/>
        </w:rPr>
        <w:object w:dxaOrig="203" w:dyaOrig="200" w14:anchorId="515ABC58">
          <v:shape id="_x0000_i1620" type="#_x0000_t75" style="width:10.35pt;height:10.35pt" o:ole="">
            <v:imagedata r:id="rId1145" o:title=""/>
          </v:shape>
          <o:OLEObject Type="Embed" ProgID="Equation.DSMT4" ShapeID="_x0000_i1620" DrawAspect="Content" ObjectID="_1852641517" r:id="rId1156"/>
        </w:object>
      </w:r>
      <w:r w:rsidRPr="00E244B2">
        <w:rPr>
          <w:color w:val="000000" w:themeColor="text1"/>
        </w:rPr>
        <w:t>内光伏固定运维成本；</w:t>
      </w:r>
      <w:r w:rsidRPr="00E244B2">
        <w:rPr>
          <w:bCs/>
          <w:color w:val="000000" w:themeColor="text1"/>
          <w:position w:val="-14"/>
        </w:rPr>
        <w:object w:dxaOrig="506" w:dyaOrig="380" w14:anchorId="20F86000">
          <v:shape id="_x0000_i1621" type="#_x0000_t75" alt="" style="width:26.85pt;height:20.15pt" o:ole="">
            <v:imagedata r:id="rId1157" o:title=""/>
          </v:shape>
          <o:OLEObject Type="Embed" ProgID="Equation.DSMT4" ShapeID="_x0000_i1621" DrawAspect="Content" ObjectID="_1852641518" r:id="rId1158"/>
        </w:object>
      </w:r>
      <w:r w:rsidRPr="00E244B2">
        <w:rPr>
          <w:color w:val="000000" w:themeColor="text1"/>
        </w:rPr>
        <w:t>为省份</w:t>
      </w:r>
      <w:r w:rsidRPr="00E244B2">
        <w:rPr>
          <w:bCs/>
          <w:color w:val="000000" w:themeColor="text1"/>
          <w:position w:val="-10"/>
        </w:rPr>
        <w:object w:dxaOrig="224" w:dyaOrig="240" w14:anchorId="7387A648">
          <v:shape id="_x0000_i1622" type="#_x0000_t75" alt="" style="width:10.35pt;height:10.35pt" o:ole="">
            <v:imagedata r:id="rId1159" o:title=""/>
          </v:shape>
          <o:OLEObject Type="Embed" ProgID="Equation.DSMT4" ShapeID="_x0000_i1622" DrawAspect="Content" ObjectID="_1852641519" r:id="rId1160"/>
        </w:object>
      </w:r>
      <w:r w:rsidRPr="00E244B2">
        <w:rPr>
          <w:color w:val="000000" w:themeColor="text1"/>
        </w:rPr>
        <w:t>的分区</w:t>
      </w:r>
      <w:r w:rsidRPr="00E244B2">
        <w:rPr>
          <w:bCs/>
          <w:color w:val="000000" w:themeColor="text1"/>
          <w:position w:val="-4"/>
        </w:rPr>
        <w:object w:dxaOrig="184" w:dyaOrig="180" w14:anchorId="36030088">
          <v:shape id="_x0000_i1623" type="#_x0000_t75" alt="" style="width:7.95pt;height:7.95pt" o:ole="">
            <v:imagedata r:id="rId1161" o:title=""/>
          </v:shape>
          <o:OLEObject Type="Embed" ProgID="Equation.DSMT4" ShapeID="_x0000_i1623" DrawAspect="Content" ObjectID="_1852641520" r:id="rId1162"/>
        </w:object>
      </w:r>
      <w:r w:rsidRPr="00E244B2">
        <w:rPr>
          <w:color w:val="000000" w:themeColor="text1"/>
        </w:rPr>
        <w:t>光伏单位</w:t>
      </w:r>
      <w:r w:rsidRPr="00E244B2">
        <w:rPr>
          <w:color w:val="000000" w:themeColor="text1"/>
        </w:rPr>
        <w:lastRenderedPageBreak/>
        <w:t>装机容量运行维护成本；</w:t>
      </w:r>
      <w:r w:rsidRPr="00E244B2">
        <w:rPr>
          <w:bCs/>
          <w:color w:val="000000" w:themeColor="text1"/>
          <w:position w:val="-14"/>
        </w:rPr>
        <w:object w:dxaOrig="487" w:dyaOrig="380" w14:anchorId="2C383C4C">
          <v:shape id="_x0000_i1624" type="#_x0000_t75" alt="" style="width:22.6pt;height:20.15pt" o:ole="">
            <v:imagedata r:id="rId1163" o:title=""/>
          </v:shape>
          <o:OLEObject Type="Embed" ProgID="Equation.DSMT4" ShapeID="_x0000_i1624" DrawAspect="Content" ObjectID="_1852641521" r:id="rId1164"/>
        </w:object>
      </w:r>
      <w:r w:rsidRPr="00E244B2">
        <w:rPr>
          <w:color w:val="000000" w:themeColor="text1"/>
        </w:rPr>
        <w:t>为省份</w:t>
      </w:r>
      <w:r w:rsidRPr="00E244B2">
        <w:rPr>
          <w:bCs/>
          <w:color w:val="000000" w:themeColor="text1"/>
          <w:position w:val="-10"/>
        </w:rPr>
        <w:object w:dxaOrig="224" w:dyaOrig="240" w14:anchorId="046DEFC1">
          <v:shape id="_x0000_i1625" type="#_x0000_t75" style="width:10.35pt;height:10.35pt" o:ole="">
            <v:imagedata r:id="rId1159" o:title=""/>
          </v:shape>
          <o:OLEObject Type="Embed" ProgID="Equation.DSMT4" ShapeID="_x0000_i1625" DrawAspect="Content" ObjectID="_1852641522" r:id="rId1165"/>
        </w:object>
      </w:r>
      <w:r w:rsidRPr="00E244B2">
        <w:rPr>
          <w:color w:val="000000" w:themeColor="text1"/>
        </w:rPr>
        <w:t>的分区</w:t>
      </w:r>
      <w:r w:rsidRPr="00E244B2">
        <w:rPr>
          <w:bCs/>
          <w:color w:val="000000" w:themeColor="text1"/>
          <w:position w:val="-4"/>
        </w:rPr>
        <w:object w:dxaOrig="184" w:dyaOrig="180" w14:anchorId="08935ED0">
          <v:shape id="_x0000_i1626" type="#_x0000_t75" style="width:7.95pt;height:7.95pt" o:ole="">
            <v:imagedata r:id="rId1161" o:title=""/>
          </v:shape>
          <o:OLEObject Type="Embed" ProgID="Equation.DSMT4" ShapeID="_x0000_i1626" DrawAspect="Content" ObjectID="_1852641523" r:id="rId1166"/>
        </w:object>
      </w:r>
      <w:r w:rsidRPr="00E244B2">
        <w:rPr>
          <w:color w:val="000000" w:themeColor="text1"/>
        </w:rPr>
        <w:t>光伏总装机容量。</w:t>
      </w:r>
    </w:p>
    <w:p w14:paraId="43EC534D" w14:textId="3B3958EB" w:rsidR="00C42109" w:rsidRPr="00E244B2" w:rsidRDefault="00C42109" w:rsidP="00C42109">
      <w:pPr>
        <w:ind w:firstLine="482"/>
        <w:rPr>
          <w:b/>
          <w:bCs/>
          <w:color w:val="000000" w:themeColor="text1"/>
        </w:rPr>
      </w:pPr>
      <w:r w:rsidRPr="00E244B2">
        <w:rPr>
          <w:rFonts w:hint="eastAsia"/>
          <w:b/>
          <w:bCs/>
          <w:color w:val="000000" w:themeColor="text1"/>
        </w:rPr>
        <w:t>四</w:t>
      </w:r>
      <w:r w:rsidRPr="00E244B2">
        <w:rPr>
          <w:b/>
          <w:bCs/>
          <w:color w:val="000000" w:themeColor="text1"/>
        </w:rPr>
        <w:t>、弃光惩罚成本</w:t>
      </w:r>
    </w:p>
    <w:p w14:paraId="6BBC4292" w14:textId="10336C79" w:rsidR="00C42109" w:rsidRPr="00E244B2" w:rsidRDefault="00064482" w:rsidP="002540DD">
      <w:pPr>
        <w:ind w:firstLine="480"/>
        <w:rPr>
          <w:color w:val="000000" w:themeColor="text1"/>
        </w:rPr>
      </w:pPr>
      <w:r w:rsidRPr="00E244B2">
        <w:rPr>
          <w:color w:val="000000" w:themeColor="text1"/>
        </w:rPr>
        <w:t>大区域</w:t>
      </w:r>
      <w:r w:rsidRPr="00E244B2">
        <w:rPr>
          <w:i/>
          <w:iCs/>
          <w:color w:val="000000" w:themeColor="text1"/>
        </w:rPr>
        <w:t>a</w:t>
      </w:r>
      <w:r w:rsidRPr="00E244B2">
        <w:rPr>
          <w:color w:val="000000" w:themeColor="text1"/>
        </w:rPr>
        <w:t>内独立光伏弃光惩罚成本表示为：</w:t>
      </w:r>
    </w:p>
    <w:p w14:paraId="73505239" w14:textId="158C645D" w:rsidR="00C42109" w:rsidRPr="00E244B2" w:rsidRDefault="00884189" w:rsidP="00884189">
      <w:pPr>
        <w:ind w:firstLine="480"/>
        <w:jc w:val="center"/>
        <w:rPr>
          <w:color w:val="000000" w:themeColor="text1"/>
        </w:rPr>
      </w:pPr>
      <w:r w:rsidRPr="00E244B2">
        <w:rPr>
          <w:color w:val="000000" w:themeColor="text1"/>
          <w:position w:val="-36"/>
        </w:rPr>
        <w:object w:dxaOrig="3340" w:dyaOrig="620" w14:anchorId="07911FDF">
          <v:shape id="_x0000_i1627" type="#_x0000_t75" style="width:165.95pt;height:31.1pt" o:ole="">
            <v:imagedata r:id="rId1167" o:title=""/>
          </v:shape>
          <o:OLEObject Type="Embed" ProgID="Equation.DSMT4" ShapeID="_x0000_i1627" DrawAspect="Content" ObjectID="_1852641524" r:id="rId1168"/>
        </w:object>
      </w:r>
    </w:p>
    <w:p w14:paraId="289DA5E1" w14:textId="4A5B165E" w:rsidR="00C42109" w:rsidRPr="00E244B2" w:rsidRDefault="00F70979" w:rsidP="002540DD">
      <w:pPr>
        <w:ind w:firstLine="480"/>
        <w:rPr>
          <w:color w:val="000000" w:themeColor="text1"/>
        </w:rPr>
      </w:pPr>
      <w:r w:rsidRPr="00E244B2">
        <w:rPr>
          <w:color w:val="000000" w:themeColor="text1"/>
        </w:rPr>
        <w:t>式中，</w:t>
      </w:r>
      <w:r w:rsidRPr="00E244B2">
        <w:rPr>
          <w:color w:val="000000" w:themeColor="text1"/>
          <w:position w:val="-14"/>
        </w:rPr>
        <w:object w:dxaOrig="660" w:dyaOrig="400" w14:anchorId="21B51FB1">
          <v:shape id="_x0000_i1628" type="#_x0000_t75" style="width:33.55pt;height:20.15pt" o:ole="">
            <v:imagedata r:id="rId1169" o:title=""/>
          </v:shape>
          <o:OLEObject Type="Embed" ProgID="Equation.DSMT4" ShapeID="_x0000_i1628" DrawAspect="Content" ObjectID="_1852641525" r:id="rId1170"/>
        </w:object>
      </w:r>
      <w:r w:rsidRPr="00E244B2">
        <w:rPr>
          <w:color w:val="000000" w:themeColor="text1"/>
        </w:rPr>
        <w:t>为省份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在时段</w:t>
      </w:r>
      <w:r w:rsidRPr="00E244B2">
        <w:rPr>
          <w:i/>
          <w:iCs/>
          <w:color w:val="000000" w:themeColor="text1"/>
        </w:rPr>
        <w:t>t</w:t>
      </w:r>
      <w:r w:rsidRPr="00E244B2">
        <w:rPr>
          <w:color w:val="000000" w:themeColor="text1"/>
        </w:rPr>
        <w:t>的弃光功率；</w:t>
      </w:r>
      <w:r w:rsidRPr="00E244B2">
        <w:rPr>
          <w:color w:val="000000" w:themeColor="text1"/>
          <w:position w:val="-14"/>
        </w:rPr>
        <w:object w:dxaOrig="600" w:dyaOrig="400" w14:anchorId="4604FFBD">
          <v:shape id="_x0000_i1629" type="#_x0000_t75" style="width:29.9pt;height:20.15pt" o:ole="">
            <v:imagedata r:id="rId1171" o:title=""/>
          </v:shape>
          <o:OLEObject Type="Embed" ProgID="Equation.DSMT4" ShapeID="_x0000_i1629" DrawAspect="Content" ObjectID="_1852641526" r:id="rId1172"/>
        </w:object>
      </w:r>
      <w:r w:rsidRPr="00E244B2">
        <w:rPr>
          <w:color w:val="000000" w:themeColor="text1"/>
        </w:rPr>
        <w:t>为单位弃光电量惩罚成本。</w:t>
      </w:r>
    </w:p>
    <w:p w14:paraId="2A8AEC2F" w14:textId="77777777" w:rsidR="00914B8A" w:rsidRPr="00E244B2" w:rsidRDefault="00000000">
      <w:pPr>
        <w:pStyle w:val="3"/>
        <w:rPr>
          <w:rFonts w:hint="default"/>
          <w:color w:val="000000" w:themeColor="text1"/>
        </w:rPr>
      </w:pPr>
      <w:r w:rsidRPr="00E244B2">
        <w:rPr>
          <w:rFonts w:hint="default"/>
          <w:color w:val="000000" w:themeColor="text1"/>
        </w:rPr>
        <w:t>新能源友好电站</w:t>
      </w:r>
      <w:r w:rsidRPr="00E244B2">
        <w:rPr>
          <w:color w:val="000000" w:themeColor="text1"/>
        </w:rPr>
        <w:t>运行</w:t>
      </w:r>
      <w:r w:rsidRPr="00E244B2">
        <w:rPr>
          <w:rFonts w:hint="default"/>
          <w:color w:val="000000" w:themeColor="text1"/>
        </w:rPr>
        <w:t>模型</w:t>
      </w:r>
    </w:p>
    <w:p w14:paraId="14DC4384" w14:textId="77777777" w:rsidR="003D2EB4" w:rsidRPr="00E244B2" w:rsidRDefault="003D2EB4" w:rsidP="003D2EB4">
      <w:pPr>
        <w:ind w:firstLine="480"/>
        <w:rPr>
          <w:color w:val="000000" w:themeColor="text1"/>
        </w:rPr>
      </w:pPr>
      <w:r w:rsidRPr="00E244B2">
        <w:rPr>
          <w:color w:val="000000" w:themeColor="text1"/>
        </w:rPr>
        <w:t>新能源友好电站由风电、光伏和电化学储能共同组成，将三者视为一个整体参与系统运行。风电和光伏产生的电能可以直接送入电网，也可以用于对站内储能充电；当新能源出力不足或系统需要时，储能可以释放已储存的电能，与风电、光伏共同形成新能源友好电站的对外出力。</w:t>
      </w:r>
    </w:p>
    <w:p w14:paraId="6116DA98" w14:textId="77777777" w:rsidR="003D2EB4" w:rsidRPr="00E244B2" w:rsidRDefault="003D2EB4" w:rsidP="003D2EB4">
      <w:pPr>
        <w:ind w:firstLine="480"/>
        <w:rPr>
          <w:color w:val="000000" w:themeColor="text1"/>
        </w:rPr>
      </w:pPr>
      <w:r w:rsidRPr="00E244B2">
        <w:rPr>
          <w:color w:val="000000" w:themeColor="text1"/>
        </w:rPr>
        <w:t>新能源友好电站内的储能仅允许利用该电站内部风电和光伏产生的电能进行充电，不允许从外部电网购电充电。因此，在系统功率平衡中，新能源友好电站作为一个整体，仅计入其对外净输出功率，站内风电、光伏和储能充放电功率不再分别重复计入系统功率平衡。</w:t>
      </w:r>
    </w:p>
    <w:p w14:paraId="3DA47FD8" w14:textId="77777777" w:rsidR="003D2EB4" w:rsidRPr="00E244B2" w:rsidRDefault="003D2EB4" w:rsidP="003D2EB4">
      <w:pPr>
        <w:ind w:firstLine="480"/>
        <w:rPr>
          <w:color w:val="000000" w:themeColor="text1"/>
        </w:rPr>
      </w:pPr>
      <w:r w:rsidRPr="00E244B2">
        <w:rPr>
          <w:color w:val="000000" w:themeColor="text1"/>
        </w:rPr>
        <w:t>定义</w:t>
      </w:r>
      <w:r w:rsidRPr="00E244B2">
        <w:rPr>
          <w:bCs/>
          <w:color w:val="000000" w:themeColor="text1"/>
          <w:position w:val="-14"/>
        </w:rPr>
        <w:object w:dxaOrig="427" w:dyaOrig="380" w14:anchorId="0804FBC5">
          <v:shape id="_x0000_i1630" type="#_x0000_t75" alt="" style="width:21.95pt;height:20.15pt" o:ole="">
            <v:imagedata r:id="rId1173" o:title=""/>
          </v:shape>
          <o:OLEObject Type="Embed" ProgID="Equation.DSMT4" ShapeID="_x0000_i1630" DrawAspect="Content" ObjectID="_1852641527" r:id="rId1174"/>
        </w:object>
      </w:r>
      <w:r w:rsidRPr="00E244B2">
        <w:rPr>
          <w:color w:val="000000" w:themeColor="text1"/>
        </w:rPr>
        <w:t>为大区域</w:t>
      </w:r>
      <w:r w:rsidRPr="00E244B2">
        <w:rPr>
          <w:bCs/>
          <w:color w:val="000000" w:themeColor="text1"/>
          <w:position w:val="-6"/>
        </w:rPr>
        <w:object w:dxaOrig="204" w:dyaOrig="200" w14:anchorId="423B5E27">
          <v:shape id="_x0000_i1631" type="#_x0000_t75" alt="" style="width:10.35pt;height:10.35pt" o:ole="">
            <v:imagedata r:id="rId1175" o:title=""/>
          </v:shape>
          <o:OLEObject Type="Embed" ProgID="Equation.DSMT4" ShapeID="_x0000_i1631" DrawAspect="Content" ObjectID="_1852641528" r:id="rId1176"/>
        </w:object>
      </w:r>
      <w:r w:rsidRPr="00E244B2">
        <w:rPr>
          <w:color w:val="000000" w:themeColor="text1"/>
        </w:rPr>
        <w:t>内省份</w:t>
      </w:r>
      <w:r w:rsidRPr="00E244B2">
        <w:rPr>
          <w:bCs/>
          <w:color w:val="000000" w:themeColor="text1"/>
          <w:position w:val="-10"/>
        </w:rPr>
        <w:object w:dxaOrig="225" w:dyaOrig="240" w14:anchorId="7A97D0BC">
          <v:shape id="_x0000_i1632" type="#_x0000_t75" alt="" style="width:10.35pt;height:10.35pt" o:ole="">
            <v:imagedata r:id="rId1177" o:title=""/>
          </v:shape>
          <o:OLEObject Type="Embed" ProgID="Equation.DSMT4" ShapeID="_x0000_i1632" DrawAspect="Content" ObjectID="_1852641529" r:id="rId1178"/>
        </w:object>
      </w:r>
      <w:r w:rsidRPr="00E244B2">
        <w:rPr>
          <w:color w:val="000000" w:themeColor="text1"/>
        </w:rPr>
        <w:t>的分区</w:t>
      </w:r>
      <w:r w:rsidRPr="00E244B2">
        <w:rPr>
          <w:bCs/>
          <w:color w:val="000000" w:themeColor="text1"/>
          <w:position w:val="-4"/>
        </w:rPr>
        <w:object w:dxaOrig="185" w:dyaOrig="180" w14:anchorId="2D2FC2F2">
          <v:shape id="_x0000_i1633" type="#_x0000_t75" alt="" style="width:7.95pt;height:7.95pt" o:ole="">
            <v:imagedata r:id="rId1179" o:title=""/>
          </v:shape>
          <o:OLEObject Type="Embed" ProgID="Equation.DSMT4" ShapeID="_x0000_i1633" DrawAspect="Content" ObjectID="_1852641530" r:id="rId1180"/>
        </w:object>
      </w:r>
      <w:r w:rsidRPr="00E244B2">
        <w:rPr>
          <w:color w:val="000000" w:themeColor="text1"/>
        </w:rPr>
        <w:t>内新能源友好电站集合，</w:t>
      </w:r>
      <w:r w:rsidRPr="00E244B2">
        <w:rPr>
          <w:bCs/>
          <w:color w:val="000000" w:themeColor="text1"/>
          <w:position w:val="-14"/>
        </w:rPr>
        <w:object w:dxaOrig="753" w:dyaOrig="380" w14:anchorId="1C568121">
          <v:shape id="_x0000_i1634" type="#_x0000_t75" alt="" style="width:36.6pt;height:20.15pt" o:ole="">
            <v:imagedata r:id="rId1181" o:title=""/>
          </v:shape>
          <o:OLEObject Type="Embed" ProgID="Equation.DSMT4" ShapeID="_x0000_i1634" DrawAspect="Content" ObjectID="_1852641531" r:id="rId1182"/>
        </w:object>
      </w:r>
      <w:r w:rsidRPr="00E244B2">
        <w:rPr>
          <w:color w:val="000000" w:themeColor="text1"/>
        </w:rPr>
        <w:t>为新能源友好电站索引。</w:t>
      </w:r>
    </w:p>
    <w:p w14:paraId="73269ABB" w14:textId="77777777" w:rsidR="00E82681" w:rsidRPr="00E244B2" w:rsidRDefault="00E82681" w:rsidP="00E82681">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）风电功率分配约束</w:t>
      </w:r>
    </w:p>
    <w:p w14:paraId="2B0AEF86" w14:textId="77777777" w:rsidR="00E82681" w:rsidRPr="00E244B2" w:rsidRDefault="00E82681" w:rsidP="00E82681">
      <w:pPr>
        <w:ind w:firstLine="480"/>
        <w:rPr>
          <w:color w:val="000000" w:themeColor="text1"/>
        </w:rPr>
      </w:pPr>
      <w:r w:rsidRPr="00E244B2">
        <w:rPr>
          <w:color w:val="000000" w:themeColor="text1"/>
        </w:rPr>
        <w:t>对于新能源友好电站</w:t>
      </w:r>
      <w:r w:rsidRPr="00E244B2">
        <w:rPr>
          <w:bCs/>
          <w:color w:val="000000" w:themeColor="text1"/>
          <w:position w:val="-10"/>
        </w:rPr>
        <w:object w:dxaOrig="184" w:dyaOrig="279" w14:anchorId="5A8BE260">
          <v:shape id="_x0000_i1635" type="#_x0000_t75" alt="" style="width:7.95pt;height:14.05pt" o:ole="">
            <v:imagedata r:id="rId1183" o:title=""/>
          </v:shape>
          <o:OLEObject Type="Embed" ProgID="Equation.DSMT4" ShapeID="_x0000_i1635" DrawAspect="Content" ObjectID="_1852641532" r:id="rId1184"/>
        </w:object>
      </w:r>
      <w:r w:rsidRPr="00E244B2">
        <w:rPr>
          <w:color w:val="000000" w:themeColor="text1"/>
        </w:rPr>
        <w:t>，时段</w:t>
      </w:r>
      <w:r w:rsidRPr="00E244B2">
        <w:rPr>
          <w:bCs/>
          <w:color w:val="000000" w:themeColor="text1"/>
          <w:position w:val="-6"/>
        </w:rPr>
        <w:object w:dxaOrig="143" w:dyaOrig="220" w14:anchorId="437863FA">
          <v:shape id="_x0000_i1636" type="#_x0000_t75" alt="" style="width:6.7pt;height:10.35pt" o:ole="">
            <v:imagedata r:id="rId1185" o:title=""/>
          </v:shape>
          <o:OLEObject Type="Embed" ProgID="Equation.DSMT4" ShapeID="_x0000_i1636" DrawAspect="Content" ObjectID="_1852641533" r:id="rId1186"/>
        </w:object>
      </w:r>
      <w:r w:rsidRPr="00E244B2">
        <w:rPr>
          <w:color w:val="000000" w:themeColor="text1"/>
        </w:rPr>
        <w:t>内风电最大可用功率按照</w:t>
      </w:r>
      <w:r w:rsidRPr="00E244B2">
        <w:rPr>
          <w:color w:val="000000" w:themeColor="text1"/>
        </w:rPr>
        <w:t>“</w:t>
      </w:r>
      <w:r w:rsidRPr="00E244B2">
        <w:rPr>
          <w:color w:val="000000" w:themeColor="text1"/>
        </w:rPr>
        <w:t>直接上网、储能充电和弃风</w:t>
      </w:r>
      <w:r w:rsidRPr="00E244B2">
        <w:rPr>
          <w:color w:val="000000" w:themeColor="text1"/>
        </w:rPr>
        <w:t>”</w:t>
      </w:r>
      <w:r w:rsidRPr="00E244B2">
        <w:rPr>
          <w:color w:val="000000" w:themeColor="text1"/>
        </w:rPr>
        <w:t>三个部分进行分配：</w:t>
      </w:r>
    </w:p>
    <w:p w14:paraId="5D93A2CC" w14:textId="2C774FBA" w:rsidR="00E82681" w:rsidRPr="00E244B2" w:rsidRDefault="009E0042" w:rsidP="00E82681">
      <w:pPr>
        <w:ind w:firstLine="480"/>
        <w:jc w:val="center"/>
        <w:rPr>
          <w:color w:val="000000" w:themeColor="text1"/>
        </w:rPr>
      </w:pPr>
      <w:r w:rsidRPr="00E244B2">
        <w:rPr>
          <w:bCs/>
          <w:color w:val="000000" w:themeColor="text1"/>
          <w:position w:val="-14"/>
        </w:rPr>
        <w:object w:dxaOrig="6440" w:dyaOrig="380" w14:anchorId="7CA04542">
          <v:shape id="_x0000_i1637" type="#_x0000_t75" alt="" style="width:321.55pt;height:20.15pt" o:ole="">
            <v:imagedata r:id="rId1187" o:title=""/>
          </v:shape>
          <o:OLEObject Type="Embed" ProgID="Equation.DSMT4" ShapeID="_x0000_i1637" DrawAspect="Content" ObjectID="_1852641534" r:id="rId1188"/>
        </w:object>
      </w:r>
    </w:p>
    <w:p w14:paraId="03D95204" w14:textId="77777777" w:rsidR="00E82681" w:rsidRPr="00E244B2" w:rsidRDefault="00E82681" w:rsidP="00E82681">
      <w:pPr>
        <w:ind w:firstLine="480"/>
        <w:rPr>
          <w:color w:val="000000" w:themeColor="text1"/>
        </w:rPr>
      </w:pPr>
      <w:r w:rsidRPr="00E244B2">
        <w:rPr>
          <w:color w:val="000000" w:themeColor="text1"/>
        </w:rPr>
        <w:t>式中满足：</w:t>
      </w:r>
    </w:p>
    <w:p w14:paraId="432C1821" w14:textId="77777777" w:rsidR="00E82681" w:rsidRPr="00E244B2" w:rsidRDefault="00E82681" w:rsidP="00E82681">
      <w:pPr>
        <w:ind w:firstLine="480"/>
        <w:jc w:val="center"/>
        <w:rPr>
          <w:color w:val="000000" w:themeColor="text1"/>
        </w:rPr>
      </w:pPr>
      <w:r w:rsidRPr="00E244B2">
        <w:rPr>
          <w:bCs/>
          <w:color w:val="000000" w:themeColor="text1"/>
          <w:position w:val="-14"/>
        </w:rPr>
        <w:object w:dxaOrig="4151" w:dyaOrig="380" w14:anchorId="2B8DF435">
          <v:shape id="_x0000_i1638" type="#_x0000_t75" alt="" style="width:208.05pt;height:20.15pt" o:ole="">
            <v:imagedata r:id="rId1189" o:title=""/>
          </v:shape>
          <o:OLEObject Type="Embed" ProgID="Equation.DSMT4" ShapeID="_x0000_i1638" DrawAspect="Content" ObjectID="_1852641535" r:id="rId1190"/>
        </w:object>
      </w:r>
    </w:p>
    <w:p w14:paraId="0DA67811" w14:textId="77777777" w:rsidR="00E82681" w:rsidRPr="00E244B2" w:rsidRDefault="00E82681" w:rsidP="00E82681">
      <w:pPr>
        <w:ind w:firstLine="480"/>
        <w:rPr>
          <w:color w:val="000000" w:themeColor="text1"/>
        </w:rPr>
      </w:pPr>
      <w:r w:rsidRPr="00E244B2">
        <w:rPr>
          <w:color w:val="000000" w:themeColor="text1"/>
        </w:rPr>
        <w:t>其中，</w:t>
      </w:r>
      <w:r w:rsidRPr="00E244B2">
        <w:rPr>
          <w:bCs/>
          <w:color w:val="000000" w:themeColor="text1"/>
          <w:position w:val="-14"/>
        </w:rPr>
        <w:object w:dxaOrig="885" w:dyaOrig="380" w14:anchorId="7FDE5936">
          <v:shape id="_x0000_i1639" type="#_x0000_t75" alt="" style="width:45.15pt;height:20.15pt" o:ole="">
            <v:imagedata r:id="rId1191" o:title=""/>
          </v:shape>
          <o:OLEObject Type="Embed" ProgID="Equation.DSMT4" ShapeID="_x0000_i1639" DrawAspect="Content" ObjectID="_1852641536" r:id="rId1192"/>
        </w:object>
      </w:r>
      <w:r w:rsidRPr="00E244B2">
        <w:rPr>
          <w:color w:val="000000" w:themeColor="text1"/>
        </w:rPr>
        <w:t>为新能源友好电站</w:t>
      </w:r>
      <w:r w:rsidRPr="00E244B2">
        <w:rPr>
          <w:bCs/>
          <w:color w:val="000000" w:themeColor="text1"/>
          <w:position w:val="-10"/>
        </w:rPr>
        <w:object w:dxaOrig="184" w:dyaOrig="279" w14:anchorId="10116328">
          <v:shape id="_x0000_i1640" type="#_x0000_t75" style="width:7.95pt;height:14.05pt" o:ole="">
            <v:imagedata r:id="rId1183" o:title=""/>
          </v:shape>
          <o:OLEObject Type="Embed" ProgID="Equation.DSMT4" ShapeID="_x0000_i1640" DrawAspect="Content" ObjectID="_1852641537" r:id="rId1193"/>
        </w:object>
      </w:r>
      <w:r w:rsidRPr="00E244B2">
        <w:rPr>
          <w:color w:val="000000" w:themeColor="text1"/>
        </w:rPr>
        <w:t>在时段</w:t>
      </w:r>
      <w:r w:rsidRPr="00E244B2">
        <w:rPr>
          <w:bCs/>
          <w:color w:val="000000" w:themeColor="text1"/>
          <w:position w:val="-6"/>
        </w:rPr>
        <w:object w:dxaOrig="143" w:dyaOrig="220" w14:anchorId="0615B6CC">
          <v:shape id="_x0000_i1641" type="#_x0000_t75" style="width:6.7pt;height:10.35pt" o:ole="">
            <v:imagedata r:id="rId1185" o:title=""/>
          </v:shape>
          <o:OLEObject Type="Embed" ProgID="Equation.DSMT4" ShapeID="_x0000_i1641" DrawAspect="Content" ObjectID="_1852641538" r:id="rId1194"/>
        </w:object>
      </w:r>
      <w:r w:rsidRPr="00E244B2">
        <w:rPr>
          <w:color w:val="000000" w:themeColor="text1"/>
        </w:rPr>
        <w:t>的风电最大可用功率；</w:t>
      </w:r>
      <w:r w:rsidRPr="00E244B2">
        <w:rPr>
          <w:bCs/>
          <w:color w:val="000000" w:themeColor="text1"/>
          <w:position w:val="-14"/>
        </w:rPr>
        <w:object w:dxaOrig="818" w:dyaOrig="380" w14:anchorId="0A126B9B">
          <v:shape id="_x0000_i1642" type="#_x0000_t75" alt="" style="width:40.9pt;height:20.15pt" o:ole="">
            <v:imagedata r:id="rId1195" o:title=""/>
          </v:shape>
          <o:OLEObject Type="Embed" ProgID="Equation.DSMT4" ShapeID="_x0000_i1642" DrawAspect="Content" ObjectID="_1852641539" r:id="rId1196"/>
        </w:object>
      </w:r>
      <w:r w:rsidRPr="00E244B2">
        <w:rPr>
          <w:color w:val="000000" w:themeColor="text1"/>
        </w:rPr>
        <w:t>为风电直接对外输出功率；</w:t>
      </w:r>
      <w:r w:rsidRPr="00E244B2">
        <w:rPr>
          <w:bCs/>
          <w:color w:val="000000" w:themeColor="text1"/>
          <w:position w:val="-14"/>
        </w:rPr>
        <w:object w:dxaOrig="778" w:dyaOrig="380" w14:anchorId="7FB6D553">
          <v:shape id="_x0000_i1643" type="#_x0000_t75" alt="" style="width:38.45pt;height:20.15pt" o:ole="">
            <v:imagedata r:id="rId1197" o:title=""/>
          </v:shape>
          <o:OLEObject Type="Embed" ProgID="Equation.DSMT4" ShapeID="_x0000_i1643" DrawAspect="Content" ObjectID="_1852641540" r:id="rId1198"/>
        </w:object>
      </w:r>
      <w:r w:rsidRPr="00E244B2">
        <w:rPr>
          <w:color w:val="000000" w:themeColor="text1"/>
        </w:rPr>
        <w:t>为用于站内储能充电的风电功率；</w:t>
      </w:r>
      <w:r w:rsidRPr="00E244B2">
        <w:rPr>
          <w:bCs/>
          <w:color w:val="000000" w:themeColor="text1"/>
          <w:position w:val="-14"/>
        </w:rPr>
        <w:object w:dxaOrig="860" w:dyaOrig="380" w14:anchorId="2422BDF3">
          <v:shape id="_x0000_i1644" type="#_x0000_t75" alt="" style="width:43.3pt;height:20.15pt" o:ole="">
            <v:imagedata r:id="rId1199" o:title=""/>
          </v:shape>
          <o:OLEObject Type="Embed" ProgID="Equation.DSMT4" ShapeID="_x0000_i1644" DrawAspect="Content" ObjectID="_1852641541" r:id="rId1200"/>
        </w:object>
      </w:r>
      <w:r w:rsidRPr="00E244B2">
        <w:rPr>
          <w:color w:val="000000" w:themeColor="text1"/>
        </w:rPr>
        <w:t>为弃风功率。</w:t>
      </w:r>
    </w:p>
    <w:p w14:paraId="4658E1FE" w14:textId="77777777" w:rsidR="00E82681" w:rsidRPr="00E244B2" w:rsidRDefault="00E82681" w:rsidP="00E82681">
      <w:pPr>
        <w:ind w:firstLine="482"/>
        <w:rPr>
          <w:b/>
          <w:bCs/>
          <w:color w:val="000000" w:themeColor="text1"/>
        </w:rPr>
      </w:pPr>
      <w:r w:rsidRPr="00E244B2">
        <w:rPr>
          <w:b/>
          <w:bCs/>
          <w:color w:val="000000" w:themeColor="text1"/>
        </w:rPr>
        <w:lastRenderedPageBreak/>
        <w:t>（</w:t>
      </w:r>
      <w:r w:rsidRPr="00E244B2">
        <w:rPr>
          <w:b/>
          <w:bCs/>
          <w:color w:val="000000" w:themeColor="text1"/>
        </w:rPr>
        <w:t>2</w:t>
      </w:r>
      <w:r w:rsidRPr="00E244B2">
        <w:rPr>
          <w:b/>
          <w:bCs/>
          <w:color w:val="000000" w:themeColor="text1"/>
        </w:rPr>
        <w:t>）光伏功率分配约束</w:t>
      </w:r>
    </w:p>
    <w:p w14:paraId="5AE2A17E" w14:textId="23C1CEF4" w:rsidR="00E82681" w:rsidRPr="00E244B2" w:rsidRDefault="002569AA" w:rsidP="00E82681">
      <w:pPr>
        <w:ind w:firstLine="480"/>
        <w:jc w:val="center"/>
        <w:rPr>
          <w:color w:val="000000" w:themeColor="text1"/>
        </w:rPr>
      </w:pPr>
      <w:r w:rsidRPr="00E244B2">
        <w:rPr>
          <w:bCs/>
          <w:color w:val="000000" w:themeColor="text1"/>
          <w:position w:val="-14"/>
        </w:rPr>
        <w:object w:dxaOrig="6060" w:dyaOrig="380" w14:anchorId="63DDE339">
          <v:shape id="_x0000_i1645" type="#_x0000_t75" alt="" style="width:303.85pt;height:20.15pt" o:ole="">
            <v:imagedata r:id="rId1201" o:title=""/>
          </v:shape>
          <o:OLEObject Type="Embed" ProgID="Equation.DSMT4" ShapeID="_x0000_i1645" DrawAspect="Content" ObjectID="_1852641542" r:id="rId1202"/>
        </w:object>
      </w:r>
    </w:p>
    <w:p w14:paraId="435A3EE8" w14:textId="77777777" w:rsidR="00E82681" w:rsidRPr="00E244B2" w:rsidRDefault="00E82681" w:rsidP="00E82681">
      <w:pPr>
        <w:ind w:firstLine="480"/>
        <w:rPr>
          <w:color w:val="000000" w:themeColor="text1"/>
        </w:rPr>
      </w:pPr>
      <w:r w:rsidRPr="00E244B2">
        <w:rPr>
          <w:color w:val="000000" w:themeColor="text1"/>
        </w:rPr>
        <w:t>式中满足：</w:t>
      </w:r>
    </w:p>
    <w:p w14:paraId="782C25D7" w14:textId="77777777" w:rsidR="00E82681" w:rsidRPr="00E244B2" w:rsidRDefault="00E82681" w:rsidP="00E82681">
      <w:pPr>
        <w:ind w:firstLine="480"/>
        <w:jc w:val="center"/>
        <w:rPr>
          <w:color w:val="000000" w:themeColor="text1"/>
        </w:rPr>
      </w:pPr>
      <w:r w:rsidRPr="00E244B2">
        <w:rPr>
          <w:bCs/>
          <w:color w:val="000000" w:themeColor="text1"/>
          <w:position w:val="-14"/>
        </w:rPr>
        <w:object w:dxaOrig="3792" w:dyaOrig="380" w14:anchorId="5262FAA4">
          <v:shape id="_x0000_i1646" type="#_x0000_t75" alt="" style="width:189.15pt;height:20.15pt" o:ole="">
            <v:imagedata r:id="rId1203" o:title=""/>
          </v:shape>
          <o:OLEObject Type="Embed" ProgID="Equation.DSMT4" ShapeID="_x0000_i1646" DrawAspect="Content" ObjectID="_1852641543" r:id="rId1204"/>
        </w:object>
      </w:r>
    </w:p>
    <w:p w14:paraId="50B4A7F5" w14:textId="77777777" w:rsidR="00E82681" w:rsidRPr="00E244B2" w:rsidRDefault="00E82681" w:rsidP="00E82681">
      <w:pPr>
        <w:ind w:firstLine="480"/>
        <w:rPr>
          <w:color w:val="000000" w:themeColor="text1"/>
        </w:rPr>
      </w:pPr>
      <w:r w:rsidRPr="00E244B2">
        <w:rPr>
          <w:color w:val="000000" w:themeColor="text1"/>
        </w:rPr>
        <w:t>其中，</w:t>
      </w:r>
      <w:r w:rsidRPr="00E244B2">
        <w:rPr>
          <w:bCs/>
          <w:color w:val="000000" w:themeColor="text1"/>
          <w:position w:val="-14"/>
        </w:rPr>
        <w:object w:dxaOrig="758" w:dyaOrig="380" w14:anchorId="3A3645DD">
          <v:shape id="_x0000_i1647" type="#_x0000_t75" alt="" style="width:36.6pt;height:20.15pt" o:ole="">
            <v:imagedata r:id="rId1205" o:title=""/>
          </v:shape>
          <o:OLEObject Type="Embed" ProgID="Equation.DSMT4" ShapeID="_x0000_i1647" DrawAspect="Content" ObjectID="_1852641544" r:id="rId1206"/>
        </w:object>
      </w:r>
      <w:r w:rsidRPr="00E244B2">
        <w:rPr>
          <w:color w:val="000000" w:themeColor="text1"/>
        </w:rPr>
        <w:t>为新能源友好电站</w:t>
      </w:r>
      <w:r w:rsidRPr="00E244B2">
        <w:rPr>
          <w:bCs/>
          <w:color w:val="000000" w:themeColor="text1"/>
          <w:position w:val="-10"/>
        </w:rPr>
        <w:object w:dxaOrig="184" w:dyaOrig="279" w14:anchorId="4F22F26C">
          <v:shape id="_x0000_i1648" type="#_x0000_t75" style="width:7.95pt;height:14.05pt" o:ole="">
            <v:imagedata r:id="rId1183" o:title=""/>
          </v:shape>
          <o:OLEObject Type="Embed" ProgID="Equation.DSMT4" ShapeID="_x0000_i1648" DrawAspect="Content" ObjectID="_1852641545" r:id="rId1207"/>
        </w:object>
      </w:r>
      <w:r w:rsidRPr="00E244B2">
        <w:rPr>
          <w:color w:val="000000" w:themeColor="text1"/>
        </w:rPr>
        <w:t>在时段</w:t>
      </w:r>
      <w:r w:rsidRPr="00E244B2">
        <w:rPr>
          <w:bCs/>
          <w:color w:val="000000" w:themeColor="text1"/>
          <w:position w:val="-6"/>
        </w:rPr>
        <w:object w:dxaOrig="143" w:dyaOrig="220" w14:anchorId="0ABAE97C">
          <v:shape id="_x0000_i1649" type="#_x0000_t75" style="width:6.7pt;height:10.35pt" o:ole="">
            <v:imagedata r:id="rId1185" o:title=""/>
          </v:shape>
          <o:OLEObject Type="Embed" ProgID="Equation.DSMT4" ShapeID="_x0000_i1649" DrawAspect="Content" ObjectID="_1852641546" r:id="rId1208"/>
        </w:object>
      </w:r>
      <w:r w:rsidRPr="00E244B2">
        <w:rPr>
          <w:color w:val="000000" w:themeColor="text1"/>
        </w:rPr>
        <w:t>的光伏最大可用功率；</w:t>
      </w:r>
      <w:r w:rsidRPr="00E244B2">
        <w:rPr>
          <w:bCs/>
          <w:color w:val="000000" w:themeColor="text1"/>
          <w:position w:val="-14"/>
        </w:rPr>
        <w:object w:dxaOrig="696" w:dyaOrig="380" w14:anchorId="3F9C0221">
          <v:shape id="_x0000_i1650" type="#_x0000_t75" alt="" style="width:35.4pt;height:20.15pt" o:ole="">
            <v:imagedata r:id="rId1209" o:title=""/>
          </v:shape>
          <o:OLEObject Type="Embed" ProgID="Equation.DSMT4" ShapeID="_x0000_i1650" DrawAspect="Content" ObjectID="_1852641547" r:id="rId1210"/>
        </w:object>
      </w:r>
      <w:r w:rsidRPr="00E244B2">
        <w:rPr>
          <w:color w:val="000000" w:themeColor="text1"/>
        </w:rPr>
        <w:t>为光伏直接对外输出功率；</w:t>
      </w:r>
      <w:r w:rsidRPr="00E244B2">
        <w:rPr>
          <w:bCs/>
          <w:color w:val="000000" w:themeColor="text1"/>
          <w:position w:val="-14"/>
        </w:rPr>
        <w:object w:dxaOrig="655" w:dyaOrig="380" w14:anchorId="5F0A7BC9">
          <v:shape id="_x0000_i1651" type="#_x0000_t75" alt="" style="width:32.95pt;height:20.15pt" o:ole="">
            <v:imagedata r:id="rId1211" o:title=""/>
          </v:shape>
          <o:OLEObject Type="Embed" ProgID="Equation.DSMT4" ShapeID="_x0000_i1651" DrawAspect="Content" ObjectID="_1852641548" r:id="rId1212"/>
        </w:object>
      </w:r>
      <w:r w:rsidRPr="00E244B2">
        <w:rPr>
          <w:color w:val="000000" w:themeColor="text1"/>
        </w:rPr>
        <w:t>为用于站内储能充电的光伏功率；</w:t>
      </w:r>
      <w:r w:rsidRPr="00E244B2">
        <w:rPr>
          <w:bCs/>
          <w:color w:val="000000" w:themeColor="text1"/>
          <w:position w:val="-14"/>
        </w:rPr>
        <w:object w:dxaOrig="719" w:dyaOrig="380" w14:anchorId="303BB905">
          <v:shape id="_x0000_i1652" type="#_x0000_t75" alt="" style="width:35.4pt;height:20.15pt" o:ole="">
            <v:imagedata r:id="rId1213" o:title=""/>
          </v:shape>
          <o:OLEObject Type="Embed" ProgID="Equation.DSMT4" ShapeID="_x0000_i1652" DrawAspect="Content" ObjectID="_1852641549" r:id="rId1214"/>
        </w:object>
      </w:r>
      <w:r w:rsidRPr="00E244B2">
        <w:rPr>
          <w:color w:val="000000" w:themeColor="text1"/>
        </w:rPr>
        <w:t>为弃光功率。</w:t>
      </w:r>
    </w:p>
    <w:p w14:paraId="3D9C4FC6" w14:textId="77777777" w:rsidR="00E82681" w:rsidRPr="00E244B2" w:rsidRDefault="00E82681" w:rsidP="00E82681">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）储能充电来源约束</w:t>
      </w:r>
    </w:p>
    <w:p w14:paraId="30AD3CBE" w14:textId="77777777" w:rsidR="00E82681" w:rsidRPr="00E244B2" w:rsidRDefault="00E82681" w:rsidP="00E82681">
      <w:pPr>
        <w:ind w:firstLine="480"/>
        <w:rPr>
          <w:color w:val="000000" w:themeColor="text1"/>
        </w:rPr>
      </w:pPr>
      <w:r w:rsidRPr="00E244B2">
        <w:rPr>
          <w:color w:val="000000" w:themeColor="text1"/>
        </w:rPr>
        <w:t>新能源友好电站内储能的充电功率必须完全来自该电站内部风电和光伏：</w:t>
      </w:r>
    </w:p>
    <w:p w14:paraId="01000863" w14:textId="77777777" w:rsidR="00E82681" w:rsidRPr="00E244B2" w:rsidRDefault="00E82681" w:rsidP="00E82681">
      <w:pPr>
        <w:ind w:firstLine="480"/>
        <w:jc w:val="center"/>
        <w:rPr>
          <w:color w:val="000000" w:themeColor="text1"/>
        </w:rPr>
      </w:pPr>
      <w:r w:rsidRPr="00E244B2">
        <w:rPr>
          <w:bCs/>
          <w:color w:val="000000" w:themeColor="text1"/>
          <w:position w:val="-14"/>
        </w:rPr>
        <w:object w:dxaOrig="2248" w:dyaOrig="380" w14:anchorId="7E35B6FA">
          <v:shape id="_x0000_i1653" type="#_x0000_t75" alt="" style="width:112.9pt;height:20.15pt" o:ole="">
            <v:imagedata r:id="rId1215" o:title=""/>
          </v:shape>
          <o:OLEObject Type="Embed" ProgID="Equation.DSMT4" ShapeID="_x0000_i1653" DrawAspect="Content" ObjectID="_1852641550" r:id="rId1216"/>
        </w:object>
      </w:r>
    </w:p>
    <w:p w14:paraId="794E7CC0" w14:textId="77777777" w:rsidR="00E82681" w:rsidRPr="00E244B2" w:rsidRDefault="00E82681" w:rsidP="00E82681">
      <w:pPr>
        <w:ind w:firstLine="480"/>
        <w:rPr>
          <w:color w:val="000000" w:themeColor="text1"/>
        </w:rPr>
      </w:pPr>
      <w:r w:rsidRPr="00E244B2">
        <w:rPr>
          <w:color w:val="000000" w:themeColor="text1"/>
        </w:rPr>
        <w:t>储能不存在独立的电网充电通道，储能充电电量只能来源于站内风电和光伏：</w:t>
      </w:r>
    </w:p>
    <w:p w14:paraId="5314DA32" w14:textId="77777777" w:rsidR="00E82681" w:rsidRPr="00E244B2" w:rsidRDefault="00E82681" w:rsidP="00E82681">
      <w:pPr>
        <w:ind w:firstLine="480"/>
        <w:jc w:val="center"/>
        <w:rPr>
          <w:color w:val="000000" w:themeColor="text1"/>
        </w:rPr>
      </w:pPr>
      <w:r w:rsidRPr="00E244B2">
        <w:rPr>
          <w:bCs/>
          <w:color w:val="000000" w:themeColor="text1"/>
          <w:position w:val="-14"/>
        </w:rPr>
        <w:object w:dxaOrig="2289" w:dyaOrig="380" w14:anchorId="6DB97D91">
          <v:shape id="_x0000_i1654" type="#_x0000_t75" alt="" style="width:115.3pt;height:20.15pt" o:ole="">
            <v:imagedata r:id="rId1217" o:title=""/>
          </v:shape>
          <o:OLEObject Type="Embed" ProgID="Equation.DSMT4" ShapeID="_x0000_i1654" DrawAspect="Content" ObjectID="_1852641551" r:id="rId1218"/>
        </w:object>
      </w:r>
    </w:p>
    <w:p w14:paraId="62038CB3" w14:textId="77777777" w:rsidR="00E82681" w:rsidRPr="00E244B2" w:rsidRDefault="00E82681" w:rsidP="00E82681">
      <w:pPr>
        <w:ind w:firstLine="480"/>
        <w:rPr>
          <w:color w:val="000000" w:themeColor="text1"/>
        </w:rPr>
      </w:pPr>
      <w:r w:rsidRPr="00E244B2">
        <w:rPr>
          <w:color w:val="000000" w:themeColor="text1"/>
        </w:rPr>
        <w:t>式中，</w:t>
      </w:r>
      <w:r w:rsidRPr="00E244B2">
        <w:rPr>
          <w:bCs/>
          <w:color w:val="000000" w:themeColor="text1"/>
          <w:position w:val="-14"/>
        </w:rPr>
        <w:object w:dxaOrig="554" w:dyaOrig="380" w14:anchorId="0013217C">
          <v:shape id="_x0000_i1655" type="#_x0000_t75" alt="" style="width:28.05pt;height:20.15pt" o:ole="">
            <v:imagedata r:id="rId1219" o:title=""/>
          </v:shape>
          <o:OLEObject Type="Embed" ProgID="Equation.DSMT4" ShapeID="_x0000_i1655" DrawAspect="Content" ObjectID="_1852641552" r:id="rId1220"/>
        </w:object>
      </w:r>
      <w:r w:rsidRPr="00E244B2">
        <w:rPr>
          <w:color w:val="000000" w:themeColor="text1"/>
        </w:rPr>
        <w:t>为储能充电功率；</w:t>
      </w:r>
      <w:r w:rsidRPr="00E244B2">
        <w:rPr>
          <w:bCs/>
          <w:color w:val="000000" w:themeColor="text1"/>
          <w:position w:val="-14"/>
        </w:rPr>
        <w:object w:dxaOrig="822" w:dyaOrig="380" w14:anchorId="78F8449F">
          <v:shape id="_x0000_i1656" type="#_x0000_t75" alt="" style="width:40.9pt;height:20.15pt" o:ole="">
            <v:imagedata r:id="rId1221" o:title=""/>
          </v:shape>
          <o:OLEObject Type="Embed" ProgID="Equation.DSMT4" ShapeID="_x0000_i1656" DrawAspect="Content" ObjectID="_1852641553" r:id="rId1222"/>
        </w:object>
      </w:r>
      <w:r w:rsidRPr="00E244B2">
        <w:rPr>
          <w:color w:val="000000" w:themeColor="text1"/>
        </w:rPr>
        <w:t>为储能最大充电功率；</w:t>
      </w:r>
      <w:r w:rsidRPr="00E244B2">
        <w:rPr>
          <w:bCs/>
          <w:color w:val="000000" w:themeColor="text1"/>
          <w:position w:val="-14"/>
        </w:rPr>
        <w:object w:dxaOrig="554" w:dyaOrig="380" w14:anchorId="676D78E7">
          <v:shape id="_x0000_i1657" type="#_x0000_t75" alt="" style="width:28.05pt;height:20.15pt" o:ole="">
            <v:imagedata r:id="rId1223" o:title=""/>
          </v:shape>
          <o:OLEObject Type="Embed" ProgID="Equation.DSMT4" ShapeID="_x0000_i1657" DrawAspect="Content" ObjectID="_1852641554" r:id="rId1224"/>
        </w:object>
      </w:r>
      <w:r w:rsidRPr="00E244B2">
        <w:rPr>
          <w:color w:val="000000" w:themeColor="text1"/>
        </w:rPr>
        <w:t>为储能充电状态变量。</w:t>
      </w:r>
    </w:p>
    <w:p w14:paraId="3D399561" w14:textId="77777777" w:rsidR="00E82681" w:rsidRPr="00E244B2" w:rsidRDefault="00E82681" w:rsidP="00E82681">
      <w:pPr>
        <w:ind w:firstLine="482"/>
        <w:rPr>
          <w:b/>
          <w:bCs/>
          <w:color w:val="000000" w:themeColor="text1"/>
        </w:rPr>
      </w:pPr>
      <w:r w:rsidRPr="00E244B2">
        <w:rPr>
          <w:b/>
          <w:bCs/>
          <w:color w:val="000000" w:themeColor="text1"/>
        </w:rPr>
        <w:t>（</w:t>
      </w:r>
      <w:r w:rsidRPr="00E244B2">
        <w:rPr>
          <w:b/>
          <w:bCs/>
          <w:color w:val="000000" w:themeColor="text1"/>
        </w:rPr>
        <w:t>4</w:t>
      </w:r>
      <w:r w:rsidRPr="00E244B2">
        <w:rPr>
          <w:b/>
          <w:bCs/>
          <w:color w:val="000000" w:themeColor="text1"/>
        </w:rPr>
        <w:t>）储能放电功率约束</w:t>
      </w:r>
    </w:p>
    <w:p w14:paraId="652488B9" w14:textId="77777777" w:rsidR="00E82681" w:rsidRPr="00E244B2" w:rsidRDefault="00E82681" w:rsidP="00E82681">
      <w:pPr>
        <w:ind w:firstLine="480"/>
        <w:rPr>
          <w:color w:val="000000" w:themeColor="text1"/>
        </w:rPr>
      </w:pPr>
      <w:r w:rsidRPr="00E244B2">
        <w:rPr>
          <w:color w:val="000000" w:themeColor="text1"/>
        </w:rPr>
        <w:t>新能源友好电站内储能的放电功率满足：</w:t>
      </w:r>
    </w:p>
    <w:p w14:paraId="459DFCEB" w14:textId="77777777" w:rsidR="00E82681" w:rsidRPr="00E244B2" w:rsidRDefault="00E82681" w:rsidP="00E82681">
      <w:pPr>
        <w:ind w:firstLine="480"/>
        <w:jc w:val="center"/>
        <w:rPr>
          <w:color w:val="000000" w:themeColor="text1"/>
        </w:rPr>
      </w:pPr>
      <w:r w:rsidRPr="00E244B2">
        <w:rPr>
          <w:bCs/>
          <w:color w:val="000000" w:themeColor="text1"/>
          <w:position w:val="-14"/>
        </w:rPr>
        <w:object w:dxaOrig="2309" w:dyaOrig="380" w14:anchorId="6DC4282E">
          <v:shape id="_x0000_i1658" type="#_x0000_t75" alt="" style="width:115.3pt;height:20.15pt" o:ole="">
            <v:imagedata r:id="rId1225" o:title=""/>
          </v:shape>
          <o:OLEObject Type="Embed" ProgID="Equation.DSMT4" ShapeID="_x0000_i1658" DrawAspect="Content" ObjectID="_1852641555" r:id="rId1226"/>
        </w:object>
      </w:r>
    </w:p>
    <w:p w14:paraId="58FCA9CC" w14:textId="77777777" w:rsidR="00E82681" w:rsidRPr="00E244B2" w:rsidRDefault="00E82681" w:rsidP="00E82681">
      <w:pPr>
        <w:ind w:firstLine="480"/>
        <w:rPr>
          <w:color w:val="000000" w:themeColor="text1"/>
        </w:rPr>
      </w:pPr>
      <w:r w:rsidRPr="00E244B2">
        <w:rPr>
          <w:color w:val="000000" w:themeColor="text1"/>
        </w:rPr>
        <w:t>式中，</w:t>
      </w:r>
      <w:r w:rsidRPr="00E244B2">
        <w:rPr>
          <w:bCs/>
          <w:color w:val="000000" w:themeColor="text1"/>
          <w:position w:val="-14"/>
        </w:rPr>
        <w:object w:dxaOrig="575" w:dyaOrig="380" w14:anchorId="19466CFE">
          <v:shape id="_x0000_i1659" type="#_x0000_t75" alt="" style="width:28.7pt;height:20.15pt" o:ole="">
            <v:imagedata r:id="rId1227" o:title=""/>
          </v:shape>
          <o:OLEObject Type="Embed" ProgID="Equation.DSMT4" ShapeID="_x0000_i1659" DrawAspect="Content" ObjectID="_1852641556" r:id="rId1228"/>
        </w:object>
      </w:r>
      <w:r w:rsidRPr="00E244B2">
        <w:rPr>
          <w:color w:val="000000" w:themeColor="text1"/>
        </w:rPr>
        <w:t>为储能放电功率；</w:t>
      </w:r>
      <w:r w:rsidRPr="00E244B2">
        <w:rPr>
          <w:bCs/>
          <w:color w:val="000000" w:themeColor="text1"/>
          <w:position w:val="-14"/>
        </w:rPr>
        <w:object w:dxaOrig="823" w:dyaOrig="380" w14:anchorId="3DCFFE8D">
          <v:shape id="_x0000_i1660" type="#_x0000_t75" alt="" style="width:40.9pt;height:20.15pt" o:ole="">
            <v:imagedata r:id="rId1229" o:title=""/>
          </v:shape>
          <o:OLEObject Type="Embed" ProgID="Equation.DSMT4" ShapeID="_x0000_i1660" DrawAspect="Content" ObjectID="_1852641557" r:id="rId1230"/>
        </w:object>
      </w:r>
      <w:r w:rsidRPr="00E244B2">
        <w:rPr>
          <w:color w:val="000000" w:themeColor="text1"/>
        </w:rPr>
        <w:t>为储能最大放电功率；</w:t>
      </w:r>
      <w:r w:rsidRPr="00E244B2">
        <w:rPr>
          <w:bCs/>
          <w:color w:val="000000" w:themeColor="text1"/>
          <w:position w:val="-14"/>
        </w:rPr>
        <w:object w:dxaOrig="556" w:dyaOrig="380" w14:anchorId="6F653C7D">
          <v:shape id="_x0000_i1661" type="#_x0000_t75" alt="" style="width:28.05pt;height:20.15pt" o:ole="">
            <v:imagedata r:id="rId1231" o:title=""/>
          </v:shape>
          <o:OLEObject Type="Embed" ProgID="Equation.DSMT4" ShapeID="_x0000_i1661" DrawAspect="Content" ObjectID="_1852641558" r:id="rId1232"/>
        </w:object>
      </w:r>
      <w:r w:rsidRPr="00E244B2">
        <w:rPr>
          <w:color w:val="000000" w:themeColor="text1"/>
        </w:rPr>
        <w:t>为储能放电状态变量。</w:t>
      </w:r>
    </w:p>
    <w:p w14:paraId="700ADC8F" w14:textId="77777777" w:rsidR="00E82681" w:rsidRPr="00E244B2" w:rsidRDefault="00E82681" w:rsidP="00E82681">
      <w:pPr>
        <w:ind w:firstLine="480"/>
        <w:rPr>
          <w:color w:val="000000" w:themeColor="text1"/>
        </w:rPr>
      </w:pPr>
      <w:r w:rsidRPr="00E244B2">
        <w:rPr>
          <w:color w:val="000000" w:themeColor="text1"/>
        </w:rPr>
        <w:t>储能放出的电能不作为独立储能设备向系统传输，而是与风电、光伏共同形成新能源友好电站的整体对外出力。</w:t>
      </w:r>
    </w:p>
    <w:p w14:paraId="6BBC57E7" w14:textId="77777777" w:rsidR="00E82681" w:rsidRPr="00E244B2" w:rsidRDefault="00E82681" w:rsidP="00E82681">
      <w:pPr>
        <w:ind w:firstLine="482"/>
        <w:rPr>
          <w:b/>
          <w:bCs/>
          <w:color w:val="000000" w:themeColor="text1"/>
        </w:rPr>
      </w:pPr>
      <w:r w:rsidRPr="00E244B2">
        <w:rPr>
          <w:b/>
          <w:bCs/>
          <w:color w:val="000000" w:themeColor="text1"/>
        </w:rPr>
        <w:t>（</w:t>
      </w:r>
      <w:r w:rsidRPr="00E244B2">
        <w:rPr>
          <w:b/>
          <w:bCs/>
          <w:color w:val="000000" w:themeColor="text1"/>
        </w:rPr>
        <w:t>5</w:t>
      </w:r>
      <w:r w:rsidRPr="00E244B2">
        <w:rPr>
          <w:b/>
          <w:bCs/>
          <w:color w:val="000000" w:themeColor="text1"/>
        </w:rPr>
        <w:t>）储能充放电互斥约束</w:t>
      </w:r>
    </w:p>
    <w:p w14:paraId="33851FCC" w14:textId="77777777" w:rsidR="00E82681" w:rsidRPr="00E244B2" w:rsidRDefault="00E82681" w:rsidP="00E82681">
      <w:pPr>
        <w:ind w:firstLine="480"/>
        <w:rPr>
          <w:color w:val="000000" w:themeColor="text1"/>
        </w:rPr>
      </w:pPr>
      <w:r w:rsidRPr="00E244B2">
        <w:rPr>
          <w:color w:val="000000" w:themeColor="text1"/>
        </w:rPr>
        <w:t>同一储能设备在同一时段不能同时进行充电和放电，因此有：</w:t>
      </w:r>
    </w:p>
    <w:p w14:paraId="152197B9" w14:textId="77777777" w:rsidR="00E82681" w:rsidRPr="00E244B2" w:rsidRDefault="00E82681" w:rsidP="00E82681">
      <w:pPr>
        <w:ind w:firstLine="480"/>
        <w:jc w:val="center"/>
        <w:rPr>
          <w:color w:val="000000" w:themeColor="text1"/>
        </w:rPr>
      </w:pPr>
      <w:r w:rsidRPr="00E244B2">
        <w:rPr>
          <w:bCs/>
          <w:color w:val="000000" w:themeColor="text1"/>
          <w:position w:val="-14"/>
        </w:rPr>
        <w:object w:dxaOrig="3455" w:dyaOrig="380" w14:anchorId="19CE7C60">
          <v:shape id="_x0000_i1662" type="#_x0000_t75" alt="" style="width:172.7pt;height:20.15pt" o:ole="">
            <v:imagedata r:id="rId1233" o:title=""/>
          </v:shape>
          <o:OLEObject Type="Embed" ProgID="Equation.DSMT4" ShapeID="_x0000_i1662" DrawAspect="Content" ObjectID="_1852641559" r:id="rId1234"/>
        </w:object>
      </w:r>
    </w:p>
    <w:p w14:paraId="44C65A0A" w14:textId="77777777" w:rsidR="00E82681" w:rsidRPr="00E244B2" w:rsidRDefault="00E82681" w:rsidP="00E82681">
      <w:pPr>
        <w:ind w:firstLine="480"/>
        <w:rPr>
          <w:color w:val="000000" w:themeColor="text1"/>
        </w:rPr>
      </w:pPr>
      <w:r w:rsidRPr="00E244B2">
        <w:rPr>
          <w:color w:val="000000" w:themeColor="text1"/>
        </w:rPr>
        <w:t>当两个状态变量均为</w:t>
      </w:r>
      <w:r w:rsidRPr="00E244B2">
        <w:rPr>
          <w:color w:val="000000" w:themeColor="text1"/>
        </w:rPr>
        <w:t>0</w:t>
      </w:r>
      <w:r w:rsidRPr="00E244B2">
        <w:rPr>
          <w:color w:val="000000" w:themeColor="text1"/>
        </w:rPr>
        <w:t>时，储能处于静止状态。</w:t>
      </w:r>
    </w:p>
    <w:p w14:paraId="08791691" w14:textId="77777777" w:rsidR="00E82681" w:rsidRPr="00E244B2" w:rsidRDefault="00E82681" w:rsidP="00E82681">
      <w:pPr>
        <w:ind w:firstLine="482"/>
        <w:rPr>
          <w:b/>
          <w:bCs/>
          <w:color w:val="000000" w:themeColor="text1"/>
        </w:rPr>
      </w:pPr>
      <w:r w:rsidRPr="00E244B2">
        <w:rPr>
          <w:b/>
          <w:bCs/>
          <w:color w:val="000000" w:themeColor="text1"/>
        </w:rPr>
        <w:t>（</w:t>
      </w:r>
      <w:r w:rsidRPr="00E244B2">
        <w:rPr>
          <w:b/>
          <w:bCs/>
          <w:color w:val="000000" w:themeColor="text1"/>
        </w:rPr>
        <w:t>6</w:t>
      </w:r>
      <w:r w:rsidRPr="00E244B2">
        <w:rPr>
          <w:b/>
          <w:bCs/>
          <w:color w:val="000000" w:themeColor="text1"/>
        </w:rPr>
        <w:t>）储能能量状态约束</w:t>
      </w:r>
    </w:p>
    <w:p w14:paraId="28635F7E" w14:textId="77777777" w:rsidR="00E82681" w:rsidRPr="00E244B2" w:rsidRDefault="00E82681" w:rsidP="00E82681">
      <w:pPr>
        <w:ind w:firstLine="480"/>
        <w:rPr>
          <w:color w:val="000000" w:themeColor="text1"/>
        </w:rPr>
      </w:pPr>
      <w:r w:rsidRPr="00E244B2">
        <w:rPr>
          <w:color w:val="000000" w:themeColor="text1"/>
        </w:rPr>
        <w:lastRenderedPageBreak/>
        <w:t>新能源友好电站内储能的能量状态满足：</w:t>
      </w:r>
    </w:p>
    <w:p w14:paraId="07531BB3" w14:textId="77777777" w:rsidR="00E82681" w:rsidRPr="00E244B2" w:rsidRDefault="00E82681" w:rsidP="00E82681">
      <w:pPr>
        <w:ind w:firstLine="480"/>
        <w:jc w:val="center"/>
        <w:rPr>
          <w:color w:val="000000" w:themeColor="text1"/>
        </w:rPr>
      </w:pPr>
      <w:r w:rsidRPr="00E244B2">
        <w:rPr>
          <w:bCs/>
          <w:color w:val="000000" w:themeColor="text1"/>
          <w:position w:val="-30"/>
        </w:rPr>
        <w:object w:dxaOrig="4580" w:dyaOrig="700" w14:anchorId="2186372F">
          <v:shape id="_x0000_i1663" type="#_x0000_t75" alt="" style="width:229.4pt;height:36.6pt" o:ole="">
            <v:imagedata r:id="rId1235" o:title=""/>
          </v:shape>
          <o:OLEObject Type="Embed" ProgID="Equation.DSMT4" ShapeID="_x0000_i1663" DrawAspect="Content" ObjectID="_1852641560" r:id="rId1236"/>
        </w:object>
      </w:r>
    </w:p>
    <w:p w14:paraId="1A5A5AFA" w14:textId="77777777" w:rsidR="00E82681" w:rsidRPr="00E244B2" w:rsidRDefault="00E82681" w:rsidP="00E82681">
      <w:pPr>
        <w:ind w:firstLine="480"/>
        <w:rPr>
          <w:color w:val="000000" w:themeColor="text1"/>
        </w:rPr>
      </w:pPr>
      <w:r w:rsidRPr="00E244B2">
        <w:rPr>
          <w:color w:val="000000" w:themeColor="text1"/>
        </w:rPr>
        <w:t>式中，</w:t>
      </w:r>
      <w:r w:rsidRPr="00E244B2">
        <w:rPr>
          <w:bCs/>
          <w:color w:val="000000" w:themeColor="text1"/>
          <w:position w:val="-14"/>
        </w:rPr>
        <w:object w:dxaOrig="596" w:dyaOrig="380" w14:anchorId="34FFC46A">
          <v:shape id="_x0000_i1664" type="#_x0000_t75" alt="" style="width:29.3pt;height:20.15pt" o:ole="">
            <v:imagedata r:id="rId1237" o:title=""/>
          </v:shape>
          <o:OLEObject Type="Embed" ProgID="Equation.DSMT4" ShapeID="_x0000_i1664" DrawAspect="Content" ObjectID="_1852641561" r:id="rId1238"/>
        </w:object>
      </w:r>
      <w:r w:rsidRPr="00E244B2">
        <w:rPr>
          <w:color w:val="000000" w:themeColor="text1"/>
        </w:rPr>
        <w:t>为储能在时段</w:t>
      </w:r>
      <w:r w:rsidRPr="00E244B2">
        <w:rPr>
          <w:bCs/>
          <w:color w:val="000000" w:themeColor="text1"/>
          <w:position w:val="-6"/>
        </w:rPr>
        <w:object w:dxaOrig="143" w:dyaOrig="220" w14:anchorId="531EF524">
          <v:shape id="_x0000_i1665" type="#_x0000_t75" alt="" style="width:6.7pt;height:10.35pt" o:ole="">
            <v:imagedata r:id="rId1239" o:title=""/>
          </v:shape>
          <o:OLEObject Type="Embed" ProgID="Equation.DSMT4" ShapeID="_x0000_i1665" DrawAspect="Content" ObjectID="_1852641562" r:id="rId1240"/>
        </w:object>
      </w:r>
      <w:r w:rsidRPr="00E244B2">
        <w:rPr>
          <w:color w:val="000000" w:themeColor="text1"/>
        </w:rPr>
        <w:t>末的储存能量；</w:t>
      </w:r>
      <w:r w:rsidRPr="00E244B2">
        <w:rPr>
          <w:bCs/>
          <w:color w:val="000000" w:themeColor="text1"/>
          <w:position w:val="-14"/>
        </w:rPr>
        <w:object w:dxaOrig="513" w:dyaOrig="380" w14:anchorId="65AF4FBA">
          <v:shape id="_x0000_i1666" type="#_x0000_t75" alt="" style="width:27.45pt;height:20.15pt" o:ole="">
            <v:imagedata r:id="rId1241" o:title=""/>
          </v:shape>
          <o:OLEObject Type="Embed" ProgID="Equation.DSMT4" ShapeID="_x0000_i1666" DrawAspect="Content" ObjectID="_1852641563" r:id="rId1242"/>
        </w:object>
      </w:r>
      <w:r w:rsidRPr="00E244B2">
        <w:rPr>
          <w:color w:val="000000" w:themeColor="text1"/>
        </w:rPr>
        <w:t>为自放电率；</w:t>
      </w:r>
      <w:r w:rsidRPr="00E244B2">
        <w:rPr>
          <w:bCs/>
          <w:color w:val="000000" w:themeColor="text1"/>
          <w:position w:val="-14"/>
        </w:rPr>
        <w:object w:dxaOrig="535" w:dyaOrig="380" w14:anchorId="119270C2">
          <v:shape id="_x0000_i1667" type="#_x0000_t75" alt="" style="width:26.85pt;height:20.15pt" o:ole="">
            <v:imagedata r:id="rId1243" o:title=""/>
          </v:shape>
          <o:OLEObject Type="Embed" ProgID="Equation.DSMT4" ShapeID="_x0000_i1667" DrawAspect="Content" ObjectID="_1852641564" r:id="rId1244"/>
        </w:object>
      </w:r>
      <w:r w:rsidRPr="00E244B2">
        <w:rPr>
          <w:color w:val="000000" w:themeColor="text1"/>
        </w:rPr>
        <w:t>和</w:t>
      </w:r>
      <w:r w:rsidRPr="00E244B2">
        <w:rPr>
          <w:bCs/>
          <w:color w:val="000000" w:themeColor="text1"/>
          <w:position w:val="-14"/>
        </w:rPr>
        <w:object w:dxaOrig="556" w:dyaOrig="380" w14:anchorId="39FC8251">
          <v:shape id="_x0000_i1668" type="#_x0000_t75" alt="" style="width:28.05pt;height:20.15pt" o:ole="">
            <v:imagedata r:id="rId1245" o:title=""/>
          </v:shape>
          <o:OLEObject Type="Embed" ProgID="Equation.DSMT4" ShapeID="_x0000_i1668" DrawAspect="Content" ObjectID="_1852641565" r:id="rId1246"/>
        </w:object>
      </w:r>
      <w:r w:rsidRPr="00E244B2">
        <w:rPr>
          <w:color w:val="000000" w:themeColor="text1"/>
        </w:rPr>
        <w:t>分别为储能充电效率和放电效率。</w:t>
      </w:r>
    </w:p>
    <w:p w14:paraId="1760DE19" w14:textId="77777777" w:rsidR="00E82681" w:rsidRPr="00E244B2" w:rsidRDefault="00E82681" w:rsidP="00E82681">
      <w:pPr>
        <w:ind w:firstLine="482"/>
        <w:rPr>
          <w:b/>
          <w:bCs/>
          <w:color w:val="000000" w:themeColor="text1"/>
        </w:rPr>
      </w:pPr>
      <w:r w:rsidRPr="00E244B2">
        <w:rPr>
          <w:b/>
          <w:bCs/>
          <w:color w:val="000000" w:themeColor="text1"/>
        </w:rPr>
        <w:t>（</w:t>
      </w:r>
      <w:r w:rsidRPr="00E244B2">
        <w:rPr>
          <w:b/>
          <w:bCs/>
          <w:color w:val="000000" w:themeColor="text1"/>
        </w:rPr>
        <w:t>7</w:t>
      </w:r>
      <w:r w:rsidRPr="00E244B2">
        <w:rPr>
          <w:b/>
          <w:bCs/>
          <w:color w:val="000000" w:themeColor="text1"/>
        </w:rPr>
        <w:t>）储能容量约束</w:t>
      </w:r>
    </w:p>
    <w:p w14:paraId="1646CE8A" w14:textId="06A6EB93" w:rsidR="00C744DC" w:rsidRPr="00E244B2" w:rsidRDefault="00145D67" w:rsidP="004F60CB">
      <w:pPr>
        <w:ind w:firstLineChars="83" w:firstLine="199"/>
        <w:rPr>
          <w:color w:val="000000" w:themeColor="text1"/>
        </w:rPr>
      </w:pPr>
      <w:r w:rsidRPr="00E244B2">
        <w:rPr>
          <w:color w:val="000000" w:themeColor="text1"/>
        </w:rPr>
        <w:t>新能源友好电站内储能设备的储能量不能超过其允许的上下限，因此：</w:t>
      </w:r>
    </w:p>
    <w:p w14:paraId="22FEC51E" w14:textId="618CE998" w:rsidR="00D83E95" w:rsidRPr="00E244B2" w:rsidRDefault="00A862E2" w:rsidP="00A862E2">
      <w:pPr>
        <w:ind w:firstLineChars="83" w:firstLine="199"/>
        <w:jc w:val="center"/>
        <w:rPr>
          <w:color w:val="000000" w:themeColor="text1"/>
        </w:rPr>
      </w:pPr>
      <w:r w:rsidRPr="00E244B2">
        <w:rPr>
          <w:color w:val="000000" w:themeColor="text1"/>
          <w:position w:val="-14"/>
        </w:rPr>
        <w:object w:dxaOrig="7520" w:dyaOrig="400" w14:anchorId="34E80183">
          <v:shape id="_x0000_i1669" type="#_x0000_t75" style="width:375.25pt;height:20.15pt" o:ole="">
            <v:imagedata r:id="rId1247" o:title=""/>
          </v:shape>
          <o:OLEObject Type="Embed" ProgID="Equation.DSMT4" ShapeID="_x0000_i1669" DrawAspect="Content" ObjectID="_1852641566" r:id="rId1248"/>
        </w:object>
      </w:r>
    </w:p>
    <w:p w14:paraId="0BDB190F" w14:textId="14A9E1CE" w:rsidR="00D83E95" w:rsidRPr="00E244B2" w:rsidRDefault="00A862E2" w:rsidP="004F60CB">
      <w:pPr>
        <w:ind w:firstLineChars="83" w:firstLine="199"/>
        <w:rPr>
          <w:color w:val="000000" w:themeColor="text1"/>
        </w:rPr>
      </w:pPr>
      <w:r w:rsidRPr="00E244B2">
        <w:rPr>
          <w:color w:val="000000" w:themeColor="text1"/>
        </w:rPr>
        <w:t>式中，</w:t>
      </w:r>
      <w:r w:rsidRPr="00E244B2">
        <w:rPr>
          <w:color w:val="000000" w:themeColor="text1"/>
        </w:rPr>
        <w:t xml:space="preserve"> </w:t>
      </w:r>
      <w:r w:rsidRPr="00E244B2">
        <w:rPr>
          <w:color w:val="000000" w:themeColor="text1"/>
          <w:position w:val="-14"/>
        </w:rPr>
        <w:object w:dxaOrig="1080" w:dyaOrig="400" w14:anchorId="64EBE1B5">
          <v:shape id="_x0000_i1670" type="#_x0000_t75" style="width:54.3pt;height:20.15pt" o:ole="">
            <v:imagedata r:id="rId1249" o:title=""/>
          </v:shape>
          <o:OLEObject Type="Embed" ProgID="Equation.DSMT4" ShapeID="_x0000_i1670" DrawAspect="Content" ObjectID="_1852641567" r:id="rId1250"/>
        </w:object>
      </w:r>
      <w:r w:rsidRPr="00E244B2">
        <w:rPr>
          <w:color w:val="000000" w:themeColor="text1"/>
        </w:rPr>
        <w:t>和</w:t>
      </w:r>
      <w:r w:rsidRPr="00E244B2">
        <w:rPr>
          <w:color w:val="000000" w:themeColor="text1"/>
          <w:position w:val="-14"/>
        </w:rPr>
        <w:object w:dxaOrig="1100" w:dyaOrig="400" w14:anchorId="19726FF7">
          <v:shape id="_x0000_i1671" type="#_x0000_t75" style="width:55.55pt;height:20.15pt" o:ole="">
            <v:imagedata r:id="rId1251" o:title=""/>
          </v:shape>
          <o:OLEObject Type="Embed" ProgID="Equation.DSMT4" ShapeID="_x0000_i1671" DrawAspect="Content" ObjectID="_1852641568" r:id="rId1252"/>
        </w:object>
      </w:r>
      <w:r w:rsidRPr="00E244B2">
        <w:rPr>
          <w:color w:val="000000" w:themeColor="text1"/>
        </w:rPr>
        <w:t>分别为新能源友好电站内储能设备允许的最小和最大荷电状态；</w:t>
      </w:r>
      <w:r w:rsidRPr="00E244B2">
        <w:rPr>
          <w:color w:val="000000" w:themeColor="text1"/>
          <w:position w:val="-14"/>
        </w:rPr>
        <w:object w:dxaOrig="660" w:dyaOrig="400" w14:anchorId="5F2A96B1">
          <v:shape id="_x0000_i1672" type="#_x0000_t75" style="width:32.95pt;height:20.15pt" o:ole="">
            <v:imagedata r:id="rId1253" o:title=""/>
          </v:shape>
          <o:OLEObject Type="Embed" ProgID="Equation.DSMT4" ShapeID="_x0000_i1672" DrawAspect="Content" ObjectID="_1852641569" r:id="rId1254"/>
        </w:object>
      </w:r>
      <w:r w:rsidRPr="00E244B2">
        <w:rPr>
          <w:color w:val="000000" w:themeColor="text1"/>
        </w:rPr>
        <w:t>为新能源友好电站内储能设备的额定储能容量</w:t>
      </w:r>
    </w:p>
    <w:p w14:paraId="5B6B8D3D" w14:textId="2A1C3461" w:rsidR="00E1633E" w:rsidRPr="00E244B2" w:rsidRDefault="00E1633E" w:rsidP="00E82681">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8</w:t>
      </w:r>
      <w:r w:rsidRPr="00E244B2">
        <w:rPr>
          <w:rFonts w:hint="eastAsia"/>
          <w:b/>
          <w:bCs/>
          <w:color w:val="000000" w:themeColor="text1"/>
        </w:rPr>
        <w:t>）</w:t>
      </w:r>
      <w:r w:rsidRPr="00E244B2">
        <w:rPr>
          <w:b/>
          <w:bCs/>
          <w:color w:val="000000" w:themeColor="text1"/>
        </w:rPr>
        <w:t>初始及周期末储能量约束</w:t>
      </w:r>
    </w:p>
    <w:p w14:paraId="1A39EACB" w14:textId="356BC104" w:rsidR="00E1633E" w:rsidRPr="00E244B2" w:rsidRDefault="00F85D51" w:rsidP="00E82681">
      <w:pPr>
        <w:ind w:firstLine="480"/>
        <w:rPr>
          <w:color w:val="000000" w:themeColor="text1"/>
        </w:rPr>
      </w:pPr>
      <w:r w:rsidRPr="00E244B2">
        <w:rPr>
          <w:color w:val="000000" w:themeColor="text1"/>
        </w:rPr>
        <w:t>为明确新能源友好电站内储能在调度周期开始时的能量状态，并避免模型在调度周期末通过集中放电降低储能剩余能量、从而人为增加友好电站对外送电量，需要对储能初始状态及周期末状态进行约束。</w:t>
      </w:r>
    </w:p>
    <w:p w14:paraId="09F33320" w14:textId="36D38CAF" w:rsidR="003F2361" w:rsidRPr="00E244B2" w:rsidRDefault="00706A49" w:rsidP="009E0042">
      <w:pPr>
        <w:ind w:firstLine="480"/>
        <w:rPr>
          <w:color w:val="000000" w:themeColor="text1"/>
        </w:rPr>
      </w:pPr>
      <w:r w:rsidRPr="00E244B2">
        <w:rPr>
          <w:color w:val="000000" w:themeColor="text1"/>
        </w:rPr>
        <w:t>对于完整调度周期，规定周期末储能量恢复至初始状态：</w:t>
      </w:r>
    </w:p>
    <w:p w14:paraId="7339011B" w14:textId="12987793" w:rsidR="003F2361" w:rsidRPr="00E244B2" w:rsidRDefault="00E43607" w:rsidP="00E43607">
      <w:pPr>
        <w:ind w:firstLine="480"/>
        <w:jc w:val="center"/>
        <w:rPr>
          <w:color w:val="000000" w:themeColor="text1"/>
        </w:rPr>
      </w:pPr>
      <w:r w:rsidRPr="00E244B2">
        <w:rPr>
          <w:color w:val="000000" w:themeColor="text1"/>
          <w:position w:val="-14"/>
        </w:rPr>
        <w:object w:dxaOrig="5460" w:dyaOrig="400" w14:anchorId="04C26140">
          <v:shape id="_x0000_i1673" type="#_x0000_t75" style="width:272.15pt;height:20.15pt" o:ole="">
            <v:imagedata r:id="rId1255" o:title=""/>
          </v:shape>
          <o:OLEObject Type="Embed" ProgID="Equation.DSMT4" ShapeID="_x0000_i1673" DrawAspect="Content" ObjectID="_1852641570" r:id="rId1256"/>
        </w:object>
      </w:r>
    </w:p>
    <w:p w14:paraId="7172339D" w14:textId="77777777" w:rsidR="00AE79A7" w:rsidRPr="00E244B2" w:rsidRDefault="00AE79A7" w:rsidP="00AE79A7">
      <w:pPr>
        <w:ind w:firstLine="480"/>
        <w:rPr>
          <w:color w:val="000000" w:themeColor="text1"/>
        </w:rPr>
      </w:pPr>
      <w:r w:rsidRPr="00E244B2">
        <w:rPr>
          <w:color w:val="000000" w:themeColor="text1"/>
        </w:rPr>
        <w:t>式中，</w:t>
      </w:r>
      <w:r w:rsidRPr="00E244B2">
        <w:rPr>
          <w:color w:val="000000" w:themeColor="text1"/>
          <w:position w:val="-14"/>
        </w:rPr>
        <w:object w:dxaOrig="700" w:dyaOrig="400" w14:anchorId="1D62C6D2">
          <v:shape id="_x0000_i1674" type="#_x0000_t75" style="width:36.6pt;height:20.15pt" o:ole="">
            <v:imagedata r:id="rId1257" o:title=""/>
          </v:shape>
          <o:OLEObject Type="Embed" ProgID="Equation.DSMT4" ShapeID="_x0000_i1674" DrawAspect="Content" ObjectID="_1852641571" r:id="rId1258"/>
        </w:object>
      </w:r>
      <w:r w:rsidRPr="00E244B2">
        <w:rPr>
          <w:color w:val="000000" w:themeColor="text1"/>
        </w:rPr>
        <w:t>为新能源友好电站</w:t>
      </w:r>
      <w:r w:rsidRPr="00E244B2">
        <w:rPr>
          <w:i/>
          <w:iCs/>
          <w:color w:val="000000" w:themeColor="text1"/>
        </w:rPr>
        <w:t>j</w:t>
      </w:r>
      <w:r w:rsidRPr="00E244B2">
        <w:rPr>
          <w:color w:val="000000" w:themeColor="text1"/>
        </w:rPr>
        <w:t>内储能的初始储能量，为模型输入参数。</w:t>
      </w:r>
    </w:p>
    <w:p w14:paraId="19DC4054" w14:textId="24BF708E" w:rsidR="00E34363" w:rsidRPr="00E244B2" w:rsidRDefault="00E34363" w:rsidP="00E34363">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8</w:t>
      </w:r>
      <w:r w:rsidRPr="00E244B2">
        <w:rPr>
          <w:rFonts w:hint="eastAsia"/>
          <w:b/>
          <w:bCs/>
          <w:color w:val="000000" w:themeColor="text1"/>
        </w:rPr>
        <w:t>）</w:t>
      </w:r>
      <w:r w:rsidRPr="00E244B2">
        <w:rPr>
          <w:b/>
          <w:bCs/>
          <w:color w:val="000000" w:themeColor="text1"/>
        </w:rPr>
        <w:t>新能源友好电站对外出力</w:t>
      </w:r>
    </w:p>
    <w:p w14:paraId="319CA125" w14:textId="77777777" w:rsidR="00E34363" w:rsidRPr="00E244B2" w:rsidRDefault="00E34363" w:rsidP="00E34363">
      <w:pPr>
        <w:ind w:firstLine="480"/>
        <w:rPr>
          <w:color w:val="000000" w:themeColor="text1"/>
        </w:rPr>
      </w:pPr>
      <w:r w:rsidRPr="00E244B2">
        <w:rPr>
          <w:color w:val="000000" w:themeColor="text1"/>
        </w:rPr>
        <w:t>新能源友好电站作为风电、光伏和储能构成的整体，其在时段</w:t>
      </w:r>
      <w:r w:rsidRPr="00E244B2">
        <w:rPr>
          <w:bCs/>
          <w:color w:val="000000" w:themeColor="text1"/>
          <w:position w:val="-6"/>
        </w:rPr>
        <w:object w:dxaOrig="144" w:dyaOrig="220" w14:anchorId="7232AEB3">
          <v:shape id="_x0000_i1675" type="#_x0000_t75" style="width:6.7pt;height:10.35pt" o:ole="">
            <v:imagedata r:id="rId1259" o:title=""/>
          </v:shape>
          <o:OLEObject Type="Embed" ProgID="Equation.DSMT4" ShapeID="_x0000_i1675" DrawAspect="Content" ObjectID="_1852641572" r:id="rId1260"/>
        </w:object>
      </w:r>
      <w:r w:rsidRPr="00E244B2">
        <w:rPr>
          <w:color w:val="000000" w:themeColor="text1"/>
        </w:rPr>
        <w:t>的对外有功出力为：</w:t>
      </w:r>
    </w:p>
    <w:p w14:paraId="60DEDEFB" w14:textId="77777777" w:rsidR="00E34363" w:rsidRPr="00E244B2" w:rsidRDefault="00E34363" w:rsidP="00E34363">
      <w:pPr>
        <w:ind w:firstLine="480"/>
        <w:jc w:val="center"/>
        <w:rPr>
          <w:color w:val="000000" w:themeColor="text1"/>
        </w:rPr>
      </w:pPr>
      <w:r w:rsidRPr="00E244B2">
        <w:rPr>
          <w:bCs/>
          <w:color w:val="000000" w:themeColor="text1"/>
          <w:position w:val="-14"/>
        </w:rPr>
        <w:object w:dxaOrig="3033" w:dyaOrig="380" w14:anchorId="1D64F214">
          <v:shape id="_x0000_i1676" type="#_x0000_t75" alt="" style="width:151.3pt;height:20.15pt" o:ole="">
            <v:imagedata r:id="rId1261" o:title=""/>
          </v:shape>
          <o:OLEObject Type="Embed" ProgID="Equation.DSMT4" ShapeID="_x0000_i1676" DrawAspect="Content" ObjectID="_1852641573" r:id="rId1262"/>
        </w:object>
      </w:r>
    </w:p>
    <w:p w14:paraId="611D3B84" w14:textId="77777777" w:rsidR="00E34363" w:rsidRPr="00E244B2" w:rsidRDefault="00E34363" w:rsidP="00E34363">
      <w:pPr>
        <w:ind w:firstLine="480"/>
        <w:rPr>
          <w:color w:val="000000" w:themeColor="text1"/>
        </w:rPr>
      </w:pPr>
      <w:r w:rsidRPr="00E244B2">
        <w:rPr>
          <w:color w:val="000000" w:themeColor="text1"/>
        </w:rPr>
        <w:t>式中，</w:t>
      </w:r>
      <w:r w:rsidRPr="00E244B2">
        <w:rPr>
          <w:bCs/>
          <w:color w:val="000000" w:themeColor="text1"/>
          <w:position w:val="-14"/>
        </w:rPr>
        <w:object w:dxaOrig="555" w:dyaOrig="380" w14:anchorId="44A7B638">
          <v:shape id="_x0000_i1677" type="#_x0000_t75" style="width:27.45pt;height:20.15pt" o:ole="">
            <v:imagedata r:id="rId1263" o:title=""/>
          </v:shape>
          <o:OLEObject Type="Embed" ProgID="Equation.DSMT4" ShapeID="_x0000_i1677" DrawAspect="Content" ObjectID="_1852641574" r:id="rId1264"/>
        </w:object>
      </w:r>
      <w:r w:rsidRPr="00E244B2">
        <w:rPr>
          <w:color w:val="000000" w:themeColor="text1"/>
        </w:rPr>
        <w:t>为新能源友好电站</w:t>
      </w:r>
      <w:r w:rsidRPr="00E244B2">
        <w:rPr>
          <w:bCs/>
          <w:color w:val="000000" w:themeColor="text1"/>
          <w:position w:val="-10"/>
        </w:rPr>
        <w:object w:dxaOrig="185" w:dyaOrig="279" w14:anchorId="71064AB9">
          <v:shape id="_x0000_i1678" type="#_x0000_t75" style="width:7.95pt;height:14.05pt" o:ole="">
            <v:imagedata r:id="rId1265" o:title=""/>
          </v:shape>
          <o:OLEObject Type="Embed" ProgID="Equation.DSMT4" ShapeID="_x0000_i1678" DrawAspect="Content" ObjectID="_1852641575" r:id="rId1266"/>
        </w:object>
      </w:r>
      <w:r w:rsidRPr="00E244B2">
        <w:rPr>
          <w:color w:val="000000" w:themeColor="text1"/>
        </w:rPr>
        <w:t>在时段</w:t>
      </w:r>
      <w:r w:rsidRPr="00E244B2">
        <w:rPr>
          <w:bCs/>
          <w:color w:val="000000" w:themeColor="text1"/>
          <w:position w:val="-6"/>
        </w:rPr>
        <w:object w:dxaOrig="143" w:dyaOrig="220" w14:anchorId="196D86E2">
          <v:shape id="_x0000_i1679" type="#_x0000_t75" alt="" style="width:6.7pt;height:10.35pt" o:ole="">
            <v:imagedata r:id="rId1267" o:title=""/>
          </v:shape>
          <o:OLEObject Type="Embed" ProgID="Equation.DSMT4" ShapeID="_x0000_i1679" DrawAspect="Content" ObjectID="_1852641576" r:id="rId1268"/>
        </w:object>
      </w:r>
      <w:r w:rsidRPr="00E244B2">
        <w:rPr>
          <w:color w:val="000000" w:themeColor="text1"/>
        </w:rPr>
        <w:t>向电网实际送出的功率。</w:t>
      </w:r>
    </w:p>
    <w:p w14:paraId="255BB09A" w14:textId="0A8ABDB6" w:rsidR="00B11DEC" w:rsidRPr="00E244B2" w:rsidRDefault="00B11DEC" w:rsidP="00D07A85">
      <w:pPr>
        <w:ind w:firstLine="482"/>
        <w:rPr>
          <w:b/>
          <w:bCs/>
          <w:color w:val="000000" w:themeColor="text1"/>
        </w:rPr>
      </w:pPr>
      <w:r w:rsidRPr="00E244B2">
        <w:rPr>
          <w:rFonts w:hint="eastAsia"/>
          <w:b/>
          <w:bCs/>
          <w:color w:val="000000" w:themeColor="text1"/>
        </w:rPr>
        <w:t>三、成本构成</w:t>
      </w:r>
    </w:p>
    <w:p w14:paraId="553ECBF8" w14:textId="23FC692D" w:rsidR="00D07A85" w:rsidRPr="00E244B2" w:rsidRDefault="00D07A85" w:rsidP="00D07A85">
      <w:pPr>
        <w:ind w:firstLine="480"/>
        <w:rPr>
          <w:color w:val="000000" w:themeColor="text1"/>
        </w:rPr>
      </w:pPr>
      <w:r w:rsidRPr="00E244B2">
        <w:rPr>
          <w:color w:val="000000" w:themeColor="text1"/>
        </w:rPr>
        <w:t>新能源友好电站的总运行成本由风电固定运维成本、光伏固定运维成本以及站内电化学储能运行成本构成：</w:t>
      </w:r>
    </w:p>
    <w:p w14:paraId="6523DEE1" w14:textId="77777777" w:rsidR="00D07A85" w:rsidRPr="00E244B2" w:rsidRDefault="00D07A85" w:rsidP="00D07A85">
      <w:pPr>
        <w:ind w:firstLine="480"/>
        <w:jc w:val="center"/>
        <w:rPr>
          <w:color w:val="000000" w:themeColor="text1"/>
        </w:rPr>
      </w:pPr>
      <w:r w:rsidRPr="00E244B2">
        <w:rPr>
          <w:bCs/>
          <w:color w:val="000000" w:themeColor="text1"/>
          <w:position w:val="-10"/>
        </w:rPr>
        <w:object w:dxaOrig="2311" w:dyaOrig="340" w14:anchorId="0E18AFDA">
          <v:shape id="_x0000_i1680" type="#_x0000_t75" alt="" style="width:116.55pt;height:15.85pt" o:ole="">
            <v:imagedata r:id="rId1269" o:title=""/>
          </v:shape>
          <o:OLEObject Type="Embed" ProgID="Equation.DSMT4" ShapeID="_x0000_i1680" DrawAspect="Content" ObjectID="_1852641577" r:id="rId1270"/>
        </w:object>
      </w:r>
    </w:p>
    <w:p w14:paraId="2C2A4C42" w14:textId="77777777" w:rsidR="00D07A85" w:rsidRPr="00E244B2" w:rsidRDefault="00D07A85" w:rsidP="00D07A85">
      <w:pPr>
        <w:ind w:firstLine="480"/>
        <w:rPr>
          <w:color w:val="000000" w:themeColor="text1"/>
        </w:rPr>
      </w:pPr>
      <w:r w:rsidRPr="00E244B2">
        <w:rPr>
          <w:color w:val="000000" w:themeColor="text1"/>
        </w:rPr>
        <w:lastRenderedPageBreak/>
        <w:t>风电固定运行维护成本：</w:t>
      </w:r>
    </w:p>
    <w:p w14:paraId="6DBC56BE" w14:textId="77777777" w:rsidR="00D07A85" w:rsidRPr="00E244B2" w:rsidRDefault="00D07A85" w:rsidP="00D07A85">
      <w:pPr>
        <w:ind w:firstLine="480"/>
        <w:jc w:val="center"/>
        <w:rPr>
          <w:color w:val="000000" w:themeColor="text1"/>
        </w:rPr>
      </w:pPr>
      <w:r w:rsidRPr="00E244B2">
        <w:rPr>
          <w:bCs/>
          <w:color w:val="000000" w:themeColor="text1"/>
          <w:position w:val="-32"/>
        </w:rPr>
        <w:object w:dxaOrig="3397" w:dyaOrig="560" w14:anchorId="641F0167">
          <v:shape id="_x0000_i1681" type="#_x0000_t75" alt="" style="width:170.85pt;height:26.85pt" o:ole="">
            <v:imagedata r:id="rId1271" o:title=""/>
          </v:shape>
          <o:OLEObject Type="Embed" ProgID="Equation.DSMT4" ShapeID="_x0000_i1681" DrawAspect="Content" ObjectID="_1852641578" r:id="rId1272"/>
        </w:object>
      </w:r>
    </w:p>
    <w:p w14:paraId="6D589DE6" w14:textId="77777777" w:rsidR="00D07A85" w:rsidRPr="00E244B2" w:rsidRDefault="00D07A85" w:rsidP="00D07A85">
      <w:pPr>
        <w:ind w:firstLine="480"/>
        <w:rPr>
          <w:color w:val="000000" w:themeColor="text1"/>
        </w:rPr>
      </w:pPr>
      <w:r w:rsidRPr="00E244B2">
        <w:rPr>
          <w:color w:val="000000" w:themeColor="text1"/>
        </w:rPr>
        <w:t>光伏固定运行维护成本：</w:t>
      </w:r>
    </w:p>
    <w:p w14:paraId="7BAE6987" w14:textId="77777777" w:rsidR="00D07A85" w:rsidRPr="00E244B2" w:rsidRDefault="00D07A85" w:rsidP="00D07A85">
      <w:pPr>
        <w:ind w:firstLine="480"/>
        <w:jc w:val="center"/>
        <w:rPr>
          <w:color w:val="000000" w:themeColor="text1"/>
        </w:rPr>
      </w:pPr>
      <w:r w:rsidRPr="00E244B2">
        <w:rPr>
          <w:bCs/>
          <w:color w:val="000000" w:themeColor="text1"/>
          <w:position w:val="-32"/>
        </w:rPr>
        <w:object w:dxaOrig="3036" w:dyaOrig="560" w14:anchorId="1485CA00">
          <v:shape id="_x0000_i1682" type="#_x0000_t75" alt="" style="width:151.3pt;height:26.85pt" o:ole="">
            <v:imagedata r:id="rId1273" o:title=""/>
          </v:shape>
          <o:OLEObject Type="Embed" ProgID="Equation.DSMT4" ShapeID="_x0000_i1682" DrawAspect="Content" ObjectID="_1852641579" r:id="rId1274"/>
        </w:object>
      </w:r>
    </w:p>
    <w:p w14:paraId="6D134C50" w14:textId="77777777" w:rsidR="00D07A85" w:rsidRPr="00E244B2" w:rsidRDefault="00D07A85" w:rsidP="00D07A85">
      <w:pPr>
        <w:ind w:firstLine="480"/>
        <w:rPr>
          <w:color w:val="000000" w:themeColor="text1"/>
        </w:rPr>
      </w:pPr>
      <w:r w:rsidRPr="00E244B2">
        <w:rPr>
          <w:color w:val="000000" w:themeColor="text1"/>
        </w:rPr>
        <w:t>式中，</w:t>
      </w:r>
      <w:r w:rsidRPr="00E244B2">
        <w:rPr>
          <w:bCs/>
          <w:color w:val="000000" w:themeColor="text1"/>
          <w:position w:val="-14"/>
        </w:rPr>
        <w:object w:dxaOrig="884" w:dyaOrig="380" w14:anchorId="6BA325F5">
          <v:shape id="_x0000_i1683" type="#_x0000_t75" alt="" style="width:43.95pt;height:20.15pt" o:ole="">
            <v:imagedata r:id="rId1275" o:title=""/>
          </v:shape>
          <o:OLEObject Type="Embed" ProgID="Equation.DSMT4" ShapeID="_x0000_i1683" DrawAspect="Content" ObjectID="_1852641580" r:id="rId1276"/>
        </w:object>
      </w:r>
      <w:r w:rsidRPr="00E244B2">
        <w:rPr>
          <w:color w:val="000000" w:themeColor="text1"/>
        </w:rPr>
        <w:t>和</w:t>
      </w:r>
      <w:r w:rsidRPr="00E244B2">
        <w:rPr>
          <w:bCs/>
          <w:color w:val="000000" w:themeColor="text1"/>
          <w:position w:val="-14"/>
        </w:rPr>
        <w:object w:dxaOrig="763" w:dyaOrig="380" w14:anchorId="6CF41E8A">
          <v:shape id="_x0000_i1684" type="#_x0000_t75" alt="" style="width:36.6pt;height:20.15pt" o:ole="">
            <v:imagedata r:id="rId1277" o:title=""/>
          </v:shape>
          <o:OLEObject Type="Embed" ProgID="Equation.DSMT4" ShapeID="_x0000_i1684" DrawAspect="Content" ObjectID="_1852641581" r:id="rId1278"/>
        </w:object>
      </w:r>
      <w:r w:rsidRPr="00E244B2">
        <w:rPr>
          <w:color w:val="000000" w:themeColor="text1"/>
        </w:rPr>
        <w:t>分别为新能源友好电站</w:t>
      </w:r>
      <w:r w:rsidRPr="00E244B2">
        <w:rPr>
          <w:bCs/>
          <w:color w:val="000000" w:themeColor="text1"/>
          <w:position w:val="-10"/>
        </w:rPr>
        <w:object w:dxaOrig="187" w:dyaOrig="279" w14:anchorId="6C447BC2">
          <v:shape id="_x0000_i1685" type="#_x0000_t75" alt="" style="width:9.15pt;height:14.05pt" o:ole="">
            <v:imagedata r:id="rId1279" o:title=""/>
          </v:shape>
          <o:OLEObject Type="Embed" ProgID="Equation.DSMT4" ShapeID="_x0000_i1685" DrawAspect="Content" ObjectID="_1852641582" r:id="rId1280"/>
        </w:object>
      </w:r>
      <w:r w:rsidRPr="00E244B2">
        <w:rPr>
          <w:color w:val="000000" w:themeColor="text1"/>
        </w:rPr>
        <w:t>内风电和光伏单位装机容量固定运行维护成本；</w:t>
      </w:r>
      <w:r w:rsidRPr="00E244B2">
        <w:rPr>
          <w:bCs/>
          <w:color w:val="000000" w:themeColor="text1"/>
          <w:position w:val="-14"/>
        </w:rPr>
        <w:object w:dxaOrig="774" w:dyaOrig="380" w14:anchorId="1A4CA369">
          <v:shape id="_x0000_i1686" type="#_x0000_t75" alt="" style="width:38.45pt;height:20.15pt" o:ole="">
            <v:imagedata r:id="rId1281" o:title=""/>
          </v:shape>
          <o:OLEObject Type="Embed" ProgID="Equation.DSMT4" ShapeID="_x0000_i1686" DrawAspect="Content" ObjectID="_1852641583" r:id="rId1282"/>
        </w:object>
      </w:r>
      <w:r w:rsidRPr="00E244B2">
        <w:rPr>
          <w:color w:val="000000" w:themeColor="text1"/>
        </w:rPr>
        <w:t>和</w:t>
      </w:r>
      <w:r w:rsidRPr="00E244B2">
        <w:rPr>
          <w:bCs/>
          <w:color w:val="000000" w:themeColor="text1"/>
          <w:position w:val="-14"/>
        </w:rPr>
        <w:object w:dxaOrig="649" w:dyaOrig="380" w14:anchorId="0925B636">
          <v:shape id="_x0000_i1687" type="#_x0000_t75" alt="" style="width:31.1pt;height:20.15pt" o:ole="">
            <v:imagedata r:id="rId1283" o:title=""/>
          </v:shape>
          <o:OLEObject Type="Embed" ProgID="Equation.DSMT4" ShapeID="_x0000_i1687" DrawAspect="Content" ObjectID="_1852641584" r:id="rId1284"/>
        </w:object>
      </w:r>
      <w:r w:rsidRPr="00E244B2">
        <w:rPr>
          <w:color w:val="000000" w:themeColor="text1"/>
        </w:rPr>
        <w:t>分别为新能源友好电站内部风电和光伏装机容量。</w:t>
      </w:r>
    </w:p>
    <w:p w14:paraId="18638509" w14:textId="77777777" w:rsidR="00D07A85" w:rsidRPr="00E244B2" w:rsidRDefault="00D07A85" w:rsidP="00D07A85">
      <w:pPr>
        <w:ind w:firstLine="480"/>
        <w:rPr>
          <w:color w:val="000000" w:themeColor="text1"/>
        </w:rPr>
      </w:pPr>
      <w:r w:rsidRPr="00E244B2">
        <w:rPr>
          <w:color w:val="000000" w:themeColor="text1"/>
        </w:rPr>
        <w:t>储能成本按照电化学储能模型中的寿命折损成本和固定运行维护成本计算：</w:t>
      </w:r>
    </w:p>
    <w:p w14:paraId="3CF37A5E" w14:textId="3151D793" w:rsidR="00D07A85" w:rsidRPr="00E244B2" w:rsidRDefault="0028619B" w:rsidP="00D07A85">
      <w:pPr>
        <w:ind w:firstLine="480"/>
        <w:jc w:val="center"/>
        <w:rPr>
          <w:color w:val="000000" w:themeColor="text1"/>
        </w:rPr>
      </w:pPr>
      <w:r w:rsidRPr="00E244B2">
        <w:rPr>
          <w:bCs/>
          <w:color w:val="000000" w:themeColor="text1"/>
          <w:position w:val="-12"/>
        </w:rPr>
        <w:object w:dxaOrig="2480" w:dyaOrig="380" w14:anchorId="06CBD88A">
          <v:shape id="_x0000_i1688" type="#_x0000_t75" alt="" style="width:124.45pt;height:19.55pt" o:ole="">
            <v:imagedata r:id="rId1285" o:title=""/>
          </v:shape>
          <o:OLEObject Type="Embed" ProgID="Equation.DSMT4" ShapeID="_x0000_i1688" DrawAspect="Content" ObjectID="_1852641585" r:id="rId1286"/>
        </w:object>
      </w:r>
    </w:p>
    <w:p w14:paraId="61B46A88" w14:textId="63AA48A7" w:rsidR="003D2EB4" w:rsidRPr="00E244B2" w:rsidRDefault="00D07A85" w:rsidP="00D07A85">
      <w:pPr>
        <w:ind w:firstLine="480"/>
        <w:rPr>
          <w:color w:val="000000" w:themeColor="text1"/>
        </w:rPr>
      </w:pPr>
      <w:r w:rsidRPr="00E244B2">
        <w:rPr>
          <w:color w:val="000000" w:themeColor="text1"/>
        </w:rPr>
        <w:t>其中，储能寿命折损应基于整个调度周期内的充放电电量计算，而固定运维成本根据储能功率和能量配置规模计算。</w:t>
      </w:r>
    </w:p>
    <w:p w14:paraId="628D3C1F" w14:textId="1D563299" w:rsidR="00B144BD" w:rsidRPr="00E244B2" w:rsidRDefault="00B144BD" w:rsidP="00D07A85">
      <w:pPr>
        <w:ind w:firstLine="482"/>
        <w:rPr>
          <w:b/>
          <w:bCs/>
          <w:color w:val="000000" w:themeColor="text1"/>
        </w:rPr>
      </w:pPr>
      <w:r w:rsidRPr="00E244B2">
        <w:rPr>
          <w:rFonts w:hint="eastAsia"/>
          <w:b/>
          <w:bCs/>
          <w:color w:val="000000" w:themeColor="text1"/>
        </w:rPr>
        <w:t>四、</w:t>
      </w:r>
      <w:r w:rsidR="008439AE" w:rsidRPr="00E244B2">
        <w:rPr>
          <w:b/>
          <w:bCs/>
          <w:color w:val="000000" w:themeColor="text1"/>
        </w:rPr>
        <w:t>新能源友好电站弃电惩罚成本</w:t>
      </w:r>
    </w:p>
    <w:p w14:paraId="161C574B" w14:textId="70D817A9" w:rsidR="008439AE" w:rsidRPr="00E244B2" w:rsidRDefault="00C02844" w:rsidP="00D07A85">
      <w:pPr>
        <w:ind w:firstLine="480"/>
        <w:rPr>
          <w:color w:val="000000" w:themeColor="text1"/>
        </w:rPr>
      </w:pPr>
      <w:r w:rsidRPr="00E244B2">
        <w:rPr>
          <w:color w:val="000000" w:themeColor="text1"/>
        </w:rPr>
        <w:t>新能源友好电站</w:t>
      </w:r>
      <w:r w:rsidRPr="00E244B2">
        <w:rPr>
          <w:i/>
          <w:iCs/>
          <w:color w:val="000000" w:themeColor="text1"/>
        </w:rPr>
        <w:t>j</w:t>
      </w:r>
      <w:r w:rsidRPr="00E244B2">
        <w:rPr>
          <w:color w:val="000000" w:themeColor="text1"/>
        </w:rPr>
        <w:t>的弃风惩罚成本为：</w:t>
      </w:r>
    </w:p>
    <w:p w14:paraId="34DBA884" w14:textId="18A1AB08" w:rsidR="008439AE" w:rsidRPr="00E244B2" w:rsidRDefault="00B40E67" w:rsidP="00B40E67">
      <w:pPr>
        <w:ind w:firstLine="480"/>
        <w:jc w:val="center"/>
        <w:rPr>
          <w:color w:val="000000" w:themeColor="text1"/>
        </w:rPr>
      </w:pPr>
      <w:r w:rsidRPr="00E244B2">
        <w:rPr>
          <w:color w:val="000000" w:themeColor="text1"/>
          <w:position w:val="-28"/>
        </w:rPr>
        <w:object w:dxaOrig="3420" w:dyaOrig="540" w14:anchorId="778DBC16">
          <v:shape id="_x0000_i1689" type="#_x0000_t75" style="width:171.45pt;height:28.05pt" o:ole="">
            <v:imagedata r:id="rId1287" o:title=""/>
          </v:shape>
          <o:OLEObject Type="Embed" ProgID="Equation.DSMT4" ShapeID="_x0000_i1689" DrawAspect="Content" ObjectID="_1852641586" r:id="rId1288"/>
        </w:object>
      </w:r>
    </w:p>
    <w:p w14:paraId="4D3D5287" w14:textId="1F1659EA" w:rsidR="008439AE" w:rsidRPr="00E244B2" w:rsidRDefault="00C10D4D" w:rsidP="00D07A85">
      <w:pPr>
        <w:ind w:firstLine="480"/>
        <w:rPr>
          <w:color w:val="000000" w:themeColor="text1"/>
        </w:rPr>
      </w:pPr>
      <w:r w:rsidRPr="00E244B2">
        <w:rPr>
          <w:color w:val="000000" w:themeColor="text1"/>
        </w:rPr>
        <w:t>弃光惩罚成本为：</w:t>
      </w:r>
    </w:p>
    <w:p w14:paraId="18C09A3B" w14:textId="107FB014" w:rsidR="00C10D4D" w:rsidRPr="00E244B2" w:rsidRDefault="00657D96" w:rsidP="00657D96">
      <w:pPr>
        <w:ind w:firstLine="480"/>
        <w:jc w:val="center"/>
        <w:rPr>
          <w:color w:val="000000" w:themeColor="text1"/>
        </w:rPr>
      </w:pPr>
      <w:r w:rsidRPr="00E244B2">
        <w:rPr>
          <w:color w:val="000000" w:themeColor="text1"/>
          <w:position w:val="-28"/>
        </w:rPr>
        <w:object w:dxaOrig="3000" w:dyaOrig="540" w14:anchorId="15344B8D">
          <v:shape id="_x0000_i1690" type="#_x0000_t75" style="width:150.7pt;height:28.05pt" o:ole="">
            <v:imagedata r:id="rId1289" o:title=""/>
          </v:shape>
          <o:OLEObject Type="Embed" ProgID="Equation.DSMT4" ShapeID="_x0000_i1690" DrawAspect="Content" ObjectID="_1852641587" r:id="rId1290"/>
        </w:object>
      </w:r>
    </w:p>
    <w:p w14:paraId="2C2A5FA7" w14:textId="46730803" w:rsidR="00C10D4D" w:rsidRPr="00E244B2" w:rsidRDefault="00657D96" w:rsidP="00D07A85">
      <w:pPr>
        <w:ind w:firstLine="480"/>
        <w:rPr>
          <w:color w:val="000000" w:themeColor="text1"/>
        </w:rPr>
      </w:pPr>
      <w:r w:rsidRPr="00E244B2">
        <w:rPr>
          <w:color w:val="000000" w:themeColor="text1"/>
        </w:rPr>
        <w:t>因此，大区域内新能源友好电站总弃电惩罚成本为：</w:t>
      </w:r>
    </w:p>
    <w:p w14:paraId="6C56B1BC" w14:textId="4FD4C3B6" w:rsidR="00C10D4D" w:rsidRPr="00E244B2" w:rsidRDefault="006F35BC" w:rsidP="006F35BC">
      <w:pPr>
        <w:ind w:firstLine="480"/>
        <w:jc w:val="center"/>
        <w:rPr>
          <w:color w:val="000000" w:themeColor="text1"/>
        </w:rPr>
      </w:pPr>
      <w:r w:rsidRPr="00E244B2">
        <w:rPr>
          <w:color w:val="000000" w:themeColor="text1"/>
          <w:position w:val="-36"/>
        </w:rPr>
        <w:object w:dxaOrig="6200" w:dyaOrig="639" w14:anchorId="55B7015B">
          <v:shape id="_x0000_i1691" type="#_x0000_t75" style="width:311.2pt;height:31.75pt" o:ole="">
            <v:imagedata r:id="rId1291" o:title=""/>
          </v:shape>
          <o:OLEObject Type="Embed" ProgID="Equation.DSMT4" ShapeID="_x0000_i1691" DrawAspect="Content" ObjectID="_1852641588" r:id="rId1292"/>
        </w:object>
      </w:r>
    </w:p>
    <w:p w14:paraId="32641764" w14:textId="17893A11" w:rsidR="00C10D4D" w:rsidRPr="00E244B2" w:rsidRDefault="00CE37CB" w:rsidP="00D07A85">
      <w:pPr>
        <w:ind w:firstLine="480"/>
        <w:rPr>
          <w:color w:val="000000" w:themeColor="text1"/>
        </w:rPr>
      </w:pPr>
      <w:r w:rsidRPr="00E244B2">
        <w:rPr>
          <w:color w:val="000000" w:themeColor="text1"/>
        </w:rPr>
        <w:t>其中，</w:t>
      </w:r>
      <w:r w:rsidRPr="00E244B2">
        <w:rPr>
          <w:color w:val="000000" w:themeColor="text1"/>
          <w:position w:val="-14"/>
        </w:rPr>
        <w:object w:dxaOrig="880" w:dyaOrig="400" w14:anchorId="09AB6258">
          <v:shape id="_x0000_i1692" type="#_x0000_t75" style="width:45.15pt;height:20.15pt" o:ole="">
            <v:imagedata r:id="rId1293" o:title=""/>
          </v:shape>
          <o:OLEObject Type="Embed" ProgID="Equation.DSMT4" ShapeID="_x0000_i1692" DrawAspect="Content" ObjectID="_1852641589" r:id="rId1294"/>
        </w:object>
      </w:r>
      <w:r w:rsidRPr="00E244B2">
        <w:rPr>
          <w:color w:val="000000" w:themeColor="text1"/>
        </w:rPr>
        <w:t>和</w:t>
      </w:r>
      <w:r w:rsidRPr="00E244B2">
        <w:rPr>
          <w:color w:val="000000" w:themeColor="text1"/>
          <w:position w:val="-14"/>
        </w:rPr>
        <w:object w:dxaOrig="740" w:dyaOrig="400" w14:anchorId="5AECC761">
          <v:shape id="_x0000_i1693" type="#_x0000_t75" style="width:36.6pt;height:20.15pt" o:ole="">
            <v:imagedata r:id="rId1295" o:title=""/>
          </v:shape>
          <o:OLEObject Type="Embed" ProgID="Equation.DSMT4" ShapeID="_x0000_i1693" DrawAspect="Content" ObjectID="_1852641590" r:id="rId1296"/>
        </w:object>
      </w:r>
      <w:r w:rsidRPr="00E244B2">
        <w:rPr>
          <w:color w:val="000000" w:themeColor="text1"/>
        </w:rPr>
        <w:t>分别为新能源友好电站内部单位弃风和弃光电量惩罚成本</w:t>
      </w:r>
      <w:r w:rsidR="00175289" w:rsidRPr="00E244B2">
        <w:rPr>
          <w:rFonts w:hint="eastAsia"/>
          <w:color w:val="000000" w:themeColor="text1"/>
        </w:rPr>
        <w:t>。</w:t>
      </w:r>
    </w:p>
    <w:p w14:paraId="06839382" w14:textId="15BEB1C0" w:rsidR="00914B8A" w:rsidRPr="00E244B2" w:rsidRDefault="00000000">
      <w:pPr>
        <w:pStyle w:val="20"/>
        <w:rPr>
          <w:color w:val="000000" w:themeColor="text1"/>
        </w:rPr>
      </w:pPr>
      <w:r w:rsidRPr="00E244B2">
        <w:rPr>
          <w:rFonts w:hint="eastAsia"/>
          <w:color w:val="000000" w:themeColor="text1"/>
        </w:rPr>
        <w:t>其余电源运行模型</w:t>
      </w:r>
    </w:p>
    <w:p w14:paraId="00BEA84A" w14:textId="77777777" w:rsidR="00914B8A" w:rsidRPr="00E244B2" w:rsidRDefault="00000000">
      <w:pPr>
        <w:pStyle w:val="3"/>
        <w:rPr>
          <w:rFonts w:hint="default"/>
          <w:color w:val="000000" w:themeColor="text1"/>
        </w:rPr>
      </w:pPr>
      <w:r w:rsidRPr="00E244B2">
        <w:rPr>
          <w:rFonts w:hint="default"/>
          <w:color w:val="000000" w:themeColor="text1"/>
        </w:rPr>
        <w:t>核电运行模型</w:t>
      </w:r>
    </w:p>
    <w:p w14:paraId="72316BF1" w14:textId="77777777" w:rsidR="00381E42" w:rsidRPr="00E244B2" w:rsidRDefault="00381E42" w:rsidP="00381E42">
      <w:pPr>
        <w:ind w:firstLine="482"/>
        <w:rPr>
          <w:b/>
          <w:bCs/>
          <w:color w:val="000000" w:themeColor="text1"/>
        </w:rPr>
      </w:pPr>
      <w:r w:rsidRPr="00E244B2">
        <w:rPr>
          <w:b/>
          <w:bCs/>
          <w:color w:val="000000" w:themeColor="text1"/>
        </w:rPr>
        <w:t>一、物理过程</w:t>
      </w:r>
    </w:p>
    <w:p w14:paraId="6D06FEEC" w14:textId="77777777" w:rsidR="00381E42" w:rsidRPr="00E244B2" w:rsidRDefault="00381E42" w:rsidP="00381E42">
      <w:pPr>
        <w:ind w:firstLine="480"/>
        <w:rPr>
          <w:color w:val="000000" w:themeColor="text1"/>
        </w:rPr>
      </w:pPr>
      <w:r w:rsidRPr="00E244B2">
        <w:rPr>
          <w:color w:val="000000" w:themeColor="text1"/>
        </w:rPr>
        <w:t>核电机组通过核燃料裂变释放热能，经蒸汽发生系统产生高温高压蒸汽，并驱动汽轮机及同步发电机完成热能、机械能向电能的转换。其基本物理过程包括：</w:t>
      </w:r>
    </w:p>
    <w:p w14:paraId="406EA609" w14:textId="77777777" w:rsidR="00381E42" w:rsidRPr="00E244B2" w:rsidRDefault="00381E42" w:rsidP="00381E42">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）核燃料在反应堆内发生裂变反应，将核能转化为热能；</w:t>
      </w:r>
    </w:p>
    <w:p w14:paraId="6FE47C4F" w14:textId="77777777" w:rsidR="00381E42" w:rsidRPr="00E244B2" w:rsidRDefault="00381E42" w:rsidP="00381E42">
      <w:pPr>
        <w:ind w:firstLine="480"/>
        <w:rPr>
          <w:color w:val="000000" w:themeColor="text1"/>
        </w:rPr>
      </w:pPr>
      <w:r w:rsidRPr="00E244B2">
        <w:rPr>
          <w:color w:val="000000" w:themeColor="text1"/>
        </w:rPr>
        <w:lastRenderedPageBreak/>
        <w:t>（</w:t>
      </w:r>
      <w:r w:rsidRPr="00E244B2">
        <w:rPr>
          <w:color w:val="000000" w:themeColor="text1"/>
        </w:rPr>
        <w:t>2</w:t>
      </w:r>
      <w:r w:rsidRPr="00E244B2">
        <w:rPr>
          <w:color w:val="000000" w:themeColor="text1"/>
        </w:rPr>
        <w:t>）冷却剂吸收反应堆产生的热量，通过蒸汽发生器产生高温高压蒸汽；</w:t>
      </w:r>
    </w:p>
    <w:p w14:paraId="2B81E91F" w14:textId="77777777" w:rsidR="00381E42" w:rsidRPr="00E244B2" w:rsidRDefault="00381E42" w:rsidP="00381E42">
      <w:pPr>
        <w:ind w:firstLine="480"/>
        <w:rPr>
          <w:color w:val="000000" w:themeColor="text1"/>
        </w:rPr>
      </w:pPr>
      <w:r w:rsidRPr="00E244B2">
        <w:rPr>
          <w:color w:val="000000" w:themeColor="text1"/>
        </w:rPr>
        <w:t>（</w:t>
      </w:r>
      <w:r w:rsidRPr="00E244B2">
        <w:rPr>
          <w:color w:val="000000" w:themeColor="text1"/>
        </w:rPr>
        <w:t>3</w:t>
      </w:r>
      <w:r w:rsidRPr="00E244B2">
        <w:rPr>
          <w:color w:val="000000" w:themeColor="text1"/>
        </w:rPr>
        <w:t>）高温高压蒸汽进入汽轮机做功，将热能转化为机械能；</w:t>
      </w:r>
    </w:p>
    <w:p w14:paraId="31D91F02" w14:textId="77777777" w:rsidR="00381E42" w:rsidRPr="00E244B2" w:rsidRDefault="00381E42" w:rsidP="00381E42">
      <w:pPr>
        <w:ind w:firstLine="480"/>
        <w:rPr>
          <w:color w:val="000000" w:themeColor="text1"/>
        </w:rPr>
      </w:pPr>
      <w:r w:rsidRPr="00E244B2">
        <w:rPr>
          <w:color w:val="000000" w:themeColor="text1"/>
        </w:rPr>
        <w:t>（</w:t>
      </w:r>
      <w:r w:rsidRPr="00E244B2">
        <w:rPr>
          <w:color w:val="000000" w:themeColor="text1"/>
        </w:rPr>
        <w:t>4</w:t>
      </w:r>
      <w:r w:rsidRPr="00E244B2">
        <w:rPr>
          <w:color w:val="000000" w:themeColor="text1"/>
        </w:rPr>
        <w:t>）汽轮机驱动同步发电机旋转，将机械能转化为电能。</w:t>
      </w:r>
    </w:p>
    <w:p w14:paraId="1A96FF2A" w14:textId="718753E9" w:rsidR="00381E42" w:rsidRPr="00E244B2" w:rsidRDefault="00381E42" w:rsidP="00381E42">
      <w:pPr>
        <w:ind w:firstLine="480"/>
        <w:rPr>
          <w:color w:val="000000" w:themeColor="text1"/>
        </w:rPr>
      </w:pPr>
      <w:r w:rsidRPr="00E244B2">
        <w:rPr>
          <w:color w:val="000000" w:themeColor="text1"/>
        </w:rPr>
        <w:t>考虑核电机组通常承担基荷运行任务，但部分核电机组可以在一定范围内参与系统调峰，因此在模型中允许其在给定的最小技术出力和最大技术出力之间进行有限调节。</w:t>
      </w:r>
    </w:p>
    <w:p w14:paraId="482FF7B2" w14:textId="77777777" w:rsidR="00381E42" w:rsidRPr="00E244B2" w:rsidRDefault="00381E42" w:rsidP="00381E42">
      <w:pPr>
        <w:ind w:firstLine="480"/>
        <w:rPr>
          <w:color w:val="000000" w:themeColor="text1"/>
        </w:rPr>
      </w:pPr>
      <w:r w:rsidRPr="00E244B2">
        <w:rPr>
          <w:color w:val="000000" w:themeColor="text1"/>
        </w:rPr>
        <w:t>设</w:t>
      </w:r>
      <w:r w:rsidRPr="00E244B2">
        <w:rPr>
          <w:bCs/>
          <w:color w:val="000000" w:themeColor="text1"/>
          <w:position w:val="-6"/>
        </w:rPr>
        <w:object w:dxaOrig="181" w:dyaOrig="200" w14:anchorId="69BD75F4">
          <v:shape id="_x0000_i1694" type="#_x0000_t75" style="width:7.95pt;height:10.35pt" o:ole="">
            <v:imagedata r:id="rId1297" o:title=""/>
          </v:shape>
          <o:OLEObject Type="Embed" ProgID="Equation.DSMT4" ShapeID="_x0000_i1694" DrawAspect="Content" ObjectID="_1852641591" r:id="rId1298"/>
        </w:object>
      </w:r>
      <w:r w:rsidRPr="00E244B2">
        <w:rPr>
          <w:color w:val="000000" w:themeColor="text1"/>
        </w:rPr>
        <w:t>为研究的大区域；</w:t>
      </w:r>
      <w:r w:rsidRPr="00E244B2">
        <w:rPr>
          <w:bCs/>
          <w:color w:val="000000" w:themeColor="text1"/>
          <w:position w:val="-10"/>
        </w:rPr>
        <w:object w:dxaOrig="664" w:dyaOrig="340" w14:anchorId="2462F4B3">
          <v:shape id="_x0000_i1695" type="#_x0000_t75" style="width:33.55pt;height:15.85pt" o:ole="">
            <v:imagedata r:id="rId1299" o:title=""/>
          </v:shape>
          <o:OLEObject Type="Embed" ProgID="Equation.DSMT4" ShapeID="_x0000_i1695" DrawAspect="Content" ObjectID="_1852641592" r:id="rId1300"/>
        </w:object>
      </w:r>
      <w:r w:rsidRPr="00E244B2">
        <w:rPr>
          <w:color w:val="000000" w:themeColor="text1"/>
        </w:rPr>
        <w:t>为大区域</w:t>
      </w:r>
      <w:r w:rsidRPr="00E244B2">
        <w:rPr>
          <w:bCs/>
          <w:color w:val="000000" w:themeColor="text1"/>
          <w:position w:val="-6"/>
        </w:rPr>
        <w:object w:dxaOrig="181" w:dyaOrig="200" w14:anchorId="03522F74">
          <v:shape id="_x0000_i1696" type="#_x0000_t75" style="width:7.95pt;height:10.35pt" o:ole="">
            <v:imagedata r:id="rId1297" o:title=""/>
          </v:shape>
          <o:OLEObject Type="Embed" ProgID="Equation.DSMT4" ShapeID="_x0000_i1696" DrawAspect="Content" ObjectID="_1852641593" r:id="rId1301"/>
        </w:object>
      </w:r>
      <w:r w:rsidRPr="00E244B2">
        <w:rPr>
          <w:color w:val="000000" w:themeColor="text1"/>
        </w:rPr>
        <w:t>内的省份；</w:t>
      </w:r>
      <w:r w:rsidRPr="00E244B2">
        <w:rPr>
          <w:bCs/>
          <w:color w:val="000000" w:themeColor="text1"/>
          <w:position w:val="-14"/>
        </w:rPr>
        <w:object w:dxaOrig="624" w:dyaOrig="380" w14:anchorId="02F32001">
          <v:shape id="_x0000_i1697" type="#_x0000_t75" style="width:31.1pt;height:20.15pt" o:ole="">
            <v:imagedata r:id="rId1302" o:title=""/>
          </v:shape>
          <o:OLEObject Type="Embed" ProgID="Equation.DSMT4" ShapeID="_x0000_i1697" DrawAspect="Content" ObjectID="_1852641594" r:id="rId1303"/>
        </w:object>
      </w:r>
      <w:r w:rsidRPr="00E244B2">
        <w:rPr>
          <w:color w:val="000000" w:themeColor="text1"/>
        </w:rPr>
        <w:t>为省份</w:t>
      </w:r>
      <w:r w:rsidRPr="00E244B2">
        <w:rPr>
          <w:bCs/>
          <w:color w:val="000000" w:themeColor="text1"/>
          <w:position w:val="-10"/>
        </w:rPr>
        <w:object w:dxaOrig="222" w:dyaOrig="240" w14:anchorId="441F75F2">
          <v:shape id="_x0000_i1698" type="#_x0000_t75" style="width:10.35pt;height:10.35pt" o:ole="">
            <v:imagedata r:id="rId1304" o:title=""/>
          </v:shape>
          <o:OLEObject Type="Embed" ProgID="Equation.DSMT4" ShapeID="_x0000_i1698" DrawAspect="Content" ObjectID="_1852641595" r:id="rId1305"/>
        </w:object>
      </w:r>
      <w:r w:rsidRPr="00E244B2">
        <w:rPr>
          <w:color w:val="000000" w:themeColor="text1"/>
        </w:rPr>
        <w:t>内的供需平衡分区；</w:t>
      </w:r>
      <w:r w:rsidRPr="00E244B2">
        <w:rPr>
          <w:bCs/>
          <w:color w:val="000000" w:themeColor="text1"/>
          <w:position w:val="-14"/>
        </w:rPr>
        <w:object w:dxaOrig="687" w:dyaOrig="380" w14:anchorId="05FC9C81">
          <v:shape id="_x0000_i1699" type="#_x0000_t75" style="width:35.4pt;height:20.15pt" o:ole="">
            <v:imagedata r:id="rId1306" o:title=""/>
          </v:shape>
          <o:OLEObject Type="Embed" ProgID="Equation.DSMT4" ShapeID="_x0000_i1699" DrawAspect="Content" ObjectID="_1852641596" r:id="rId1307"/>
        </w:object>
      </w:r>
      <w:r w:rsidRPr="00E244B2">
        <w:rPr>
          <w:color w:val="000000" w:themeColor="text1"/>
        </w:rPr>
        <w:t>为省份</w:t>
      </w:r>
      <w:r w:rsidRPr="00E244B2">
        <w:rPr>
          <w:bCs/>
          <w:color w:val="000000" w:themeColor="text1"/>
          <w:position w:val="-10"/>
        </w:rPr>
        <w:object w:dxaOrig="222" w:dyaOrig="240" w14:anchorId="470CB9A9">
          <v:shape id="_x0000_i1700" type="#_x0000_t75" style="width:10.35pt;height:10.35pt" o:ole="">
            <v:imagedata r:id="rId1304" o:title=""/>
          </v:shape>
          <o:OLEObject Type="Embed" ProgID="Equation.DSMT4" ShapeID="_x0000_i1700" DrawAspect="Content" ObjectID="_1852641597" r:id="rId1308"/>
        </w:object>
      </w:r>
      <w:r w:rsidRPr="00E244B2">
        <w:rPr>
          <w:color w:val="000000" w:themeColor="text1"/>
        </w:rPr>
        <w:t>的分区</w:t>
      </w:r>
      <w:r w:rsidRPr="00E244B2">
        <w:rPr>
          <w:bCs/>
          <w:color w:val="000000" w:themeColor="text1"/>
          <w:position w:val="-4"/>
        </w:rPr>
        <w:object w:dxaOrig="182" w:dyaOrig="180" w14:anchorId="4E3B5618">
          <v:shape id="_x0000_i1701" type="#_x0000_t75" style="width:7.95pt;height:7.95pt" o:ole="">
            <v:imagedata r:id="rId1309" o:title=""/>
          </v:shape>
          <o:OLEObject Type="Embed" ProgID="Equation.DSMT4" ShapeID="_x0000_i1701" DrawAspect="Content" ObjectID="_1852641598" r:id="rId1310"/>
        </w:object>
      </w:r>
      <w:r w:rsidRPr="00E244B2">
        <w:rPr>
          <w:color w:val="000000" w:themeColor="text1"/>
        </w:rPr>
        <w:t>内的核电机组；</w:t>
      </w:r>
      <w:r w:rsidRPr="00E244B2">
        <w:rPr>
          <w:bCs/>
          <w:color w:val="000000" w:themeColor="text1"/>
          <w:position w:val="-6"/>
        </w:rPr>
        <w:object w:dxaOrig="486" w:dyaOrig="260" w14:anchorId="5562BE6B">
          <v:shape id="_x0000_i1702" type="#_x0000_t75" style="width:22.6pt;height:13.4pt" o:ole="">
            <v:imagedata r:id="rId1311" o:title=""/>
          </v:shape>
          <o:OLEObject Type="Embed" ProgID="Equation.DSMT4" ShapeID="_x0000_i1702" DrawAspect="Content" ObjectID="_1852641599" r:id="rId1312"/>
        </w:object>
      </w:r>
      <w:r w:rsidRPr="00E244B2">
        <w:rPr>
          <w:color w:val="000000" w:themeColor="text1"/>
        </w:rPr>
        <w:t>为调度时段。</w:t>
      </w:r>
    </w:p>
    <w:p w14:paraId="5E04CBD4" w14:textId="77777777" w:rsidR="00381E42" w:rsidRPr="00E244B2" w:rsidRDefault="00381E42" w:rsidP="00381E42">
      <w:pPr>
        <w:ind w:firstLine="482"/>
        <w:rPr>
          <w:b/>
          <w:bCs/>
          <w:color w:val="000000" w:themeColor="text1"/>
        </w:rPr>
      </w:pPr>
      <w:commentRangeStart w:id="18"/>
      <w:commentRangeStart w:id="19"/>
      <w:r w:rsidRPr="00E244B2">
        <w:rPr>
          <w:b/>
          <w:bCs/>
          <w:color w:val="000000" w:themeColor="text1"/>
        </w:rPr>
        <w:t>二、核电机组运行约束</w:t>
      </w:r>
      <w:commentRangeEnd w:id="18"/>
      <w:r w:rsidR="00D0175E" w:rsidRPr="00E244B2">
        <w:rPr>
          <w:rStyle w:val="ab"/>
          <w:b/>
          <w:bCs/>
          <w:color w:val="000000" w:themeColor="text1"/>
          <w:sz w:val="24"/>
          <w:szCs w:val="24"/>
        </w:rPr>
        <w:commentReference w:id="18"/>
      </w:r>
      <w:commentRangeEnd w:id="19"/>
      <w:r w:rsidR="00BC36EF" w:rsidRPr="00E244B2">
        <w:rPr>
          <w:rStyle w:val="ab"/>
          <w:b/>
          <w:bCs/>
          <w:color w:val="000000" w:themeColor="text1"/>
          <w:sz w:val="24"/>
          <w:szCs w:val="24"/>
        </w:rPr>
        <w:commentReference w:id="19"/>
      </w:r>
    </w:p>
    <w:p w14:paraId="790C72C2" w14:textId="77777777" w:rsidR="00381E42" w:rsidRPr="00E244B2" w:rsidRDefault="00381E42" w:rsidP="00381E42">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）核电机组运行状态</w:t>
      </w:r>
    </w:p>
    <w:p w14:paraId="6D9B6825" w14:textId="77777777" w:rsidR="00381E42" w:rsidRPr="00E244B2" w:rsidRDefault="00381E42" w:rsidP="00381E42">
      <w:pPr>
        <w:ind w:firstLine="480"/>
        <w:rPr>
          <w:color w:val="000000" w:themeColor="text1"/>
        </w:rPr>
      </w:pPr>
      <w:r w:rsidRPr="00E244B2">
        <w:rPr>
          <w:color w:val="000000" w:themeColor="text1"/>
        </w:rPr>
        <w:t>考虑核电机组存在计划检修，因此定义：</w:t>
      </w:r>
    </w:p>
    <w:p w14:paraId="7DF75464" w14:textId="77777777" w:rsidR="00381E42" w:rsidRPr="00E244B2" w:rsidRDefault="00381E42" w:rsidP="00381E42">
      <w:pPr>
        <w:ind w:firstLine="480"/>
        <w:jc w:val="center"/>
        <w:rPr>
          <w:color w:val="000000" w:themeColor="text1"/>
        </w:rPr>
      </w:pPr>
      <w:r w:rsidRPr="00E244B2">
        <w:rPr>
          <w:bCs/>
          <w:color w:val="000000" w:themeColor="text1"/>
          <w:position w:val="-14"/>
        </w:rPr>
        <w:object w:dxaOrig="1142" w:dyaOrig="380" w14:anchorId="5F25C353">
          <v:shape id="_x0000_i1703" type="#_x0000_t75" style="width:56.75pt;height:20.15pt" o:ole="">
            <v:imagedata r:id="rId1313" o:title=""/>
          </v:shape>
          <o:OLEObject Type="Embed" ProgID="Equation.DSMT4" ShapeID="_x0000_i1703" DrawAspect="Content" ObjectID="_1852641600" r:id="rId1314"/>
        </w:object>
      </w:r>
    </w:p>
    <w:p w14:paraId="146D7166" w14:textId="77777777" w:rsidR="00381E42" w:rsidRPr="00E244B2" w:rsidRDefault="00381E42" w:rsidP="00381E42">
      <w:pPr>
        <w:ind w:firstLine="480"/>
        <w:rPr>
          <w:color w:val="000000" w:themeColor="text1"/>
        </w:rPr>
      </w:pPr>
      <w:r w:rsidRPr="00E244B2">
        <w:rPr>
          <w:color w:val="000000" w:themeColor="text1"/>
        </w:rPr>
        <w:t>为省份</w:t>
      </w:r>
      <w:r w:rsidRPr="00E244B2">
        <w:rPr>
          <w:bCs/>
          <w:color w:val="000000" w:themeColor="text1"/>
          <w:position w:val="-10"/>
        </w:rPr>
        <w:object w:dxaOrig="222" w:dyaOrig="240" w14:anchorId="46C335AC">
          <v:shape id="_x0000_i1704" type="#_x0000_t75" style="width:10.35pt;height:10.35pt" o:ole="">
            <v:imagedata r:id="rId1304" o:title=""/>
          </v:shape>
          <o:OLEObject Type="Embed" ProgID="Equation.DSMT4" ShapeID="_x0000_i1704" DrawAspect="Content" ObjectID="_1852641601" r:id="rId1315"/>
        </w:object>
      </w:r>
      <w:r w:rsidRPr="00E244B2">
        <w:rPr>
          <w:color w:val="000000" w:themeColor="text1"/>
        </w:rPr>
        <w:t>的分区</w:t>
      </w:r>
      <w:r w:rsidRPr="00E244B2">
        <w:rPr>
          <w:bCs/>
          <w:color w:val="000000" w:themeColor="text1"/>
          <w:position w:val="-4"/>
        </w:rPr>
        <w:object w:dxaOrig="182" w:dyaOrig="180" w14:anchorId="49EEDE40">
          <v:shape id="_x0000_i1705" type="#_x0000_t75" style="width:7.95pt;height:7.95pt" o:ole="">
            <v:imagedata r:id="rId1309" o:title=""/>
          </v:shape>
          <o:OLEObject Type="Embed" ProgID="Equation.DSMT4" ShapeID="_x0000_i1705" DrawAspect="Content" ObjectID="_1852641602" r:id="rId1316"/>
        </w:object>
      </w:r>
      <w:r w:rsidRPr="00E244B2">
        <w:rPr>
          <w:color w:val="000000" w:themeColor="text1"/>
        </w:rPr>
        <w:t>内核电机组</w:t>
      </w:r>
      <w:r w:rsidRPr="00E244B2">
        <w:rPr>
          <w:bCs/>
          <w:color w:val="000000" w:themeColor="text1"/>
          <w:position w:val="-6"/>
        </w:rPr>
        <w:object w:dxaOrig="141" w:dyaOrig="240" w14:anchorId="6BD12420">
          <v:shape id="_x0000_i1706" type="#_x0000_t75" style="width:6.7pt;height:10.35pt" o:ole="">
            <v:imagedata r:id="rId1317" o:title=""/>
          </v:shape>
          <o:OLEObject Type="Embed" ProgID="Equation.DSMT4" ShapeID="_x0000_i1706" DrawAspect="Content" ObjectID="_1852641603" r:id="rId1318"/>
        </w:object>
      </w:r>
      <w:r w:rsidRPr="00E244B2">
        <w:rPr>
          <w:color w:val="000000" w:themeColor="text1"/>
        </w:rPr>
        <w:t>在时段</w:t>
      </w:r>
      <w:r w:rsidRPr="00E244B2">
        <w:rPr>
          <w:bCs/>
          <w:color w:val="000000" w:themeColor="text1"/>
          <w:position w:val="-6"/>
        </w:rPr>
        <w:object w:dxaOrig="141" w:dyaOrig="220" w14:anchorId="5163C886">
          <v:shape id="_x0000_i1707" type="#_x0000_t75" style="width:6.7pt;height:10.35pt" o:ole="">
            <v:imagedata r:id="rId1319" o:title=""/>
          </v:shape>
          <o:OLEObject Type="Embed" ProgID="Equation.DSMT4" ShapeID="_x0000_i1707" DrawAspect="Content" ObjectID="_1852641604" r:id="rId1320"/>
        </w:object>
      </w:r>
      <w:r w:rsidRPr="00E244B2">
        <w:rPr>
          <w:color w:val="000000" w:themeColor="text1"/>
        </w:rPr>
        <w:t>的可运行状态。</w:t>
      </w:r>
    </w:p>
    <w:p w14:paraId="45A40D47" w14:textId="77777777" w:rsidR="00381E42" w:rsidRPr="00E244B2" w:rsidRDefault="00381E42" w:rsidP="00381E42">
      <w:pPr>
        <w:ind w:firstLine="480"/>
        <w:rPr>
          <w:color w:val="000000" w:themeColor="text1"/>
        </w:rPr>
      </w:pPr>
      <w:r w:rsidRPr="00E244B2">
        <w:rPr>
          <w:color w:val="000000" w:themeColor="text1"/>
        </w:rPr>
        <w:t>其中：</w:t>
      </w:r>
    </w:p>
    <w:p w14:paraId="419E319D" w14:textId="77777777" w:rsidR="00381E42" w:rsidRPr="00E244B2" w:rsidRDefault="00381E42" w:rsidP="00381E42">
      <w:pPr>
        <w:ind w:firstLine="480"/>
        <w:jc w:val="center"/>
        <w:rPr>
          <w:color w:val="000000" w:themeColor="text1"/>
        </w:rPr>
      </w:pPr>
      <w:r w:rsidRPr="00E244B2">
        <w:rPr>
          <w:bCs/>
          <w:color w:val="000000" w:themeColor="text1"/>
          <w:position w:val="-14"/>
        </w:rPr>
        <w:object w:dxaOrig="822" w:dyaOrig="380" w14:anchorId="7C10A1E8">
          <v:shape id="_x0000_i1708" type="#_x0000_t75" style="width:40.9pt;height:20.15pt" o:ole="">
            <v:imagedata r:id="rId1321" o:title=""/>
          </v:shape>
          <o:OLEObject Type="Embed" ProgID="Equation.DSMT4" ShapeID="_x0000_i1708" DrawAspect="Content" ObjectID="_1852641605" r:id="rId1322"/>
        </w:object>
      </w:r>
    </w:p>
    <w:p w14:paraId="6CE21F30" w14:textId="77777777" w:rsidR="00381E42" w:rsidRPr="00E244B2" w:rsidRDefault="00381E42" w:rsidP="00381E42">
      <w:pPr>
        <w:ind w:firstLine="480"/>
        <w:rPr>
          <w:color w:val="000000" w:themeColor="text1"/>
        </w:rPr>
      </w:pPr>
      <w:r w:rsidRPr="00E244B2">
        <w:rPr>
          <w:color w:val="000000" w:themeColor="text1"/>
        </w:rPr>
        <w:t>表示机组在该时段处于可运行状态；</w:t>
      </w:r>
    </w:p>
    <w:p w14:paraId="39D35565" w14:textId="77777777" w:rsidR="00381E42" w:rsidRPr="00E244B2" w:rsidRDefault="00381E42" w:rsidP="00381E42">
      <w:pPr>
        <w:ind w:firstLine="480"/>
        <w:jc w:val="center"/>
        <w:rPr>
          <w:color w:val="000000" w:themeColor="text1"/>
        </w:rPr>
      </w:pPr>
      <w:r w:rsidRPr="00E244B2">
        <w:rPr>
          <w:bCs/>
          <w:color w:val="000000" w:themeColor="text1"/>
          <w:position w:val="-14"/>
        </w:rPr>
        <w:object w:dxaOrig="862" w:dyaOrig="380" w14:anchorId="25202A55">
          <v:shape id="_x0000_i1709" type="#_x0000_t75" style="width:42.7pt;height:20.15pt" o:ole="">
            <v:imagedata r:id="rId1323" o:title=""/>
          </v:shape>
          <o:OLEObject Type="Embed" ProgID="Equation.DSMT4" ShapeID="_x0000_i1709" DrawAspect="Content" ObjectID="_1852641606" r:id="rId1324"/>
        </w:object>
      </w:r>
    </w:p>
    <w:p w14:paraId="7B7FDF53" w14:textId="77777777" w:rsidR="00381E42" w:rsidRPr="00E244B2" w:rsidRDefault="00381E42" w:rsidP="00381E42">
      <w:pPr>
        <w:ind w:firstLine="480"/>
        <w:rPr>
          <w:color w:val="000000" w:themeColor="text1"/>
        </w:rPr>
      </w:pPr>
      <w:r w:rsidRPr="00E244B2">
        <w:rPr>
          <w:color w:val="000000" w:themeColor="text1"/>
        </w:rPr>
        <w:t>表示机组因计划检修等原因处于停运状态。</w:t>
      </w:r>
    </w:p>
    <w:p w14:paraId="73A778F9" w14:textId="77777777" w:rsidR="00381E42" w:rsidRPr="00E244B2" w:rsidRDefault="00381E42" w:rsidP="00381E42">
      <w:pPr>
        <w:ind w:firstLine="480"/>
        <w:rPr>
          <w:color w:val="000000" w:themeColor="text1"/>
        </w:rPr>
      </w:pPr>
      <w:r w:rsidRPr="00E244B2">
        <w:rPr>
          <w:color w:val="000000" w:themeColor="text1"/>
        </w:rPr>
        <w:t>需要注意的是，这里的核电运行状态与煤电略有区别。由于当前核电模型并不对机组经济启停进行优化，因此核电机组在</w:t>
      </w:r>
      <w:r w:rsidRPr="00E244B2">
        <w:rPr>
          <w:b/>
          <w:bCs/>
          <w:color w:val="000000" w:themeColor="text1"/>
        </w:rPr>
        <w:t>非检修时段原则上保持运行</w:t>
      </w:r>
      <w:r w:rsidRPr="00E244B2">
        <w:rPr>
          <w:color w:val="000000" w:themeColor="text1"/>
        </w:rPr>
        <w:t>，其运行状态主要由外部输入的检修计划决定，而不是作为自由启停决策变量。</w:t>
      </w:r>
    </w:p>
    <w:p w14:paraId="1D61CCDC" w14:textId="77777777" w:rsidR="00381E42" w:rsidRPr="00E244B2" w:rsidRDefault="00381E42" w:rsidP="00381E42">
      <w:pPr>
        <w:ind w:firstLine="482"/>
        <w:rPr>
          <w:b/>
          <w:bCs/>
          <w:color w:val="000000" w:themeColor="text1"/>
        </w:rPr>
      </w:pPr>
      <w:r w:rsidRPr="00E244B2">
        <w:rPr>
          <w:b/>
          <w:bCs/>
          <w:color w:val="000000" w:themeColor="text1"/>
        </w:rPr>
        <w:t>（</w:t>
      </w:r>
      <w:r w:rsidRPr="00E244B2">
        <w:rPr>
          <w:b/>
          <w:bCs/>
          <w:color w:val="000000" w:themeColor="text1"/>
        </w:rPr>
        <w:t>2</w:t>
      </w:r>
      <w:r w:rsidRPr="00E244B2">
        <w:rPr>
          <w:b/>
          <w:bCs/>
          <w:color w:val="000000" w:themeColor="text1"/>
        </w:rPr>
        <w:t>）计划检修状态输入</w:t>
      </w:r>
    </w:p>
    <w:p w14:paraId="4BFCCCB8" w14:textId="26F80629" w:rsidR="00381E42" w:rsidRPr="00E244B2" w:rsidRDefault="00381E42" w:rsidP="00381E42">
      <w:pPr>
        <w:ind w:firstLine="480"/>
        <w:rPr>
          <w:color w:val="000000" w:themeColor="text1"/>
        </w:rPr>
      </w:pPr>
      <w:r w:rsidRPr="00E244B2">
        <w:rPr>
          <w:color w:val="000000" w:themeColor="text1"/>
        </w:rPr>
        <w:t>核电机组检修安排不由优化模型确定，而是在模型运行前根据各省核电机组年度检修计划预先给定。</w:t>
      </w:r>
    </w:p>
    <w:p w14:paraId="3C467C8C" w14:textId="77777777" w:rsidR="00381E42" w:rsidRPr="00E244B2" w:rsidRDefault="00381E42" w:rsidP="00381E42">
      <w:pPr>
        <w:ind w:firstLine="480"/>
        <w:rPr>
          <w:color w:val="000000" w:themeColor="text1"/>
        </w:rPr>
      </w:pPr>
      <w:r w:rsidRPr="00E244B2">
        <w:rPr>
          <w:color w:val="000000" w:themeColor="text1"/>
        </w:rPr>
        <w:t>定义：</w:t>
      </w:r>
    </w:p>
    <w:p w14:paraId="7724C832" w14:textId="77777777" w:rsidR="00381E42" w:rsidRPr="00E244B2" w:rsidRDefault="00381E42" w:rsidP="00381E42">
      <w:pPr>
        <w:ind w:firstLine="480"/>
        <w:jc w:val="center"/>
        <w:rPr>
          <w:color w:val="000000" w:themeColor="text1"/>
        </w:rPr>
      </w:pPr>
      <w:r w:rsidRPr="00E244B2">
        <w:rPr>
          <w:bCs/>
          <w:color w:val="000000" w:themeColor="text1"/>
          <w:position w:val="-14"/>
        </w:rPr>
        <w:object w:dxaOrig="1185" w:dyaOrig="380" w14:anchorId="26EA69F3">
          <v:shape id="_x0000_i1710" type="#_x0000_t75" style="width:58.6pt;height:20.15pt" o:ole="">
            <v:imagedata r:id="rId1325" o:title=""/>
          </v:shape>
          <o:OLEObject Type="Embed" ProgID="Equation.DSMT4" ShapeID="_x0000_i1710" DrawAspect="Content" ObjectID="_1852641607" r:id="rId1326"/>
        </w:object>
      </w:r>
    </w:p>
    <w:p w14:paraId="59210EFD" w14:textId="77777777" w:rsidR="00381E42" w:rsidRPr="00E244B2" w:rsidRDefault="00381E42" w:rsidP="00381E42">
      <w:pPr>
        <w:ind w:firstLine="480"/>
        <w:rPr>
          <w:color w:val="000000" w:themeColor="text1"/>
        </w:rPr>
      </w:pPr>
      <w:r w:rsidRPr="00E244B2">
        <w:rPr>
          <w:color w:val="000000" w:themeColor="text1"/>
        </w:rPr>
        <w:t>为核电机组</w:t>
      </w:r>
      <w:r w:rsidRPr="00E244B2">
        <w:rPr>
          <w:bCs/>
          <w:color w:val="000000" w:themeColor="text1"/>
          <w:position w:val="-6"/>
        </w:rPr>
        <w:object w:dxaOrig="141" w:dyaOrig="240" w14:anchorId="09EF55A3">
          <v:shape id="_x0000_i1711" type="#_x0000_t75" style="width:6.7pt;height:10.35pt" o:ole="">
            <v:imagedata r:id="rId1317" o:title=""/>
          </v:shape>
          <o:OLEObject Type="Embed" ProgID="Equation.DSMT4" ShapeID="_x0000_i1711" DrawAspect="Content" ObjectID="_1852641608" r:id="rId1327"/>
        </w:object>
      </w:r>
      <w:r w:rsidRPr="00E244B2">
        <w:rPr>
          <w:color w:val="000000" w:themeColor="text1"/>
        </w:rPr>
        <w:t>在时段</w:t>
      </w:r>
      <w:r w:rsidRPr="00E244B2">
        <w:rPr>
          <w:bCs/>
          <w:color w:val="000000" w:themeColor="text1"/>
          <w:position w:val="-6"/>
        </w:rPr>
        <w:object w:dxaOrig="141" w:dyaOrig="220" w14:anchorId="3DB51732">
          <v:shape id="_x0000_i1712" type="#_x0000_t75" style="width:6.7pt;height:10.35pt" o:ole="">
            <v:imagedata r:id="rId1319" o:title=""/>
          </v:shape>
          <o:OLEObject Type="Embed" ProgID="Equation.DSMT4" ShapeID="_x0000_i1712" DrawAspect="Content" ObjectID="_1852641609" r:id="rId1328"/>
        </w:object>
      </w:r>
      <w:r w:rsidRPr="00E244B2">
        <w:rPr>
          <w:color w:val="000000" w:themeColor="text1"/>
        </w:rPr>
        <w:t>的计划检修状态输入参数，其中：</w:t>
      </w:r>
    </w:p>
    <w:p w14:paraId="6448DE3E" w14:textId="77777777" w:rsidR="00381E42" w:rsidRPr="00E244B2" w:rsidRDefault="00381E42" w:rsidP="00381E42">
      <w:pPr>
        <w:ind w:firstLine="480"/>
        <w:jc w:val="center"/>
        <w:rPr>
          <w:color w:val="000000" w:themeColor="text1"/>
        </w:rPr>
      </w:pPr>
      <w:r w:rsidRPr="00E244B2">
        <w:rPr>
          <w:bCs/>
          <w:color w:val="000000" w:themeColor="text1"/>
          <w:position w:val="-28"/>
        </w:rPr>
        <w:object w:dxaOrig="3917" w:dyaOrig="660" w14:anchorId="6747AFDB">
          <v:shape id="_x0000_i1713" type="#_x0000_t75" style="width:196.45pt;height:33.55pt" o:ole="">
            <v:imagedata r:id="rId1329" o:title=""/>
          </v:shape>
          <o:OLEObject Type="Embed" ProgID="Equation.DSMT4" ShapeID="_x0000_i1713" DrawAspect="Content" ObjectID="_1852641610" r:id="rId1330"/>
        </w:object>
      </w:r>
    </w:p>
    <w:p w14:paraId="5A82E4A9" w14:textId="77777777" w:rsidR="00381E42" w:rsidRPr="00E244B2" w:rsidRDefault="00381E42" w:rsidP="00381E42">
      <w:pPr>
        <w:ind w:firstLine="480"/>
        <w:rPr>
          <w:color w:val="000000" w:themeColor="text1"/>
        </w:rPr>
      </w:pPr>
      <w:r w:rsidRPr="00E244B2">
        <w:rPr>
          <w:color w:val="000000" w:themeColor="text1"/>
        </w:rPr>
        <w:t>由于核电机组在本模型中不进行经济启停优化，可直接令：</w:t>
      </w:r>
    </w:p>
    <w:p w14:paraId="6A8B1610" w14:textId="77777777" w:rsidR="00381E42" w:rsidRPr="00E244B2" w:rsidRDefault="00381E42" w:rsidP="00381E42">
      <w:pPr>
        <w:ind w:firstLine="480"/>
        <w:jc w:val="center"/>
        <w:rPr>
          <w:color w:val="000000" w:themeColor="text1"/>
        </w:rPr>
      </w:pPr>
      <w:r w:rsidRPr="00E244B2">
        <w:rPr>
          <w:bCs/>
          <w:color w:val="000000" w:themeColor="text1"/>
          <w:position w:val="-14"/>
        </w:rPr>
        <w:object w:dxaOrig="4219" w:dyaOrig="380" w14:anchorId="44324478">
          <v:shape id="_x0000_i1714" type="#_x0000_t75" style="width:211.1pt;height:20.15pt" o:ole="">
            <v:imagedata r:id="rId1331" o:title=""/>
          </v:shape>
          <o:OLEObject Type="Embed" ProgID="Equation.DSMT4" ShapeID="_x0000_i1714" DrawAspect="Content" ObjectID="_1852641611" r:id="rId1332"/>
        </w:object>
      </w:r>
    </w:p>
    <w:p w14:paraId="74DA4883" w14:textId="77777777" w:rsidR="00381E42" w:rsidRPr="00E244B2" w:rsidRDefault="00381E42" w:rsidP="00381E42">
      <w:pPr>
        <w:ind w:firstLine="480"/>
        <w:rPr>
          <w:color w:val="000000" w:themeColor="text1"/>
        </w:rPr>
      </w:pPr>
      <w:r w:rsidRPr="00E244B2">
        <w:rPr>
          <w:color w:val="000000" w:themeColor="text1"/>
        </w:rPr>
        <w:t>因此，当</w:t>
      </w:r>
    </w:p>
    <w:p w14:paraId="751CCE96" w14:textId="77777777" w:rsidR="00381E42" w:rsidRPr="00E244B2" w:rsidRDefault="00381E42" w:rsidP="00381E42">
      <w:pPr>
        <w:ind w:firstLine="480"/>
        <w:jc w:val="center"/>
        <w:rPr>
          <w:color w:val="000000" w:themeColor="text1"/>
        </w:rPr>
      </w:pPr>
      <w:r w:rsidRPr="00E244B2">
        <w:rPr>
          <w:bCs/>
          <w:color w:val="000000" w:themeColor="text1"/>
          <w:position w:val="-14"/>
        </w:rPr>
        <w:object w:dxaOrig="863" w:dyaOrig="380" w14:anchorId="57797640">
          <v:shape id="_x0000_i1715" type="#_x0000_t75" style="width:45.15pt;height:20.15pt" o:ole="">
            <v:imagedata r:id="rId1333" o:title=""/>
          </v:shape>
          <o:OLEObject Type="Embed" ProgID="Equation.DSMT4" ShapeID="_x0000_i1715" DrawAspect="Content" ObjectID="_1852641612" r:id="rId1334"/>
        </w:object>
      </w:r>
    </w:p>
    <w:p w14:paraId="6D2E3A37" w14:textId="77777777" w:rsidR="00381E42" w:rsidRPr="00E244B2" w:rsidRDefault="00381E42" w:rsidP="00381E42">
      <w:pPr>
        <w:ind w:firstLine="480"/>
        <w:rPr>
          <w:color w:val="000000" w:themeColor="text1"/>
        </w:rPr>
      </w:pPr>
      <w:r w:rsidRPr="00E244B2">
        <w:rPr>
          <w:color w:val="000000" w:themeColor="text1"/>
        </w:rPr>
        <w:t>时：</w:t>
      </w:r>
    </w:p>
    <w:p w14:paraId="217C3536" w14:textId="77777777" w:rsidR="00381E42" w:rsidRPr="00E244B2" w:rsidRDefault="00381E42" w:rsidP="00381E42">
      <w:pPr>
        <w:ind w:firstLine="480"/>
        <w:jc w:val="center"/>
        <w:rPr>
          <w:color w:val="000000" w:themeColor="text1"/>
        </w:rPr>
      </w:pPr>
      <w:r w:rsidRPr="00E244B2">
        <w:rPr>
          <w:bCs/>
          <w:color w:val="000000" w:themeColor="text1"/>
          <w:position w:val="-14"/>
        </w:rPr>
        <w:object w:dxaOrig="863" w:dyaOrig="380" w14:anchorId="69BA5A1A">
          <v:shape id="_x0000_i1716" type="#_x0000_t75" style="width:45.15pt;height:20.15pt" o:ole="">
            <v:imagedata r:id="rId1335" o:title=""/>
          </v:shape>
          <o:OLEObject Type="Embed" ProgID="Equation.DSMT4" ShapeID="_x0000_i1716" DrawAspect="Content" ObjectID="_1852641613" r:id="rId1336"/>
        </w:object>
      </w:r>
    </w:p>
    <w:p w14:paraId="35121B61" w14:textId="77777777" w:rsidR="00381E42" w:rsidRPr="00E244B2" w:rsidRDefault="00381E42" w:rsidP="00381E42">
      <w:pPr>
        <w:ind w:firstLine="480"/>
        <w:rPr>
          <w:color w:val="000000" w:themeColor="text1"/>
        </w:rPr>
      </w:pPr>
      <w:r w:rsidRPr="00E244B2">
        <w:rPr>
          <w:color w:val="000000" w:themeColor="text1"/>
        </w:rPr>
        <w:t>核电机组必须按照既定计划停运；当</w:t>
      </w:r>
    </w:p>
    <w:p w14:paraId="12B12C03" w14:textId="77777777" w:rsidR="00381E42" w:rsidRPr="00E244B2" w:rsidRDefault="00381E42" w:rsidP="00381E42">
      <w:pPr>
        <w:ind w:firstLine="480"/>
        <w:jc w:val="center"/>
        <w:rPr>
          <w:color w:val="000000" w:themeColor="text1"/>
        </w:rPr>
      </w:pPr>
      <w:r w:rsidRPr="00E244B2">
        <w:rPr>
          <w:bCs/>
          <w:color w:val="000000" w:themeColor="text1"/>
          <w:position w:val="-14"/>
        </w:rPr>
        <w:object w:dxaOrig="905" w:dyaOrig="380" w14:anchorId="2D1F8405">
          <v:shape id="_x0000_i1717" type="#_x0000_t75" style="width:43.95pt;height:20.15pt" o:ole="">
            <v:imagedata r:id="rId1337" o:title=""/>
          </v:shape>
          <o:OLEObject Type="Embed" ProgID="Equation.DSMT4" ShapeID="_x0000_i1717" DrawAspect="Content" ObjectID="_1852641614" r:id="rId1338"/>
        </w:object>
      </w:r>
    </w:p>
    <w:p w14:paraId="31F2256A" w14:textId="77777777" w:rsidR="00381E42" w:rsidRPr="00E244B2" w:rsidRDefault="00381E42" w:rsidP="00381E42">
      <w:pPr>
        <w:ind w:firstLine="480"/>
        <w:rPr>
          <w:color w:val="000000" w:themeColor="text1"/>
        </w:rPr>
      </w:pPr>
      <w:r w:rsidRPr="00E244B2">
        <w:rPr>
          <w:color w:val="000000" w:themeColor="text1"/>
        </w:rPr>
        <w:t>时：</w:t>
      </w:r>
    </w:p>
    <w:p w14:paraId="3192216F" w14:textId="77777777" w:rsidR="00381E42" w:rsidRPr="00E244B2" w:rsidRDefault="00381E42" w:rsidP="00381E42">
      <w:pPr>
        <w:ind w:firstLine="480"/>
        <w:jc w:val="center"/>
        <w:rPr>
          <w:color w:val="000000" w:themeColor="text1"/>
        </w:rPr>
      </w:pPr>
      <w:r w:rsidRPr="00E244B2">
        <w:rPr>
          <w:bCs/>
          <w:color w:val="000000" w:themeColor="text1"/>
          <w:position w:val="-14"/>
        </w:rPr>
        <w:object w:dxaOrig="825" w:dyaOrig="380" w14:anchorId="2D186EDD">
          <v:shape id="_x0000_i1718" type="#_x0000_t75" style="width:40.9pt;height:20.15pt" o:ole="">
            <v:imagedata r:id="rId1339" o:title=""/>
          </v:shape>
          <o:OLEObject Type="Embed" ProgID="Equation.DSMT4" ShapeID="_x0000_i1718" DrawAspect="Content" ObjectID="_1852641615" r:id="rId1340"/>
        </w:object>
      </w:r>
    </w:p>
    <w:p w14:paraId="4E197591" w14:textId="77777777" w:rsidR="00381E42" w:rsidRPr="00E244B2" w:rsidRDefault="00381E42" w:rsidP="00381E42">
      <w:pPr>
        <w:ind w:firstLine="480"/>
        <w:rPr>
          <w:color w:val="000000" w:themeColor="text1"/>
        </w:rPr>
      </w:pPr>
      <w:r w:rsidRPr="00E244B2">
        <w:rPr>
          <w:color w:val="000000" w:themeColor="text1"/>
        </w:rPr>
        <w:t>核电机组处于正常可运行状态。</w:t>
      </w:r>
    </w:p>
    <w:p w14:paraId="36FD58AB" w14:textId="77777777" w:rsidR="00ED0519" w:rsidRPr="00E244B2" w:rsidRDefault="00ED0519" w:rsidP="00ED0519">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）核电机组出力约束</w:t>
      </w:r>
    </w:p>
    <w:p w14:paraId="303F5CAF" w14:textId="77777777" w:rsidR="00ED0519" w:rsidRPr="00E244B2" w:rsidRDefault="00ED0519" w:rsidP="00ED0519">
      <w:pPr>
        <w:ind w:firstLine="480"/>
        <w:rPr>
          <w:color w:val="000000" w:themeColor="text1"/>
        </w:rPr>
      </w:pPr>
      <w:r w:rsidRPr="00E244B2">
        <w:rPr>
          <w:color w:val="000000" w:themeColor="text1"/>
        </w:rPr>
        <w:t>对于正常运行的核电机组，其实际出力应保持在允许的调峰范围内：</w:t>
      </w:r>
    </w:p>
    <w:p w14:paraId="09D360C5" w14:textId="21051839" w:rsidR="00ED0519" w:rsidRPr="00E244B2" w:rsidRDefault="00E452CD" w:rsidP="00ED0519">
      <w:pPr>
        <w:ind w:firstLine="480"/>
        <w:jc w:val="center"/>
        <w:rPr>
          <w:color w:val="000000" w:themeColor="text1"/>
        </w:rPr>
      </w:pPr>
      <w:r w:rsidRPr="00E244B2">
        <w:rPr>
          <w:bCs/>
          <w:color w:val="000000" w:themeColor="text1"/>
          <w:position w:val="-14"/>
        </w:rPr>
        <w:object w:dxaOrig="5760" w:dyaOrig="380" w14:anchorId="13021B55">
          <v:shape id="_x0000_i1719" type="#_x0000_t75" style="width:4in;height:20.15pt" o:ole="">
            <v:imagedata r:id="rId1341" o:title=""/>
          </v:shape>
          <o:OLEObject Type="Embed" ProgID="Equation.DSMT4" ShapeID="_x0000_i1719" DrawAspect="Content" ObjectID="_1852641616" r:id="rId1342"/>
        </w:object>
      </w:r>
    </w:p>
    <w:p w14:paraId="17BE98A1" w14:textId="0D342C14" w:rsidR="00425C8F" w:rsidRPr="00E244B2" w:rsidRDefault="00ED0519" w:rsidP="00ED0519">
      <w:pPr>
        <w:ind w:firstLine="480"/>
        <w:rPr>
          <w:color w:val="000000" w:themeColor="text1"/>
        </w:rPr>
      </w:pPr>
      <w:r w:rsidRPr="00E244B2">
        <w:rPr>
          <w:color w:val="000000" w:themeColor="text1"/>
        </w:rPr>
        <w:t>式中，</w:t>
      </w:r>
      <w:r w:rsidRPr="00E244B2">
        <w:rPr>
          <w:bCs/>
          <w:color w:val="000000" w:themeColor="text1"/>
          <w:position w:val="-14"/>
        </w:rPr>
        <w:object w:dxaOrig="528" w:dyaOrig="380" w14:anchorId="52DF4486">
          <v:shape id="_x0000_i1720" type="#_x0000_t75" style="width:27.45pt;height:20.15pt" o:ole="">
            <v:imagedata r:id="rId1343" o:title=""/>
          </v:shape>
          <o:OLEObject Type="Embed" ProgID="Equation.DSMT4" ShapeID="_x0000_i1720" DrawAspect="Content" ObjectID="_1852641617" r:id="rId1344"/>
        </w:object>
      </w:r>
      <w:r w:rsidRPr="00E244B2">
        <w:rPr>
          <w:color w:val="000000" w:themeColor="text1"/>
        </w:rPr>
        <w:t>为核电机组</w:t>
      </w:r>
      <w:r w:rsidRPr="00E244B2">
        <w:rPr>
          <w:bCs/>
          <w:color w:val="000000" w:themeColor="text1"/>
          <w:position w:val="-6"/>
        </w:rPr>
        <w:object w:dxaOrig="142" w:dyaOrig="240" w14:anchorId="5A54AECE">
          <v:shape id="_x0000_i1721" type="#_x0000_t75" style="width:6.7pt;height:10.35pt" o:ole="">
            <v:imagedata r:id="rId1345" o:title=""/>
          </v:shape>
          <o:OLEObject Type="Embed" ProgID="Equation.DSMT4" ShapeID="_x0000_i1721" DrawAspect="Content" ObjectID="_1852641618" r:id="rId1346"/>
        </w:object>
      </w:r>
      <w:r w:rsidRPr="00E244B2">
        <w:rPr>
          <w:color w:val="000000" w:themeColor="text1"/>
        </w:rPr>
        <w:t>在时段</w:t>
      </w:r>
      <w:r w:rsidRPr="00E244B2">
        <w:rPr>
          <w:bCs/>
          <w:color w:val="000000" w:themeColor="text1"/>
          <w:position w:val="-6"/>
        </w:rPr>
        <w:object w:dxaOrig="142" w:dyaOrig="220" w14:anchorId="7DC304C6">
          <v:shape id="_x0000_i1722" type="#_x0000_t75" style="width:6.7pt;height:10.35pt" o:ole="">
            <v:imagedata r:id="rId1347" o:title=""/>
          </v:shape>
          <o:OLEObject Type="Embed" ProgID="Equation.DSMT4" ShapeID="_x0000_i1722" DrawAspect="Content" ObjectID="_1852641619" r:id="rId1348"/>
        </w:object>
      </w:r>
      <w:r w:rsidRPr="00E244B2">
        <w:rPr>
          <w:color w:val="000000" w:themeColor="text1"/>
        </w:rPr>
        <w:t>的实际有功出力；</w:t>
      </w:r>
      <w:r w:rsidRPr="00E244B2">
        <w:rPr>
          <w:bCs/>
          <w:color w:val="000000" w:themeColor="text1"/>
          <w:position w:val="-14"/>
        </w:rPr>
        <w:object w:dxaOrig="654" w:dyaOrig="380" w14:anchorId="3D9B2E5E">
          <v:shape id="_x0000_i1723" type="#_x0000_t75" style="width:33.55pt;height:20.15pt" o:ole="">
            <v:imagedata r:id="rId1349" o:title=""/>
          </v:shape>
          <o:OLEObject Type="Embed" ProgID="Equation.DSMT4" ShapeID="_x0000_i1723" DrawAspect="Content" ObjectID="_1852641620" r:id="rId1350"/>
        </w:object>
      </w:r>
      <w:r w:rsidRPr="00E244B2">
        <w:rPr>
          <w:color w:val="000000" w:themeColor="text1"/>
        </w:rPr>
        <w:t>和</w:t>
      </w:r>
      <w:r w:rsidRPr="00E244B2">
        <w:rPr>
          <w:bCs/>
          <w:color w:val="000000" w:themeColor="text1"/>
          <w:position w:val="-14"/>
        </w:rPr>
        <w:object w:dxaOrig="676" w:dyaOrig="380" w14:anchorId="054EB188">
          <v:shape id="_x0000_i1724" type="#_x0000_t75" style="width:35.4pt;height:20.15pt" o:ole="">
            <v:imagedata r:id="rId1351" o:title=""/>
          </v:shape>
          <o:OLEObject Type="Embed" ProgID="Equation.DSMT4" ShapeID="_x0000_i1724" DrawAspect="Content" ObjectID="_1852641621" r:id="rId1352"/>
        </w:object>
      </w:r>
      <w:r w:rsidRPr="00E244B2">
        <w:rPr>
          <w:color w:val="000000" w:themeColor="text1"/>
        </w:rPr>
        <w:t>分别为核电机组允许的最小技术出力和最大技术出力。</w:t>
      </w:r>
    </w:p>
    <w:p w14:paraId="2BDCE80D" w14:textId="77777777" w:rsidR="008333DF" w:rsidRPr="00E244B2" w:rsidRDefault="008333DF" w:rsidP="008333DF">
      <w:pPr>
        <w:ind w:firstLine="482"/>
        <w:rPr>
          <w:b/>
          <w:bCs/>
          <w:color w:val="000000" w:themeColor="text1"/>
        </w:rPr>
      </w:pPr>
      <w:commentRangeStart w:id="20"/>
      <w:r w:rsidRPr="00E244B2">
        <w:rPr>
          <w:b/>
          <w:bCs/>
          <w:color w:val="000000" w:themeColor="text1"/>
        </w:rPr>
        <w:t>（</w:t>
      </w:r>
      <w:r w:rsidRPr="00E244B2">
        <w:rPr>
          <w:b/>
          <w:bCs/>
          <w:color w:val="000000" w:themeColor="text1"/>
        </w:rPr>
        <w:t>4</w:t>
      </w:r>
      <w:r w:rsidRPr="00E244B2">
        <w:rPr>
          <w:b/>
          <w:bCs/>
          <w:color w:val="000000" w:themeColor="text1"/>
        </w:rPr>
        <w:t>）核电机组向上爬坡约束</w:t>
      </w:r>
    </w:p>
    <w:p w14:paraId="54BF159C" w14:textId="77777777" w:rsidR="008333DF" w:rsidRPr="00E244B2" w:rsidRDefault="008333DF" w:rsidP="008333DF">
      <w:pPr>
        <w:ind w:firstLine="480"/>
        <w:rPr>
          <w:color w:val="000000" w:themeColor="text1"/>
        </w:rPr>
      </w:pPr>
      <w:r w:rsidRPr="00E244B2">
        <w:rPr>
          <w:color w:val="000000" w:themeColor="text1"/>
        </w:rPr>
        <w:t>核电机组参与有限调峰时，相邻时段间的功率增加量不得超过其最大向上爬坡能力：</w:t>
      </w:r>
    </w:p>
    <w:p w14:paraId="41ACE82D" w14:textId="594CC14F" w:rsidR="008333DF" w:rsidRPr="00E244B2" w:rsidRDefault="00E452CD" w:rsidP="008333DF">
      <w:pPr>
        <w:ind w:firstLine="480"/>
        <w:jc w:val="center"/>
        <w:rPr>
          <w:color w:val="000000" w:themeColor="text1"/>
        </w:rPr>
      </w:pPr>
      <w:r w:rsidRPr="00E244B2">
        <w:rPr>
          <w:bCs/>
          <w:color w:val="000000" w:themeColor="text1"/>
          <w:position w:val="-14"/>
        </w:rPr>
        <w:object w:dxaOrig="4819" w:dyaOrig="380" w14:anchorId="1ADFF5DA">
          <v:shape id="_x0000_i1725" type="#_x0000_t75" style="width:241pt;height:19.55pt" o:ole="">
            <v:imagedata r:id="rId1353" o:title=""/>
          </v:shape>
          <o:OLEObject Type="Embed" ProgID="Equation.DSMT4" ShapeID="_x0000_i1725" DrawAspect="Content" ObjectID="_1852641622" r:id="rId1354"/>
        </w:object>
      </w:r>
    </w:p>
    <w:p w14:paraId="4A522762" w14:textId="2153CC68" w:rsidR="00381E42" w:rsidRPr="00E244B2" w:rsidRDefault="008333DF" w:rsidP="008333DF">
      <w:pPr>
        <w:ind w:firstLine="480"/>
        <w:rPr>
          <w:color w:val="000000" w:themeColor="text1"/>
        </w:rPr>
      </w:pPr>
      <w:r w:rsidRPr="00E244B2">
        <w:rPr>
          <w:color w:val="000000" w:themeColor="text1"/>
        </w:rPr>
        <w:t>式中，</w:t>
      </w:r>
      <w:r w:rsidRPr="00E244B2">
        <w:rPr>
          <w:bCs/>
          <w:color w:val="000000" w:themeColor="text1"/>
          <w:position w:val="-14"/>
        </w:rPr>
        <w:object w:dxaOrig="650" w:dyaOrig="380" w14:anchorId="1CE769DD">
          <v:shape id="_x0000_i1726" type="#_x0000_t75" style="width:32.95pt;height:19.55pt" o:ole="">
            <v:imagedata r:id="rId1355" o:title=""/>
          </v:shape>
          <o:OLEObject Type="Embed" ProgID="Equation.DSMT4" ShapeID="_x0000_i1726" DrawAspect="Content" ObjectID="_1852641623" r:id="rId1356"/>
        </w:object>
      </w:r>
      <w:r w:rsidRPr="00E244B2">
        <w:rPr>
          <w:color w:val="000000" w:themeColor="text1"/>
        </w:rPr>
        <w:t>为核电机组</w:t>
      </w:r>
      <w:r w:rsidRPr="00E244B2">
        <w:rPr>
          <w:bCs/>
          <w:color w:val="000000" w:themeColor="text1"/>
          <w:position w:val="-6"/>
        </w:rPr>
        <w:object w:dxaOrig="142" w:dyaOrig="240" w14:anchorId="74D50991">
          <v:shape id="_x0000_i1727" type="#_x0000_t75" style="width:6.7pt;height:10.35pt" o:ole="">
            <v:imagedata r:id="rId1357" o:title=""/>
          </v:shape>
          <o:OLEObject Type="Embed" ProgID="Equation.DSMT4" ShapeID="_x0000_i1727" DrawAspect="Content" ObjectID="_1852641624" r:id="rId1358"/>
        </w:object>
      </w:r>
      <w:r w:rsidRPr="00E244B2">
        <w:rPr>
          <w:color w:val="000000" w:themeColor="text1"/>
        </w:rPr>
        <w:t>的最大向上爬坡能力。</w:t>
      </w:r>
    </w:p>
    <w:p w14:paraId="40686AEA" w14:textId="77777777" w:rsidR="00E452CD" w:rsidRPr="00E244B2" w:rsidRDefault="00E452CD" w:rsidP="00E452CD">
      <w:pPr>
        <w:ind w:firstLine="482"/>
        <w:rPr>
          <w:b/>
          <w:bCs/>
          <w:color w:val="000000" w:themeColor="text1"/>
        </w:rPr>
      </w:pPr>
      <w:r w:rsidRPr="00E244B2">
        <w:rPr>
          <w:b/>
          <w:bCs/>
          <w:color w:val="000000" w:themeColor="text1"/>
        </w:rPr>
        <w:t>（</w:t>
      </w:r>
      <w:r w:rsidRPr="00E244B2">
        <w:rPr>
          <w:b/>
          <w:bCs/>
          <w:color w:val="000000" w:themeColor="text1"/>
        </w:rPr>
        <w:t>5</w:t>
      </w:r>
      <w:r w:rsidRPr="00E244B2">
        <w:rPr>
          <w:b/>
          <w:bCs/>
          <w:color w:val="000000" w:themeColor="text1"/>
        </w:rPr>
        <w:t>）核电机组向下爬坡约束</w:t>
      </w:r>
    </w:p>
    <w:p w14:paraId="00DA5ADE" w14:textId="77777777" w:rsidR="00E452CD" w:rsidRPr="00E244B2" w:rsidRDefault="00E452CD" w:rsidP="00E452CD">
      <w:pPr>
        <w:ind w:firstLine="480"/>
        <w:rPr>
          <w:color w:val="000000" w:themeColor="text1"/>
        </w:rPr>
      </w:pPr>
      <w:r w:rsidRPr="00E244B2">
        <w:rPr>
          <w:color w:val="000000" w:themeColor="text1"/>
        </w:rPr>
        <w:t>相邻时段间核电机组的功率降低量不得超过其最大向下爬坡能力：</w:t>
      </w:r>
    </w:p>
    <w:p w14:paraId="53DCB18B" w14:textId="0C5406A5" w:rsidR="00E452CD" w:rsidRPr="00E244B2" w:rsidRDefault="00610C82" w:rsidP="00E452CD">
      <w:pPr>
        <w:ind w:firstLine="480"/>
        <w:jc w:val="center"/>
        <w:rPr>
          <w:color w:val="000000" w:themeColor="text1"/>
        </w:rPr>
      </w:pPr>
      <w:r w:rsidRPr="00E244B2">
        <w:rPr>
          <w:bCs/>
          <w:color w:val="000000" w:themeColor="text1"/>
          <w:position w:val="-14"/>
        </w:rPr>
        <w:object w:dxaOrig="4740" w:dyaOrig="380" w14:anchorId="108F7514">
          <v:shape id="_x0000_i1728" type="#_x0000_t75" style="width:239.8pt;height:19.55pt" o:ole="">
            <v:imagedata r:id="rId1359" o:title=""/>
          </v:shape>
          <o:OLEObject Type="Embed" ProgID="Equation.DSMT4" ShapeID="_x0000_i1728" DrawAspect="Content" ObjectID="_1852641625" r:id="rId1360"/>
        </w:object>
      </w:r>
    </w:p>
    <w:p w14:paraId="5493F27E" w14:textId="77777777" w:rsidR="00E452CD" w:rsidRPr="00E244B2" w:rsidRDefault="00E452CD" w:rsidP="00E452CD">
      <w:pPr>
        <w:ind w:firstLine="480"/>
        <w:rPr>
          <w:color w:val="000000" w:themeColor="text1"/>
        </w:rPr>
      </w:pPr>
      <w:r w:rsidRPr="00E244B2">
        <w:rPr>
          <w:color w:val="000000" w:themeColor="text1"/>
        </w:rPr>
        <w:lastRenderedPageBreak/>
        <w:t>式中，</w:t>
      </w:r>
      <w:r w:rsidRPr="00E244B2">
        <w:rPr>
          <w:bCs/>
          <w:color w:val="000000" w:themeColor="text1"/>
          <w:position w:val="-14"/>
        </w:rPr>
        <w:object w:dxaOrig="634" w:dyaOrig="380" w14:anchorId="6A8B3277">
          <v:shape id="_x0000_i1729" type="#_x0000_t75" style="width:31.1pt;height:19.55pt" o:ole="">
            <v:imagedata r:id="rId1361" o:title=""/>
          </v:shape>
          <o:OLEObject Type="Embed" ProgID="Equation.DSMT4" ShapeID="_x0000_i1729" DrawAspect="Content" ObjectID="_1852641626" r:id="rId1362"/>
        </w:object>
      </w:r>
      <w:r w:rsidRPr="00E244B2">
        <w:rPr>
          <w:color w:val="000000" w:themeColor="text1"/>
        </w:rPr>
        <w:t>为核电机组</w:t>
      </w:r>
      <w:r w:rsidRPr="00E244B2">
        <w:rPr>
          <w:bCs/>
          <w:color w:val="000000" w:themeColor="text1"/>
          <w:position w:val="-6"/>
        </w:rPr>
        <w:object w:dxaOrig="142" w:dyaOrig="240" w14:anchorId="791BF3E4">
          <v:shape id="_x0000_i1730" type="#_x0000_t75" style="width:6.7pt;height:10.35pt" o:ole="">
            <v:imagedata r:id="rId1357" o:title=""/>
          </v:shape>
          <o:OLEObject Type="Embed" ProgID="Equation.DSMT4" ShapeID="_x0000_i1730" DrawAspect="Content" ObjectID="_1852641627" r:id="rId1363"/>
        </w:object>
      </w:r>
      <w:r w:rsidRPr="00E244B2">
        <w:rPr>
          <w:color w:val="000000" w:themeColor="text1"/>
        </w:rPr>
        <w:t>的最大向下爬坡能力。</w:t>
      </w:r>
      <w:commentRangeEnd w:id="20"/>
      <w:r w:rsidR="00C8768B" w:rsidRPr="00E244B2">
        <w:rPr>
          <w:rStyle w:val="ab"/>
          <w:color w:val="000000" w:themeColor="text1"/>
          <w:sz w:val="24"/>
          <w:szCs w:val="24"/>
        </w:rPr>
        <w:commentReference w:id="20"/>
      </w:r>
    </w:p>
    <w:p w14:paraId="25ABDA1F" w14:textId="65F35B27" w:rsidR="00381E42" w:rsidRPr="00E244B2" w:rsidRDefault="00D800EA" w:rsidP="00D800EA">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6</w:t>
      </w:r>
      <w:r w:rsidRPr="00E244B2">
        <w:rPr>
          <w:rFonts w:hint="eastAsia"/>
          <w:b/>
          <w:bCs/>
          <w:color w:val="000000" w:themeColor="text1"/>
        </w:rPr>
        <w:t>）</w:t>
      </w:r>
      <w:r w:rsidRPr="00E244B2">
        <w:rPr>
          <w:b/>
          <w:bCs/>
          <w:color w:val="000000" w:themeColor="text1"/>
        </w:rPr>
        <w:t>核电机组</w:t>
      </w:r>
      <w:r w:rsidRPr="00E244B2">
        <w:rPr>
          <w:rFonts w:hint="eastAsia"/>
          <w:b/>
          <w:bCs/>
          <w:color w:val="000000" w:themeColor="text1"/>
        </w:rPr>
        <w:t>爬坡约束修正</w:t>
      </w:r>
    </w:p>
    <w:p w14:paraId="1E6EBA70" w14:textId="6C87AC2F" w:rsidR="00381E42" w:rsidRPr="00E244B2" w:rsidRDefault="00D800EA" w:rsidP="00381E42">
      <w:pPr>
        <w:ind w:firstLine="480"/>
        <w:rPr>
          <w:color w:val="000000" w:themeColor="text1"/>
        </w:rPr>
      </w:pPr>
      <w:r w:rsidRPr="00E244B2">
        <w:rPr>
          <w:color w:val="000000" w:themeColor="text1"/>
        </w:rPr>
        <w:t>由于核电机组检修计划作为外部已知参数直接输入模型，当机组由正常运行状态进入计划检修状态，或者由计划检修状态恢复正常运行时，机组出力会在检修边界发生由正常出力到零、或由零恢复至正常运行区间的变化。若仍对这些时段强制执行正常运行状态下的爬坡约束，则可能导致既定检修计划与爬坡约束发生冲突。</w:t>
      </w:r>
    </w:p>
    <w:p w14:paraId="53976B55" w14:textId="01E67E0C" w:rsidR="00A25BFD" w:rsidRPr="00E244B2" w:rsidRDefault="00A25BFD" w:rsidP="00A25BFD">
      <w:pPr>
        <w:ind w:firstLine="480"/>
        <w:rPr>
          <w:color w:val="000000" w:themeColor="text1"/>
        </w:rPr>
      </w:pPr>
      <w:r w:rsidRPr="00E244B2">
        <w:rPr>
          <w:color w:val="000000" w:themeColor="text1"/>
        </w:rPr>
        <w:t>例如，若机组在时段</w:t>
      </w:r>
      <w:r w:rsidRPr="00E244B2">
        <w:rPr>
          <w:color w:val="000000" w:themeColor="text1"/>
          <w:position w:val="-6"/>
        </w:rPr>
        <w:object w:dxaOrig="440" w:dyaOrig="279" w14:anchorId="641A7D6A">
          <v:shape id="_x0000_i1731" type="#_x0000_t75" style="width:21.95pt;height:13.4pt" o:ole="">
            <v:imagedata r:id="rId1364" o:title=""/>
          </v:shape>
          <o:OLEObject Type="Embed" ProgID="Equation.DSMT4" ShapeID="_x0000_i1731" DrawAspect="Content" ObjectID="_1852641628" r:id="rId1365"/>
        </w:object>
      </w:r>
      <w:r w:rsidRPr="00E244B2">
        <w:rPr>
          <w:color w:val="000000" w:themeColor="text1"/>
        </w:rPr>
        <w:t>正常运行，而时段</w:t>
      </w:r>
      <w:r w:rsidRPr="00E244B2">
        <w:rPr>
          <w:i/>
          <w:iCs/>
          <w:color w:val="000000" w:themeColor="text1"/>
        </w:rPr>
        <w:t>t</w:t>
      </w:r>
      <w:r w:rsidRPr="00E244B2">
        <w:rPr>
          <w:color w:val="000000" w:themeColor="text1"/>
        </w:rPr>
        <w:t>按计划进入检修，则：</w:t>
      </w:r>
    </w:p>
    <w:p w14:paraId="72FD739E" w14:textId="2C93345D" w:rsidR="00A25BFD" w:rsidRPr="00E244B2" w:rsidRDefault="00A25BFD" w:rsidP="00A25BFD">
      <w:pPr>
        <w:ind w:firstLine="480"/>
        <w:jc w:val="center"/>
        <w:rPr>
          <w:color w:val="000000" w:themeColor="text1"/>
        </w:rPr>
      </w:pPr>
      <w:r w:rsidRPr="00E244B2">
        <w:rPr>
          <w:color w:val="000000" w:themeColor="text1"/>
          <w:position w:val="-14"/>
        </w:rPr>
        <w:object w:dxaOrig="1080" w:dyaOrig="400" w14:anchorId="4BA8BCC6">
          <v:shape id="_x0000_i1732" type="#_x0000_t75" style="width:54.9pt;height:20.15pt" o:ole="">
            <v:imagedata r:id="rId1366" o:title=""/>
          </v:shape>
          <o:OLEObject Type="Embed" ProgID="Equation.DSMT4" ShapeID="_x0000_i1732" DrawAspect="Content" ObjectID="_1852641629" r:id="rId1367"/>
        </w:object>
      </w:r>
    </w:p>
    <w:p w14:paraId="00496924" w14:textId="77777777" w:rsidR="00A25BFD" w:rsidRPr="00E244B2" w:rsidRDefault="00A25BFD" w:rsidP="00A25BFD">
      <w:pPr>
        <w:ind w:firstLine="480"/>
        <w:rPr>
          <w:color w:val="000000" w:themeColor="text1"/>
        </w:rPr>
      </w:pPr>
      <w:r w:rsidRPr="00E244B2">
        <w:rPr>
          <w:color w:val="000000" w:themeColor="text1"/>
        </w:rPr>
        <w:t>而检修状态要求：</w:t>
      </w:r>
    </w:p>
    <w:p w14:paraId="1B533D8E" w14:textId="1A84705F" w:rsidR="00A25BFD" w:rsidRPr="00E244B2" w:rsidRDefault="00A473EF" w:rsidP="00A473EF">
      <w:pPr>
        <w:ind w:firstLine="480"/>
        <w:jc w:val="center"/>
        <w:rPr>
          <w:color w:val="000000" w:themeColor="text1"/>
        </w:rPr>
      </w:pPr>
      <w:r w:rsidRPr="00E244B2">
        <w:rPr>
          <w:color w:val="000000" w:themeColor="text1"/>
          <w:position w:val="-14"/>
        </w:rPr>
        <w:object w:dxaOrig="960" w:dyaOrig="400" w14:anchorId="5CF44768">
          <v:shape id="_x0000_i1733" type="#_x0000_t75" style="width:49.4pt;height:20.15pt" o:ole="">
            <v:imagedata r:id="rId1368" o:title=""/>
          </v:shape>
          <o:OLEObject Type="Embed" ProgID="Equation.DSMT4" ShapeID="_x0000_i1733" DrawAspect="Content" ObjectID="_1852641630" r:id="rId1369"/>
        </w:object>
      </w:r>
    </w:p>
    <w:p w14:paraId="636D4242" w14:textId="77777777" w:rsidR="00A25BFD" w:rsidRPr="00E244B2" w:rsidRDefault="00A25BFD" w:rsidP="00A25BFD">
      <w:pPr>
        <w:ind w:firstLine="480"/>
        <w:rPr>
          <w:color w:val="000000" w:themeColor="text1"/>
        </w:rPr>
      </w:pPr>
      <w:r w:rsidRPr="00E244B2">
        <w:rPr>
          <w:color w:val="000000" w:themeColor="text1"/>
        </w:rPr>
        <w:t>此时功率下降量为：</w:t>
      </w:r>
    </w:p>
    <w:p w14:paraId="7193C5C0" w14:textId="06CB36C2" w:rsidR="00A25BFD" w:rsidRPr="00E244B2" w:rsidRDefault="00A473EF" w:rsidP="00A473EF">
      <w:pPr>
        <w:ind w:firstLine="480"/>
        <w:jc w:val="center"/>
        <w:rPr>
          <w:color w:val="000000" w:themeColor="text1"/>
        </w:rPr>
      </w:pPr>
      <w:r w:rsidRPr="00E244B2">
        <w:rPr>
          <w:color w:val="000000" w:themeColor="text1"/>
          <w:position w:val="-14"/>
        </w:rPr>
        <w:object w:dxaOrig="2340" w:dyaOrig="400" w14:anchorId="718C4C47">
          <v:shape id="_x0000_i1734" type="#_x0000_t75" style="width:117.75pt;height:20.15pt" o:ole="">
            <v:imagedata r:id="rId1370" o:title=""/>
          </v:shape>
          <o:OLEObject Type="Embed" ProgID="Equation.DSMT4" ShapeID="_x0000_i1734" DrawAspect="Content" ObjectID="_1852641631" r:id="rId1371"/>
        </w:object>
      </w:r>
    </w:p>
    <w:p w14:paraId="4D16468B" w14:textId="65D99D5C" w:rsidR="00A25BFD" w:rsidRPr="00E244B2" w:rsidRDefault="00A25BFD" w:rsidP="00A25BFD">
      <w:pPr>
        <w:ind w:firstLine="480"/>
        <w:rPr>
          <w:color w:val="000000" w:themeColor="text1"/>
        </w:rPr>
      </w:pPr>
      <w:r w:rsidRPr="00E244B2">
        <w:rPr>
          <w:color w:val="000000" w:themeColor="text1"/>
        </w:rPr>
        <w:t>该变化量可能远大于正常运行情况下允许的</w:t>
      </w:r>
      <w:r w:rsidR="004B465C" w:rsidRPr="00E244B2">
        <w:rPr>
          <w:color w:val="000000" w:themeColor="text1"/>
          <w:position w:val="-14"/>
        </w:rPr>
        <w:object w:dxaOrig="680" w:dyaOrig="400" w14:anchorId="168D9E00">
          <v:shape id="_x0000_i1735" type="#_x0000_t75" style="width:35.4pt;height:20.15pt" o:ole="">
            <v:imagedata r:id="rId1372" o:title=""/>
          </v:shape>
          <o:OLEObject Type="Embed" ProgID="Equation.DSMT4" ShapeID="_x0000_i1735" DrawAspect="Content" ObjectID="_1852641632" r:id="rId1373"/>
        </w:object>
      </w:r>
      <w:r w:rsidRPr="00E244B2">
        <w:rPr>
          <w:color w:val="000000" w:themeColor="text1"/>
        </w:rPr>
        <w:t>。因此，需要使正常爬坡约束仅在</w:t>
      </w:r>
      <w:r w:rsidRPr="00E244B2">
        <w:rPr>
          <w:b/>
          <w:bCs/>
          <w:color w:val="000000" w:themeColor="text1"/>
        </w:rPr>
        <w:t>相邻两个时段均处于非检修状态时生效</w:t>
      </w:r>
      <w:r w:rsidRPr="00E244B2">
        <w:rPr>
          <w:color w:val="000000" w:themeColor="text1"/>
        </w:rPr>
        <w:t>。</w:t>
      </w:r>
    </w:p>
    <w:p w14:paraId="400E6BF2" w14:textId="32A3E3D4" w:rsidR="00381E42" w:rsidRPr="00E244B2" w:rsidRDefault="004B465C" w:rsidP="00381E42">
      <w:pPr>
        <w:ind w:firstLine="480"/>
        <w:rPr>
          <w:color w:val="000000" w:themeColor="text1"/>
        </w:rPr>
      </w:pPr>
      <w:r w:rsidRPr="00E244B2">
        <w:rPr>
          <w:color w:val="000000" w:themeColor="text1"/>
        </w:rPr>
        <w:t>为此，引入大</w:t>
      </w:r>
      <w:r w:rsidRPr="00E244B2">
        <w:rPr>
          <w:i/>
          <w:iCs/>
          <w:color w:val="000000" w:themeColor="text1"/>
        </w:rPr>
        <w:t>M</w:t>
      </w:r>
      <w:r w:rsidRPr="00E244B2">
        <w:rPr>
          <w:color w:val="000000" w:themeColor="text1"/>
        </w:rPr>
        <w:t>方法，将检修状态参数嵌入爬坡约束。</w:t>
      </w:r>
      <w:r w:rsidR="00610C82" w:rsidRPr="00E244B2">
        <w:rPr>
          <w:color w:val="000000" w:themeColor="text1"/>
        </w:rPr>
        <w:t>则核电机组向上爬坡约束修改为：</w:t>
      </w:r>
    </w:p>
    <w:p w14:paraId="0CB43D60" w14:textId="44BB2270" w:rsidR="00381E42" w:rsidRPr="00E244B2" w:rsidRDefault="00610C82" w:rsidP="00610C82">
      <w:pPr>
        <w:ind w:firstLine="480"/>
        <w:jc w:val="center"/>
        <w:rPr>
          <w:color w:val="000000" w:themeColor="text1"/>
        </w:rPr>
      </w:pPr>
      <w:r w:rsidRPr="00E244B2">
        <w:rPr>
          <w:color w:val="000000" w:themeColor="text1"/>
          <w:position w:val="-16"/>
        </w:rPr>
        <w:object w:dxaOrig="4520" w:dyaOrig="440" w14:anchorId="5A30076C">
          <v:shape id="_x0000_i1736" type="#_x0000_t75" style="width:223.95pt;height:21.95pt" o:ole="">
            <v:imagedata r:id="rId1374" o:title=""/>
          </v:shape>
          <o:OLEObject Type="Embed" ProgID="Equation.DSMT4" ShapeID="_x0000_i1736" DrawAspect="Content" ObjectID="_1852641633" r:id="rId1375"/>
        </w:object>
      </w:r>
    </w:p>
    <w:p w14:paraId="04E506D7" w14:textId="51D17FB0" w:rsidR="00381E42" w:rsidRPr="00E244B2" w:rsidRDefault="00967905" w:rsidP="00381E42">
      <w:pPr>
        <w:ind w:firstLine="480"/>
        <w:rPr>
          <w:color w:val="000000" w:themeColor="text1"/>
        </w:rPr>
      </w:pPr>
      <w:r w:rsidRPr="00E244B2">
        <w:rPr>
          <w:color w:val="000000" w:themeColor="text1"/>
        </w:rPr>
        <w:t>核电机组向下爬坡约束为：</w:t>
      </w:r>
    </w:p>
    <w:p w14:paraId="0B8DC6B4" w14:textId="1A503546" w:rsidR="00381E42" w:rsidRPr="00E244B2" w:rsidRDefault="00CD06F5" w:rsidP="00814F0E">
      <w:pPr>
        <w:ind w:firstLine="480"/>
        <w:jc w:val="center"/>
        <w:rPr>
          <w:color w:val="000000" w:themeColor="text1"/>
        </w:rPr>
      </w:pPr>
      <w:r w:rsidRPr="00E244B2">
        <w:rPr>
          <w:color w:val="000000" w:themeColor="text1"/>
          <w:position w:val="-16"/>
        </w:rPr>
        <w:object w:dxaOrig="4500" w:dyaOrig="440" w14:anchorId="42DFDE3C">
          <v:shape id="_x0000_i1737" type="#_x0000_t75" style="width:223.3pt;height:21.95pt" o:ole="">
            <v:imagedata r:id="rId1376" o:title=""/>
          </v:shape>
          <o:OLEObject Type="Embed" ProgID="Equation.DSMT4" ShapeID="_x0000_i1737" DrawAspect="Content" ObjectID="_1852641634" r:id="rId1377"/>
        </w:object>
      </w:r>
    </w:p>
    <w:p w14:paraId="3FEEF36B" w14:textId="7FF574CC" w:rsidR="00CD06F5" w:rsidRPr="00E244B2" w:rsidRDefault="005D6757" w:rsidP="00381E42">
      <w:pPr>
        <w:ind w:firstLine="480"/>
        <w:rPr>
          <w:color w:val="000000" w:themeColor="text1"/>
        </w:rPr>
      </w:pPr>
      <w:r w:rsidRPr="00E244B2">
        <w:rPr>
          <w:rFonts w:hint="eastAsia"/>
          <w:color w:val="000000" w:themeColor="text1"/>
        </w:rPr>
        <w:t>例如：</w:t>
      </w:r>
      <w:r w:rsidR="00182906" w:rsidRPr="00E244B2">
        <w:rPr>
          <w:color w:val="000000" w:themeColor="text1"/>
        </w:rPr>
        <w:t>机组由正常运行进入检修</w:t>
      </w:r>
    </w:p>
    <w:p w14:paraId="374C3552" w14:textId="77777777" w:rsidR="00182906" w:rsidRPr="00E244B2" w:rsidRDefault="00182906" w:rsidP="00182906">
      <w:pPr>
        <w:ind w:firstLine="480"/>
        <w:rPr>
          <w:color w:val="000000" w:themeColor="text1"/>
        </w:rPr>
      </w:pPr>
      <w:r w:rsidRPr="00E244B2">
        <w:rPr>
          <w:color w:val="000000" w:themeColor="text1"/>
        </w:rPr>
        <w:t>当：</w:t>
      </w:r>
    </w:p>
    <w:p w14:paraId="01A66D40" w14:textId="0A5CF4B5" w:rsidR="00182906" w:rsidRPr="00E244B2" w:rsidRDefault="00182906" w:rsidP="00182906">
      <w:pPr>
        <w:ind w:firstLine="480"/>
        <w:jc w:val="center"/>
        <w:rPr>
          <w:color w:val="000000" w:themeColor="text1"/>
        </w:rPr>
      </w:pPr>
      <w:r w:rsidRPr="00E244B2">
        <w:rPr>
          <w:color w:val="000000" w:themeColor="text1"/>
          <w:position w:val="-14"/>
        </w:rPr>
        <w:object w:dxaOrig="2120" w:dyaOrig="400" w14:anchorId="63D7C97B">
          <v:shape id="_x0000_i1738" type="#_x0000_t75" style="width:107.4pt;height:20.15pt" o:ole="">
            <v:imagedata r:id="rId1378" o:title=""/>
          </v:shape>
          <o:OLEObject Type="Embed" ProgID="Equation.DSMT4" ShapeID="_x0000_i1738" DrawAspect="Content" ObjectID="_1852641635" r:id="rId1379"/>
        </w:object>
      </w:r>
    </w:p>
    <w:p w14:paraId="68B9D749" w14:textId="590D588B" w:rsidR="00182906" w:rsidRPr="00E244B2" w:rsidRDefault="00182906" w:rsidP="00182906">
      <w:pPr>
        <w:ind w:firstLine="480"/>
        <w:rPr>
          <w:color w:val="000000" w:themeColor="text1"/>
        </w:rPr>
      </w:pPr>
      <w:r w:rsidRPr="00E244B2">
        <w:rPr>
          <w:color w:val="000000" w:themeColor="text1"/>
        </w:rPr>
        <w:t>时，大</w:t>
      </w:r>
      <w:r w:rsidRPr="00E244B2">
        <w:rPr>
          <w:color w:val="000000" w:themeColor="text1"/>
        </w:rPr>
        <w:t>M</w:t>
      </w:r>
      <w:r w:rsidRPr="00E244B2">
        <w:rPr>
          <w:color w:val="000000" w:themeColor="text1"/>
        </w:rPr>
        <w:t>项为：</w:t>
      </w:r>
    </w:p>
    <w:p w14:paraId="3C84FDB6" w14:textId="3AC2E425" w:rsidR="00182906" w:rsidRPr="00E244B2" w:rsidRDefault="00182906" w:rsidP="00182906">
      <w:pPr>
        <w:ind w:firstLine="480"/>
        <w:jc w:val="center"/>
        <w:rPr>
          <w:color w:val="000000" w:themeColor="text1"/>
        </w:rPr>
      </w:pPr>
      <w:r w:rsidRPr="00E244B2">
        <w:rPr>
          <w:color w:val="000000" w:themeColor="text1"/>
          <w:position w:val="-10"/>
        </w:rPr>
        <w:object w:dxaOrig="1380" w:dyaOrig="320" w14:anchorId="0E135CB6">
          <v:shape id="_x0000_i1739" type="#_x0000_t75" style="width:68.35pt;height:15.85pt" o:ole="">
            <v:imagedata r:id="rId1380" o:title=""/>
          </v:shape>
          <o:OLEObject Type="Embed" ProgID="Equation.DSMT4" ShapeID="_x0000_i1739" DrawAspect="Content" ObjectID="_1852641636" r:id="rId1381"/>
        </w:object>
      </w:r>
    </w:p>
    <w:p w14:paraId="55060D87" w14:textId="77777777" w:rsidR="00182906" w:rsidRPr="00E244B2" w:rsidRDefault="00182906" w:rsidP="00182906">
      <w:pPr>
        <w:ind w:firstLine="480"/>
        <w:rPr>
          <w:color w:val="000000" w:themeColor="text1"/>
        </w:rPr>
      </w:pPr>
      <w:r w:rsidRPr="00E244B2">
        <w:rPr>
          <w:color w:val="000000" w:themeColor="text1"/>
        </w:rPr>
        <w:t>向下爬坡约束变为：</w:t>
      </w:r>
    </w:p>
    <w:p w14:paraId="6441C8C9" w14:textId="03618A9C" w:rsidR="00182906" w:rsidRPr="00E244B2" w:rsidRDefault="00182906" w:rsidP="00182906">
      <w:pPr>
        <w:ind w:firstLine="480"/>
        <w:jc w:val="center"/>
        <w:rPr>
          <w:color w:val="000000" w:themeColor="text1"/>
        </w:rPr>
      </w:pPr>
      <w:r w:rsidRPr="00E244B2">
        <w:rPr>
          <w:color w:val="000000" w:themeColor="text1"/>
          <w:position w:val="-14"/>
        </w:rPr>
        <w:object w:dxaOrig="2799" w:dyaOrig="400" w14:anchorId="61FDE1BF">
          <v:shape id="_x0000_i1740" type="#_x0000_t75" style="width:139.1pt;height:20.15pt" o:ole="">
            <v:imagedata r:id="rId1382" o:title=""/>
          </v:shape>
          <o:OLEObject Type="Embed" ProgID="Equation.DSMT4" ShapeID="_x0000_i1740" DrawAspect="Content" ObjectID="_1852641637" r:id="rId1383"/>
        </w:object>
      </w:r>
    </w:p>
    <w:p w14:paraId="4AC0B191" w14:textId="42C155DC" w:rsidR="00182906" w:rsidRPr="00E244B2" w:rsidRDefault="00182906" w:rsidP="00182906">
      <w:pPr>
        <w:ind w:firstLine="480"/>
        <w:rPr>
          <w:color w:val="000000" w:themeColor="text1"/>
        </w:rPr>
      </w:pPr>
      <w:r w:rsidRPr="00E244B2">
        <w:rPr>
          <w:color w:val="000000" w:themeColor="text1"/>
        </w:rPr>
        <w:t>由于</w:t>
      </w:r>
      <w:r w:rsidRPr="00E244B2">
        <w:rPr>
          <w:i/>
          <w:iCs/>
          <w:color w:val="000000" w:themeColor="text1"/>
        </w:rPr>
        <w:t>M</w:t>
      </w:r>
      <w:r w:rsidRPr="00E244B2">
        <w:rPr>
          <w:color w:val="000000" w:themeColor="text1"/>
        </w:rPr>
        <w:t>足够大，该约束实际上不再限制机组从正常出力直接降低至检修状态下的零出力。</w:t>
      </w:r>
    </w:p>
    <w:p w14:paraId="5D68ECC1" w14:textId="77777777" w:rsidR="00182906" w:rsidRPr="00E244B2" w:rsidRDefault="00182906" w:rsidP="00182906">
      <w:pPr>
        <w:ind w:firstLine="480"/>
        <w:rPr>
          <w:color w:val="000000" w:themeColor="text1"/>
        </w:rPr>
      </w:pPr>
      <w:r w:rsidRPr="00E244B2">
        <w:rPr>
          <w:color w:val="000000" w:themeColor="text1"/>
        </w:rPr>
        <w:t>而由检修状态输入约束：</w:t>
      </w:r>
    </w:p>
    <w:p w14:paraId="1D4F833B" w14:textId="01FE12E1" w:rsidR="00182906" w:rsidRPr="00E244B2" w:rsidRDefault="007E5F45" w:rsidP="007E5F45">
      <w:pPr>
        <w:ind w:firstLine="480"/>
        <w:jc w:val="center"/>
        <w:rPr>
          <w:color w:val="000000" w:themeColor="text1"/>
        </w:rPr>
      </w:pPr>
      <w:r w:rsidRPr="00E244B2">
        <w:rPr>
          <w:color w:val="000000" w:themeColor="text1"/>
          <w:position w:val="-14"/>
        </w:rPr>
        <w:object w:dxaOrig="1680" w:dyaOrig="400" w14:anchorId="74D5B462">
          <v:shape id="_x0000_i1741" type="#_x0000_t75" style="width:83pt;height:20.15pt" o:ole="">
            <v:imagedata r:id="rId1384" o:title=""/>
          </v:shape>
          <o:OLEObject Type="Embed" ProgID="Equation.DSMT4" ShapeID="_x0000_i1741" DrawAspect="Content" ObjectID="_1852641638" r:id="rId1385"/>
        </w:object>
      </w:r>
    </w:p>
    <w:p w14:paraId="0E6A1D1E" w14:textId="77777777" w:rsidR="00182906" w:rsidRPr="00E244B2" w:rsidRDefault="00182906" w:rsidP="00182906">
      <w:pPr>
        <w:ind w:firstLine="480"/>
        <w:rPr>
          <w:color w:val="000000" w:themeColor="text1"/>
        </w:rPr>
      </w:pPr>
      <w:r w:rsidRPr="00E244B2">
        <w:rPr>
          <w:color w:val="000000" w:themeColor="text1"/>
        </w:rPr>
        <w:t>可知：</w:t>
      </w:r>
    </w:p>
    <w:p w14:paraId="17EBC199" w14:textId="70CE2CD0" w:rsidR="00182906" w:rsidRPr="00E244B2" w:rsidRDefault="007E5F45" w:rsidP="007E5F45">
      <w:pPr>
        <w:ind w:firstLine="480"/>
        <w:jc w:val="center"/>
        <w:rPr>
          <w:color w:val="000000" w:themeColor="text1"/>
        </w:rPr>
      </w:pPr>
      <w:r w:rsidRPr="00E244B2">
        <w:rPr>
          <w:color w:val="000000" w:themeColor="text1"/>
          <w:position w:val="-14"/>
        </w:rPr>
        <w:object w:dxaOrig="2180" w:dyaOrig="400" w14:anchorId="1C9AB5BF">
          <v:shape id="_x0000_i1742" type="#_x0000_t75" style="width:108.6pt;height:20.15pt" o:ole="">
            <v:imagedata r:id="rId1386" o:title=""/>
          </v:shape>
          <o:OLEObject Type="Embed" ProgID="Equation.DSMT4" ShapeID="_x0000_i1742" DrawAspect="Content" ObjectID="_1852641639" r:id="rId1387"/>
        </w:object>
      </w:r>
    </w:p>
    <w:p w14:paraId="4A6EB8D0" w14:textId="77777777" w:rsidR="00182906" w:rsidRPr="00E244B2" w:rsidRDefault="00182906" w:rsidP="00182906">
      <w:pPr>
        <w:ind w:firstLine="480"/>
        <w:rPr>
          <w:color w:val="000000" w:themeColor="text1"/>
        </w:rPr>
      </w:pPr>
      <w:r w:rsidRPr="00E244B2">
        <w:rPr>
          <w:color w:val="000000" w:themeColor="text1"/>
        </w:rPr>
        <w:t>进一步由出力上下限约束得到：</w:t>
      </w:r>
    </w:p>
    <w:p w14:paraId="14B4E02D" w14:textId="5738E24C" w:rsidR="00182906" w:rsidRPr="00E244B2" w:rsidRDefault="007E5F45" w:rsidP="007E5F45">
      <w:pPr>
        <w:ind w:firstLine="480"/>
        <w:jc w:val="center"/>
        <w:rPr>
          <w:color w:val="000000" w:themeColor="text1"/>
        </w:rPr>
      </w:pPr>
      <w:r w:rsidRPr="00E244B2">
        <w:rPr>
          <w:color w:val="000000" w:themeColor="text1"/>
          <w:position w:val="-14"/>
        </w:rPr>
        <w:object w:dxaOrig="960" w:dyaOrig="400" w14:anchorId="067F009B">
          <v:shape id="_x0000_i1743" type="#_x0000_t75" style="width:49.4pt;height:20.15pt" o:ole="">
            <v:imagedata r:id="rId1388" o:title=""/>
          </v:shape>
          <o:OLEObject Type="Embed" ProgID="Equation.DSMT4" ShapeID="_x0000_i1743" DrawAspect="Content" ObjectID="_1852641640" r:id="rId1389"/>
        </w:object>
      </w:r>
    </w:p>
    <w:p w14:paraId="7A08E54D" w14:textId="77777777" w:rsidR="00182906" w:rsidRPr="00E244B2" w:rsidRDefault="00182906" w:rsidP="00182906">
      <w:pPr>
        <w:ind w:firstLine="480"/>
        <w:rPr>
          <w:color w:val="000000" w:themeColor="text1"/>
        </w:rPr>
      </w:pPr>
      <w:r w:rsidRPr="00E244B2">
        <w:rPr>
          <w:color w:val="000000" w:themeColor="text1"/>
        </w:rPr>
        <w:t>因此，机组能够按照输入的既定检修计划直接停运，而不会受到正常向下爬坡约束的限制。</w:t>
      </w:r>
    </w:p>
    <w:p w14:paraId="263EC7EA" w14:textId="021F940E" w:rsidR="00CD06F5" w:rsidRPr="00E244B2" w:rsidRDefault="001B5839" w:rsidP="00381E42">
      <w:pPr>
        <w:ind w:firstLine="480"/>
        <w:rPr>
          <w:color w:val="000000" w:themeColor="text1"/>
        </w:rPr>
      </w:pPr>
      <w:r w:rsidRPr="00E244B2">
        <w:rPr>
          <w:rFonts w:hint="eastAsia"/>
          <w:color w:val="000000" w:themeColor="text1"/>
        </w:rPr>
        <w:t>整个流程</w:t>
      </w:r>
      <w:r w:rsidR="000126CC" w:rsidRPr="00E244B2">
        <w:rPr>
          <w:rFonts w:hint="eastAsia"/>
          <w:color w:val="000000" w:themeColor="text1"/>
        </w:rPr>
        <w:t>即</w:t>
      </w:r>
      <w:r w:rsidRPr="00E244B2">
        <w:rPr>
          <w:rFonts w:hint="eastAsia"/>
          <w:color w:val="000000" w:themeColor="text1"/>
        </w:rPr>
        <w:t>：</w:t>
      </w:r>
    </w:p>
    <w:tbl>
      <w:tblPr>
        <w:tblStyle w:val="a4"/>
        <w:tblW w:w="0" w:type="auto"/>
        <w:tblLook w:val="04A0" w:firstRow="1" w:lastRow="0" w:firstColumn="1" w:lastColumn="0" w:noHBand="0" w:noVBand="1"/>
      </w:tblPr>
      <w:tblGrid>
        <w:gridCol w:w="2074"/>
        <w:gridCol w:w="2074"/>
        <w:gridCol w:w="2074"/>
        <w:gridCol w:w="2074"/>
      </w:tblGrid>
      <w:tr w:rsidR="00035BE3" w:rsidRPr="00E244B2" w14:paraId="4799F767" w14:textId="77777777" w:rsidTr="00110565">
        <w:tc>
          <w:tcPr>
            <w:tcW w:w="2074" w:type="dxa"/>
            <w:vAlign w:val="center"/>
          </w:tcPr>
          <w:p w14:paraId="2698A4FF" w14:textId="3ECC8877" w:rsidR="00035BE3" w:rsidRPr="00E244B2" w:rsidRDefault="007532F2" w:rsidP="00166A8B">
            <w:pPr>
              <w:pStyle w:val="a8"/>
              <w:rPr>
                <w:color w:val="000000" w:themeColor="text1"/>
              </w:rPr>
            </w:pPr>
            <w:r w:rsidRPr="00E244B2">
              <w:rPr>
                <w:color w:val="000000" w:themeColor="text1"/>
              </w:rPr>
              <w:object w:dxaOrig="440" w:dyaOrig="279" w14:anchorId="5FCEF379">
                <v:shape id="_x0000_i1744" type="#_x0000_t75" style="width:21.95pt;height:12.8pt" o:ole="">
                  <v:imagedata r:id="rId1390" o:title=""/>
                </v:shape>
                <o:OLEObject Type="Embed" ProgID="Equation.DSMT4" ShapeID="_x0000_i1744" DrawAspect="Content" ObjectID="_1852641641" r:id="rId1391"/>
              </w:object>
            </w:r>
            <w:r w:rsidR="00035BE3" w:rsidRPr="00E244B2">
              <w:rPr>
                <w:color w:val="000000" w:themeColor="text1"/>
              </w:rPr>
              <w:t>时段</w:t>
            </w:r>
          </w:p>
        </w:tc>
        <w:tc>
          <w:tcPr>
            <w:tcW w:w="2074" w:type="dxa"/>
            <w:vAlign w:val="center"/>
          </w:tcPr>
          <w:p w14:paraId="48FE94BE" w14:textId="703013AC" w:rsidR="00035BE3" w:rsidRPr="00E244B2" w:rsidRDefault="007532F2" w:rsidP="00166A8B">
            <w:pPr>
              <w:pStyle w:val="a8"/>
              <w:rPr>
                <w:color w:val="000000" w:themeColor="text1"/>
              </w:rPr>
            </w:pPr>
            <w:r w:rsidRPr="00E244B2">
              <w:rPr>
                <w:color w:val="000000" w:themeColor="text1"/>
              </w:rPr>
              <w:object w:dxaOrig="139" w:dyaOrig="240" w14:anchorId="7A976FB1">
                <v:shape id="_x0000_i1745" type="#_x0000_t75" style="width:6.7pt;height:11pt" o:ole="">
                  <v:imagedata r:id="rId1392" o:title=""/>
                </v:shape>
                <o:OLEObject Type="Embed" ProgID="Equation.DSMT4" ShapeID="_x0000_i1745" DrawAspect="Content" ObjectID="_1852641642" r:id="rId1393"/>
              </w:object>
            </w:r>
            <w:r w:rsidR="00035BE3" w:rsidRPr="00E244B2">
              <w:rPr>
                <w:color w:val="000000" w:themeColor="text1"/>
              </w:rPr>
              <w:t>时段</w:t>
            </w:r>
          </w:p>
        </w:tc>
        <w:tc>
          <w:tcPr>
            <w:tcW w:w="2074" w:type="dxa"/>
            <w:vAlign w:val="center"/>
          </w:tcPr>
          <w:p w14:paraId="699D0926" w14:textId="0A6AAB1D" w:rsidR="00035BE3" w:rsidRPr="00E244B2" w:rsidRDefault="00035BE3" w:rsidP="00166A8B">
            <w:pPr>
              <w:pStyle w:val="a8"/>
              <w:rPr>
                <w:color w:val="000000" w:themeColor="text1"/>
              </w:rPr>
            </w:pPr>
            <w:r w:rsidRPr="00E244B2">
              <w:rPr>
                <w:color w:val="000000" w:themeColor="text1"/>
              </w:rPr>
              <w:t>检修参数</w:t>
            </w:r>
          </w:p>
        </w:tc>
        <w:tc>
          <w:tcPr>
            <w:tcW w:w="2074" w:type="dxa"/>
            <w:vAlign w:val="center"/>
          </w:tcPr>
          <w:p w14:paraId="4874E5A0" w14:textId="39333C65" w:rsidR="00035BE3" w:rsidRPr="00E244B2" w:rsidRDefault="00035BE3" w:rsidP="00166A8B">
            <w:pPr>
              <w:pStyle w:val="a8"/>
              <w:rPr>
                <w:color w:val="000000" w:themeColor="text1"/>
              </w:rPr>
            </w:pPr>
            <w:r w:rsidRPr="00E244B2">
              <w:rPr>
                <w:color w:val="000000" w:themeColor="text1"/>
              </w:rPr>
              <w:t>爬坡约束作用</w:t>
            </w:r>
          </w:p>
        </w:tc>
      </w:tr>
      <w:tr w:rsidR="00035BE3" w:rsidRPr="00E244B2" w14:paraId="292CA39C" w14:textId="77777777" w:rsidTr="00110565">
        <w:tc>
          <w:tcPr>
            <w:tcW w:w="2074" w:type="dxa"/>
            <w:vAlign w:val="center"/>
          </w:tcPr>
          <w:p w14:paraId="78B500CF" w14:textId="7DA0C5C1" w:rsidR="00035BE3" w:rsidRPr="00E244B2" w:rsidRDefault="00035BE3" w:rsidP="00166A8B">
            <w:pPr>
              <w:pStyle w:val="a8"/>
              <w:rPr>
                <w:color w:val="000000" w:themeColor="text1"/>
              </w:rPr>
            </w:pPr>
            <w:r w:rsidRPr="00E244B2">
              <w:rPr>
                <w:color w:val="000000" w:themeColor="text1"/>
              </w:rPr>
              <w:t>正常</w:t>
            </w:r>
          </w:p>
        </w:tc>
        <w:tc>
          <w:tcPr>
            <w:tcW w:w="2074" w:type="dxa"/>
            <w:vAlign w:val="center"/>
          </w:tcPr>
          <w:p w14:paraId="52ECEF99" w14:textId="1BCF7FDE" w:rsidR="00035BE3" w:rsidRPr="00E244B2" w:rsidRDefault="00035BE3" w:rsidP="00166A8B">
            <w:pPr>
              <w:pStyle w:val="a8"/>
              <w:rPr>
                <w:color w:val="000000" w:themeColor="text1"/>
              </w:rPr>
            </w:pPr>
            <w:r w:rsidRPr="00E244B2">
              <w:rPr>
                <w:color w:val="000000" w:themeColor="text1"/>
              </w:rPr>
              <w:t>正常</w:t>
            </w:r>
          </w:p>
        </w:tc>
        <w:tc>
          <w:tcPr>
            <w:tcW w:w="2074" w:type="dxa"/>
            <w:vAlign w:val="center"/>
          </w:tcPr>
          <w:p w14:paraId="66B097B9" w14:textId="776D4D07" w:rsidR="00035BE3" w:rsidRPr="00E244B2" w:rsidRDefault="00035BE3" w:rsidP="00166A8B">
            <w:pPr>
              <w:pStyle w:val="a8"/>
              <w:rPr>
                <w:color w:val="000000" w:themeColor="text1"/>
              </w:rPr>
            </w:pPr>
            <w:r w:rsidRPr="00E244B2">
              <w:rPr>
                <w:color w:val="000000" w:themeColor="text1"/>
              </w:rPr>
              <w:t>(0,0)</w:t>
            </w:r>
          </w:p>
        </w:tc>
        <w:tc>
          <w:tcPr>
            <w:tcW w:w="2074" w:type="dxa"/>
            <w:vAlign w:val="center"/>
          </w:tcPr>
          <w:p w14:paraId="1FB97790" w14:textId="150EAEA1" w:rsidR="00035BE3" w:rsidRPr="00E244B2" w:rsidRDefault="00035BE3" w:rsidP="00166A8B">
            <w:pPr>
              <w:pStyle w:val="a8"/>
              <w:rPr>
                <w:color w:val="000000" w:themeColor="text1"/>
              </w:rPr>
            </w:pPr>
            <w:r w:rsidRPr="00E244B2">
              <w:rPr>
                <w:color w:val="000000" w:themeColor="text1"/>
              </w:rPr>
              <w:t>正常生效</w:t>
            </w:r>
          </w:p>
        </w:tc>
      </w:tr>
      <w:tr w:rsidR="00035BE3" w:rsidRPr="00E244B2" w14:paraId="39DFDB09" w14:textId="77777777" w:rsidTr="00110565">
        <w:tc>
          <w:tcPr>
            <w:tcW w:w="2074" w:type="dxa"/>
            <w:vAlign w:val="center"/>
          </w:tcPr>
          <w:p w14:paraId="308D5869" w14:textId="6F4E06F7" w:rsidR="00035BE3" w:rsidRPr="00E244B2" w:rsidRDefault="00035BE3" w:rsidP="00166A8B">
            <w:pPr>
              <w:pStyle w:val="a8"/>
              <w:rPr>
                <w:color w:val="000000" w:themeColor="text1"/>
              </w:rPr>
            </w:pPr>
            <w:r w:rsidRPr="00E244B2">
              <w:rPr>
                <w:color w:val="000000" w:themeColor="text1"/>
              </w:rPr>
              <w:t>正常</w:t>
            </w:r>
          </w:p>
        </w:tc>
        <w:tc>
          <w:tcPr>
            <w:tcW w:w="2074" w:type="dxa"/>
            <w:vAlign w:val="center"/>
          </w:tcPr>
          <w:p w14:paraId="39858B96" w14:textId="1F6E3695" w:rsidR="00035BE3" w:rsidRPr="00E244B2" w:rsidRDefault="00035BE3" w:rsidP="00166A8B">
            <w:pPr>
              <w:pStyle w:val="a8"/>
              <w:rPr>
                <w:color w:val="000000" w:themeColor="text1"/>
              </w:rPr>
            </w:pPr>
            <w:r w:rsidRPr="00E244B2">
              <w:rPr>
                <w:color w:val="000000" w:themeColor="text1"/>
              </w:rPr>
              <w:t>检修</w:t>
            </w:r>
          </w:p>
        </w:tc>
        <w:tc>
          <w:tcPr>
            <w:tcW w:w="2074" w:type="dxa"/>
            <w:vAlign w:val="center"/>
          </w:tcPr>
          <w:p w14:paraId="5348D25B" w14:textId="6DADCE07" w:rsidR="00035BE3" w:rsidRPr="00E244B2" w:rsidRDefault="00035BE3" w:rsidP="00166A8B">
            <w:pPr>
              <w:pStyle w:val="a8"/>
              <w:rPr>
                <w:color w:val="000000" w:themeColor="text1"/>
              </w:rPr>
            </w:pPr>
            <w:r w:rsidRPr="00E244B2">
              <w:rPr>
                <w:color w:val="000000" w:themeColor="text1"/>
              </w:rPr>
              <w:t>(0,1)</w:t>
            </w:r>
          </w:p>
        </w:tc>
        <w:tc>
          <w:tcPr>
            <w:tcW w:w="2074" w:type="dxa"/>
            <w:vAlign w:val="center"/>
          </w:tcPr>
          <w:p w14:paraId="2BBAD73C" w14:textId="7F98B99D" w:rsidR="00035BE3" w:rsidRPr="00E244B2" w:rsidRDefault="00035BE3" w:rsidP="00166A8B">
            <w:pPr>
              <w:pStyle w:val="a8"/>
              <w:rPr>
                <w:color w:val="000000" w:themeColor="text1"/>
              </w:rPr>
            </w:pPr>
            <w:r w:rsidRPr="00E244B2">
              <w:rPr>
                <w:color w:val="000000" w:themeColor="text1"/>
              </w:rPr>
              <w:t>放松，允许进入检修</w:t>
            </w:r>
          </w:p>
        </w:tc>
      </w:tr>
      <w:tr w:rsidR="00035BE3" w:rsidRPr="00E244B2" w14:paraId="1FD4F661" w14:textId="77777777" w:rsidTr="00110565">
        <w:tc>
          <w:tcPr>
            <w:tcW w:w="2074" w:type="dxa"/>
            <w:vAlign w:val="center"/>
          </w:tcPr>
          <w:p w14:paraId="5BE2B19F" w14:textId="2115C3BC" w:rsidR="00035BE3" w:rsidRPr="00E244B2" w:rsidRDefault="00035BE3" w:rsidP="00166A8B">
            <w:pPr>
              <w:pStyle w:val="a8"/>
              <w:rPr>
                <w:color w:val="000000" w:themeColor="text1"/>
              </w:rPr>
            </w:pPr>
            <w:r w:rsidRPr="00E244B2">
              <w:rPr>
                <w:color w:val="000000" w:themeColor="text1"/>
              </w:rPr>
              <w:t>检修</w:t>
            </w:r>
          </w:p>
        </w:tc>
        <w:tc>
          <w:tcPr>
            <w:tcW w:w="2074" w:type="dxa"/>
            <w:vAlign w:val="center"/>
          </w:tcPr>
          <w:p w14:paraId="22C51A4C" w14:textId="5B02B4F9" w:rsidR="00035BE3" w:rsidRPr="00E244B2" w:rsidRDefault="00035BE3" w:rsidP="00166A8B">
            <w:pPr>
              <w:pStyle w:val="a8"/>
              <w:rPr>
                <w:color w:val="000000" w:themeColor="text1"/>
              </w:rPr>
            </w:pPr>
            <w:r w:rsidRPr="00E244B2">
              <w:rPr>
                <w:color w:val="000000" w:themeColor="text1"/>
              </w:rPr>
              <w:t>正常</w:t>
            </w:r>
          </w:p>
        </w:tc>
        <w:tc>
          <w:tcPr>
            <w:tcW w:w="2074" w:type="dxa"/>
            <w:vAlign w:val="center"/>
          </w:tcPr>
          <w:p w14:paraId="7E8EA0E9" w14:textId="25E627B8" w:rsidR="00035BE3" w:rsidRPr="00E244B2" w:rsidRDefault="00035BE3" w:rsidP="00166A8B">
            <w:pPr>
              <w:pStyle w:val="a8"/>
              <w:rPr>
                <w:color w:val="000000" w:themeColor="text1"/>
              </w:rPr>
            </w:pPr>
            <w:r w:rsidRPr="00E244B2">
              <w:rPr>
                <w:color w:val="000000" w:themeColor="text1"/>
              </w:rPr>
              <w:t>(1,0)</w:t>
            </w:r>
          </w:p>
        </w:tc>
        <w:tc>
          <w:tcPr>
            <w:tcW w:w="2074" w:type="dxa"/>
            <w:vAlign w:val="center"/>
          </w:tcPr>
          <w:p w14:paraId="40BFF98A" w14:textId="31064EF6" w:rsidR="00035BE3" w:rsidRPr="00E244B2" w:rsidRDefault="00035BE3" w:rsidP="00166A8B">
            <w:pPr>
              <w:pStyle w:val="a8"/>
              <w:rPr>
                <w:color w:val="000000" w:themeColor="text1"/>
              </w:rPr>
            </w:pPr>
            <w:r w:rsidRPr="00E244B2">
              <w:rPr>
                <w:color w:val="000000" w:themeColor="text1"/>
              </w:rPr>
              <w:t>放松，允许检修后恢复</w:t>
            </w:r>
          </w:p>
        </w:tc>
      </w:tr>
      <w:tr w:rsidR="00035BE3" w:rsidRPr="00E244B2" w14:paraId="0200FE4C" w14:textId="77777777" w:rsidTr="00110565">
        <w:tc>
          <w:tcPr>
            <w:tcW w:w="2074" w:type="dxa"/>
            <w:vAlign w:val="center"/>
          </w:tcPr>
          <w:p w14:paraId="03F874C8" w14:textId="5A0FF89A" w:rsidR="00035BE3" w:rsidRPr="00E244B2" w:rsidRDefault="00035BE3" w:rsidP="00166A8B">
            <w:pPr>
              <w:pStyle w:val="a8"/>
              <w:rPr>
                <w:color w:val="000000" w:themeColor="text1"/>
              </w:rPr>
            </w:pPr>
            <w:r w:rsidRPr="00E244B2">
              <w:rPr>
                <w:color w:val="000000" w:themeColor="text1"/>
              </w:rPr>
              <w:t>检修</w:t>
            </w:r>
          </w:p>
        </w:tc>
        <w:tc>
          <w:tcPr>
            <w:tcW w:w="2074" w:type="dxa"/>
            <w:vAlign w:val="center"/>
          </w:tcPr>
          <w:p w14:paraId="6DA4D0E1" w14:textId="31C0FF7E" w:rsidR="00035BE3" w:rsidRPr="00E244B2" w:rsidRDefault="00035BE3" w:rsidP="00166A8B">
            <w:pPr>
              <w:pStyle w:val="a8"/>
              <w:rPr>
                <w:color w:val="000000" w:themeColor="text1"/>
              </w:rPr>
            </w:pPr>
            <w:r w:rsidRPr="00E244B2">
              <w:rPr>
                <w:color w:val="000000" w:themeColor="text1"/>
              </w:rPr>
              <w:t>检修</w:t>
            </w:r>
          </w:p>
        </w:tc>
        <w:tc>
          <w:tcPr>
            <w:tcW w:w="2074" w:type="dxa"/>
            <w:vAlign w:val="center"/>
          </w:tcPr>
          <w:p w14:paraId="66EE38BA" w14:textId="3B362A96" w:rsidR="00035BE3" w:rsidRPr="00E244B2" w:rsidRDefault="00035BE3" w:rsidP="00166A8B">
            <w:pPr>
              <w:pStyle w:val="a8"/>
              <w:rPr>
                <w:color w:val="000000" w:themeColor="text1"/>
              </w:rPr>
            </w:pPr>
            <w:r w:rsidRPr="00E244B2">
              <w:rPr>
                <w:color w:val="000000" w:themeColor="text1"/>
              </w:rPr>
              <w:t>(1,1)</w:t>
            </w:r>
          </w:p>
        </w:tc>
        <w:tc>
          <w:tcPr>
            <w:tcW w:w="2074" w:type="dxa"/>
            <w:vAlign w:val="center"/>
          </w:tcPr>
          <w:p w14:paraId="5C033479" w14:textId="7683BDDF" w:rsidR="00035BE3" w:rsidRPr="00E244B2" w:rsidRDefault="00035BE3" w:rsidP="00166A8B">
            <w:pPr>
              <w:pStyle w:val="a8"/>
              <w:rPr>
                <w:color w:val="000000" w:themeColor="text1"/>
              </w:rPr>
            </w:pPr>
            <w:r w:rsidRPr="00E244B2">
              <w:rPr>
                <w:color w:val="000000" w:themeColor="text1"/>
              </w:rPr>
              <w:t>放松，但两个时段出力均为</w:t>
            </w:r>
            <w:r w:rsidRPr="00E244B2">
              <w:rPr>
                <w:color w:val="000000" w:themeColor="text1"/>
              </w:rPr>
              <w:t>0</w:t>
            </w:r>
          </w:p>
        </w:tc>
      </w:tr>
    </w:tbl>
    <w:p w14:paraId="6D144AB7" w14:textId="306CD66D" w:rsidR="00CD06F5" w:rsidRDefault="005D71BD" w:rsidP="00381E42">
      <w:pPr>
        <w:ind w:firstLine="480"/>
        <w:rPr>
          <w:color w:val="000000" w:themeColor="text1"/>
        </w:rPr>
      </w:pPr>
      <w:r w:rsidRPr="00E244B2">
        <w:rPr>
          <w:rFonts w:hint="eastAsia"/>
          <w:color w:val="000000" w:themeColor="text1"/>
        </w:rPr>
        <w:t>注：</w:t>
      </w:r>
      <w:r w:rsidR="00DF2E89" w:rsidRPr="00E244B2">
        <w:rPr>
          <w:color w:val="000000" w:themeColor="text1"/>
        </w:rPr>
        <w:t>大</w:t>
      </w:r>
      <w:r w:rsidR="00DF2E89" w:rsidRPr="00E244B2">
        <w:rPr>
          <w:color w:val="000000" w:themeColor="text1"/>
        </w:rPr>
        <w:t>M</w:t>
      </w:r>
      <w:r w:rsidR="00DF2E89" w:rsidRPr="00E244B2">
        <w:rPr>
          <w:color w:val="000000" w:themeColor="text1"/>
        </w:rPr>
        <w:t>的取值</w:t>
      </w:r>
      <w:r w:rsidR="00FC488D" w:rsidRPr="00E244B2">
        <w:rPr>
          <w:color w:val="000000" w:themeColor="text1"/>
        </w:rPr>
        <w:t>并不是越大越好</w:t>
      </w:r>
      <w:r w:rsidR="00FC488D" w:rsidRPr="00E244B2">
        <w:rPr>
          <w:rFonts w:hint="eastAsia"/>
          <w:color w:val="000000" w:themeColor="text1"/>
        </w:rPr>
        <w:t>，</w:t>
      </w:r>
      <w:r w:rsidR="00FC488D" w:rsidRPr="00E244B2">
        <w:rPr>
          <w:color w:val="000000" w:themeColor="text1"/>
        </w:rPr>
        <w:t>取值过大</w:t>
      </w:r>
      <w:r w:rsidR="00FC488D" w:rsidRPr="00E244B2">
        <w:rPr>
          <w:rFonts w:hint="eastAsia"/>
          <w:color w:val="000000" w:themeColor="text1"/>
        </w:rPr>
        <w:t>会降低</w:t>
      </w:r>
      <w:r w:rsidR="00FC488D" w:rsidRPr="00E244B2">
        <w:rPr>
          <w:color w:val="000000" w:themeColor="text1"/>
        </w:rPr>
        <w:t>MILP</w:t>
      </w:r>
      <w:r w:rsidR="00FC488D" w:rsidRPr="00E244B2">
        <w:rPr>
          <w:color w:val="000000" w:themeColor="text1"/>
        </w:rPr>
        <w:t>模型的数值稳定性</w:t>
      </w:r>
      <w:r w:rsidR="00FC488D" w:rsidRPr="00E244B2">
        <w:rPr>
          <w:rFonts w:hint="eastAsia"/>
          <w:color w:val="000000" w:themeColor="text1"/>
        </w:rPr>
        <w:t>，</w:t>
      </w:r>
      <w:r w:rsidR="00FC488D" w:rsidRPr="00E244B2">
        <w:rPr>
          <w:color w:val="000000" w:themeColor="text1"/>
        </w:rPr>
        <w:t>可以直接根据机组容量确定。</w:t>
      </w:r>
      <w:r w:rsidR="00FC488D" w:rsidRPr="00E244B2">
        <w:rPr>
          <w:rFonts w:hint="eastAsia"/>
          <w:color w:val="000000" w:themeColor="text1"/>
        </w:rPr>
        <w:t>设定</w:t>
      </w:r>
      <w:r w:rsidR="00FC488D" w:rsidRPr="00E244B2">
        <w:rPr>
          <w:color w:val="000000" w:themeColor="text1"/>
          <w:position w:val="-14"/>
        </w:rPr>
        <w:object w:dxaOrig="1520" w:dyaOrig="400" w14:anchorId="6C2B10E3">
          <v:shape id="_x0000_i1746" type="#_x0000_t75" style="width:75.65pt;height:20.15pt" o:ole="">
            <v:imagedata r:id="rId1394" o:title=""/>
          </v:shape>
          <o:OLEObject Type="Embed" ProgID="Equation.DSMT4" ShapeID="_x0000_i1746" DrawAspect="Content" ObjectID="_1852641643" r:id="rId1395"/>
        </w:object>
      </w:r>
      <w:r w:rsidR="00FC488D" w:rsidRPr="00E244B2">
        <w:rPr>
          <w:rFonts w:hint="eastAsia"/>
          <w:color w:val="000000" w:themeColor="text1"/>
        </w:rPr>
        <w:t>。</w:t>
      </w:r>
    </w:p>
    <w:p w14:paraId="4052DF4C" w14:textId="0979F0D4" w:rsidR="00DC6D2D" w:rsidRPr="00BC36EF" w:rsidRDefault="00DC6D2D" w:rsidP="00381E42">
      <w:pPr>
        <w:ind w:firstLine="482"/>
        <w:rPr>
          <w:b/>
          <w:bCs/>
          <w:color w:val="7030A0"/>
        </w:rPr>
      </w:pPr>
      <w:r w:rsidRPr="00BC36EF">
        <w:rPr>
          <w:rFonts w:hint="eastAsia"/>
          <w:b/>
          <w:bCs/>
          <w:color w:val="7030A0"/>
        </w:rPr>
        <w:t>（</w:t>
      </w:r>
      <w:r w:rsidRPr="00BC36EF">
        <w:rPr>
          <w:rFonts w:hint="eastAsia"/>
          <w:b/>
          <w:bCs/>
          <w:color w:val="7030A0"/>
        </w:rPr>
        <w:t>5</w:t>
      </w:r>
      <w:r w:rsidRPr="00BC36EF">
        <w:rPr>
          <w:rFonts w:hint="eastAsia"/>
          <w:b/>
          <w:bCs/>
          <w:color w:val="7030A0"/>
        </w:rPr>
        <w:t>）</w:t>
      </w:r>
      <w:r w:rsidRPr="00BC36EF">
        <w:rPr>
          <w:b/>
          <w:bCs/>
          <w:color w:val="7030A0"/>
        </w:rPr>
        <w:t>核电机组功率调节幅度约束</w:t>
      </w:r>
      <w:r w:rsidR="009F5146" w:rsidRPr="00BC36EF">
        <w:rPr>
          <w:rFonts w:hint="eastAsia"/>
          <w:b/>
          <w:bCs/>
          <w:color w:val="7030A0"/>
        </w:rPr>
        <w:t>（细化添加）</w:t>
      </w:r>
    </w:p>
    <w:p w14:paraId="1994F125" w14:textId="040BE307" w:rsidR="00DC6D2D" w:rsidRPr="00BC36EF" w:rsidRDefault="00DC6D2D" w:rsidP="00381E42">
      <w:pPr>
        <w:ind w:firstLine="480"/>
        <w:rPr>
          <w:color w:val="7030A0"/>
        </w:rPr>
      </w:pPr>
      <w:r w:rsidRPr="00BC36EF">
        <w:rPr>
          <w:color w:val="7030A0"/>
        </w:rPr>
        <w:t>为进一步刻画核电机组参与调峰时不同功率水平之间的运行状态，将核电机组允许调节区间</w:t>
      </w:r>
      <w:r w:rsidRPr="00BC36EF">
        <w:rPr>
          <w:color w:val="7030A0"/>
          <w:position w:val="-16"/>
        </w:rPr>
        <w:object w:dxaOrig="1719" w:dyaOrig="440" w14:anchorId="1339C5E0">
          <v:shape id="_x0000_i1747" type="#_x0000_t75" style="width:86.05pt;height:21.95pt" o:ole="">
            <v:imagedata r:id="rId1396" o:title=""/>
          </v:shape>
          <o:OLEObject Type="Embed" ProgID="Equation.DSMT4" ShapeID="_x0000_i1747" DrawAspect="Content" ObjectID="_1852641644" r:id="rId1397"/>
        </w:object>
      </w:r>
      <w:r w:rsidRPr="00BC36EF">
        <w:rPr>
          <w:color w:val="7030A0"/>
        </w:rPr>
        <w:t>划分为若干离散调峰档位。定义：</w:t>
      </w:r>
      <w:r w:rsidRPr="00BC36EF">
        <w:rPr>
          <w:color w:val="7030A0"/>
          <w:position w:val="-14"/>
        </w:rPr>
        <w:object w:dxaOrig="900" w:dyaOrig="400" w14:anchorId="7C9B6A18">
          <v:shape id="_x0000_i1748" type="#_x0000_t75" style="width:45.15pt;height:20.15pt" o:ole="">
            <v:imagedata r:id="rId1398" o:title=""/>
          </v:shape>
          <o:OLEObject Type="Embed" ProgID="Equation.DSMT4" ShapeID="_x0000_i1748" DrawAspect="Content" ObjectID="_1852641645" r:id="rId1399"/>
        </w:object>
      </w:r>
      <w:r w:rsidRPr="00BC36EF">
        <w:rPr>
          <w:color w:val="7030A0"/>
        </w:rPr>
        <w:t>为核电机组</w:t>
      </w:r>
      <w:r w:rsidRPr="00BC36EF">
        <w:rPr>
          <w:color w:val="7030A0"/>
        </w:rPr>
        <w:t>i</w:t>
      </w:r>
      <w:r w:rsidRPr="00BC36EF">
        <w:rPr>
          <w:color w:val="7030A0"/>
        </w:rPr>
        <w:t>的调峰功率档位集合，并定义</w:t>
      </w:r>
      <w:r w:rsidR="008359E9" w:rsidRPr="00BC36EF">
        <w:rPr>
          <w:color w:val="7030A0"/>
          <w:position w:val="-14"/>
        </w:rPr>
        <w:object w:dxaOrig="600" w:dyaOrig="400" w14:anchorId="556D04A3">
          <v:shape id="_x0000_i1749" type="#_x0000_t75" style="width:29.9pt;height:20.15pt" o:ole="">
            <v:imagedata r:id="rId1400" o:title=""/>
          </v:shape>
          <o:OLEObject Type="Embed" ProgID="Equation.DSMT4" ShapeID="_x0000_i1749" DrawAspect="Content" ObjectID="_1852641646" r:id="rId1401"/>
        </w:object>
      </w:r>
      <w:r w:rsidR="008359E9" w:rsidRPr="00BC36EF">
        <w:rPr>
          <w:color w:val="7030A0"/>
        </w:rPr>
        <w:t>为第</w:t>
      </w:r>
      <w:r w:rsidR="008359E9" w:rsidRPr="00BC36EF">
        <w:rPr>
          <w:color w:val="7030A0"/>
        </w:rPr>
        <w:t>k</w:t>
      </w:r>
      <w:r w:rsidR="008359E9" w:rsidRPr="00BC36EF">
        <w:rPr>
          <w:color w:val="7030A0"/>
        </w:rPr>
        <w:t>个调峰档位对应的核电机组有功出力。</w:t>
      </w:r>
      <w:r w:rsidR="00956FEA" w:rsidRPr="00BC36EF">
        <w:rPr>
          <w:color w:val="7030A0"/>
        </w:rPr>
        <w:t>引入状态变量：</w:t>
      </w:r>
    </w:p>
    <w:p w14:paraId="6A7ABEE5" w14:textId="29E6544F" w:rsidR="00DC6D2D" w:rsidRPr="00BC36EF" w:rsidRDefault="00956FEA" w:rsidP="00956FEA">
      <w:pPr>
        <w:ind w:firstLine="480"/>
        <w:jc w:val="center"/>
        <w:rPr>
          <w:color w:val="7030A0"/>
        </w:rPr>
      </w:pPr>
      <w:r w:rsidRPr="00BC36EF">
        <w:rPr>
          <w:color w:val="7030A0"/>
          <w:position w:val="-14"/>
        </w:rPr>
        <w:object w:dxaOrig="1380" w:dyaOrig="400" w14:anchorId="0A23B25A">
          <v:shape id="_x0000_i1750" type="#_x0000_t75" style="width:69.55pt;height:20.15pt" o:ole="">
            <v:imagedata r:id="rId1402" o:title=""/>
          </v:shape>
          <o:OLEObject Type="Embed" ProgID="Equation.DSMT4" ShapeID="_x0000_i1750" DrawAspect="Content" ObjectID="_1852641647" r:id="rId1403"/>
        </w:object>
      </w:r>
    </w:p>
    <w:p w14:paraId="761608BC" w14:textId="6C5F45EB" w:rsidR="00956FEA" w:rsidRPr="00BC36EF" w:rsidRDefault="00956FEA" w:rsidP="00956FEA">
      <w:pPr>
        <w:ind w:firstLine="480"/>
        <w:rPr>
          <w:color w:val="7030A0"/>
        </w:rPr>
      </w:pPr>
      <w:r w:rsidRPr="00BC36EF">
        <w:rPr>
          <w:color w:val="7030A0"/>
        </w:rPr>
        <w:lastRenderedPageBreak/>
        <w:t>其中，</w:t>
      </w:r>
      <w:r w:rsidRPr="00BC36EF">
        <w:rPr>
          <w:color w:val="7030A0"/>
          <w:position w:val="-14"/>
        </w:rPr>
        <w:object w:dxaOrig="1020" w:dyaOrig="400" w14:anchorId="278ADF01">
          <v:shape id="_x0000_i1751" type="#_x0000_t75" style="width:51.25pt;height:20.15pt" o:ole="">
            <v:imagedata r:id="rId1404" o:title=""/>
          </v:shape>
          <o:OLEObject Type="Embed" ProgID="Equation.DSMT4" ShapeID="_x0000_i1751" DrawAspect="Content" ObjectID="_1852641648" r:id="rId1405"/>
        </w:object>
      </w:r>
      <w:r w:rsidRPr="00BC36EF">
        <w:rPr>
          <w:color w:val="7030A0"/>
        </w:rPr>
        <w:t>表示核电机组</w:t>
      </w:r>
      <w:r w:rsidRPr="00BC36EF">
        <w:rPr>
          <w:color w:val="7030A0"/>
        </w:rPr>
        <w:t>i</w:t>
      </w:r>
      <w:r w:rsidRPr="00BC36EF">
        <w:rPr>
          <w:color w:val="7030A0"/>
        </w:rPr>
        <w:t>在时段</w:t>
      </w:r>
      <w:r w:rsidRPr="00BC36EF">
        <w:rPr>
          <w:color w:val="7030A0"/>
        </w:rPr>
        <w:t>t</w:t>
      </w:r>
      <w:r w:rsidRPr="00BC36EF">
        <w:rPr>
          <w:color w:val="7030A0"/>
        </w:rPr>
        <w:t>处于第</w:t>
      </w:r>
      <w:r w:rsidRPr="00BC36EF">
        <w:rPr>
          <w:color w:val="7030A0"/>
        </w:rPr>
        <w:t>k</w:t>
      </w:r>
      <w:r w:rsidRPr="00BC36EF">
        <w:rPr>
          <w:color w:val="7030A0"/>
        </w:rPr>
        <w:t>个调峰档位。</w:t>
      </w:r>
    </w:p>
    <w:p w14:paraId="465A0510" w14:textId="77777777" w:rsidR="00956FEA" w:rsidRPr="00BC36EF" w:rsidRDefault="00956FEA" w:rsidP="00956FEA">
      <w:pPr>
        <w:ind w:firstLine="480"/>
        <w:rPr>
          <w:color w:val="7030A0"/>
        </w:rPr>
      </w:pPr>
      <w:r w:rsidRPr="00BC36EF">
        <w:rPr>
          <w:color w:val="7030A0"/>
        </w:rPr>
        <w:t>每一时段核电机组最多处于一个功率档位：</w:t>
      </w:r>
    </w:p>
    <w:p w14:paraId="7AC9BCF0" w14:textId="6D156EE2" w:rsidR="00DC6D2D" w:rsidRPr="00BC36EF" w:rsidRDefault="003F45B2" w:rsidP="003F45B2">
      <w:pPr>
        <w:ind w:firstLine="480"/>
        <w:jc w:val="center"/>
        <w:rPr>
          <w:color w:val="7030A0"/>
        </w:rPr>
      </w:pPr>
      <w:r w:rsidRPr="00BC36EF">
        <w:rPr>
          <w:color w:val="7030A0"/>
          <w:position w:val="-36"/>
        </w:rPr>
        <w:object w:dxaOrig="1960" w:dyaOrig="620" w14:anchorId="23F2F3F6">
          <v:shape id="_x0000_i1752" type="#_x0000_t75" style="width:97.65pt;height:31.1pt" o:ole="">
            <v:imagedata r:id="rId1406" o:title=""/>
          </v:shape>
          <o:OLEObject Type="Embed" ProgID="Equation.DSMT4" ShapeID="_x0000_i1752" DrawAspect="Content" ObjectID="_1852641649" r:id="rId1407"/>
        </w:object>
      </w:r>
    </w:p>
    <w:p w14:paraId="5E4A0A5C" w14:textId="24C4DF25" w:rsidR="00DC6D2D" w:rsidRPr="00BC36EF" w:rsidRDefault="003F45B2" w:rsidP="00381E42">
      <w:pPr>
        <w:ind w:firstLine="480"/>
        <w:rPr>
          <w:color w:val="7030A0"/>
        </w:rPr>
      </w:pPr>
      <w:r w:rsidRPr="00BC36EF">
        <w:rPr>
          <w:color w:val="7030A0"/>
        </w:rPr>
        <w:t>核电机组实际出力为：</w:t>
      </w:r>
    </w:p>
    <w:p w14:paraId="43ACC752" w14:textId="11EEFA05" w:rsidR="003F45B2" w:rsidRPr="00BC36EF" w:rsidRDefault="009F5146" w:rsidP="009F5146">
      <w:pPr>
        <w:ind w:firstLine="480"/>
        <w:jc w:val="center"/>
        <w:rPr>
          <w:color w:val="7030A0"/>
        </w:rPr>
      </w:pPr>
      <w:r w:rsidRPr="00BC36EF">
        <w:rPr>
          <w:color w:val="7030A0"/>
          <w:position w:val="-36"/>
        </w:rPr>
        <w:object w:dxaOrig="2500" w:dyaOrig="620" w14:anchorId="1A300B70">
          <v:shape id="_x0000_i1753" type="#_x0000_t75" style="width:125.7pt;height:31.1pt" o:ole="">
            <v:imagedata r:id="rId1408" o:title=""/>
          </v:shape>
          <o:OLEObject Type="Embed" ProgID="Equation.DSMT4" ShapeID="_x0000_i1753" DrawAspect="Content" ObjectID="_1852641650" r:id="rId1409"/>
        </w:object>
      </w:r>
    </w:p>
    <w:p w14:paraId="58680F88" w14:textId="5054DE82" w:rsidR="003F45B2" w:rsidRPr="00BC36EF" w:rsidRDefault="009F5146" w:rsidP="00381E42">
      <w:pPr>
        <w:ind w:firstLine="480"/>
        <w:rPr>
          <w:color w:val="7030A0"/>
        </w:rPr>
      </w:pPr>
      <w:r w:rsidRPr="00BC36EF">
        <w:rPr>
          <w:color w:val="7030A0"/>
        </w:rPr>
        <w:t>式中，</w:t>
      </w:r>
      <w:r w:rsidRPr="00BC36EF">
        <w:rPr>
          <w:color w:val="7030A0"/>
          <w:position w:val="-14"/>
        </w:rPr>
        <w:object w:dxaOrig="680" w:dyaOrig="400" w14:anchorId="46158D9B">
          <v:shape id="_x0000_i1754" type="#_x0000_t75" style="width:34.15pt;height:20.15pt" o:ole="">
            <v:imagedata r:id="rId1410" o:title=""/>
          </v:shape>
          <o:OLEObject Type="Embed" ProgID="Equation.DSMT4" ShapeID="_x0000_i1754" DrawAspect="Content" ObjectID="_1852641651" r:id="rId1411"/>
        </w:object>
      </w:r>
      <w:r w:rsidRPr="00BC36EF">
        <w:rPr>
          <w:color w:val="7030A0"/>
        </w:rPr>
        <w:t>为核电机组调峰档位状态变量；</w:t>
      </w:r>
      <w:r w:rsidRPr="00BC36EF">
        <w:rPr>
          <w:color w:val="7030A0"/>
          <w:position w:val="-14"/>
        </w:rPr>
        <w:object w:dxaOrig="600" w:dyaOrig="400" w14:anchorId="4BCC5FD9">
          <v:shape id="_x0000_i1755" type="#_x0000_t75" style="width:29.9pt;height:20.15pt" o:ole="">
            <v:imagedata r:id="rId1412" o:title=""/>
          </v:shape>
          <o:OLEObject Type="Embed" ProgID="Equation.DSMT4" ShapeID="_x0000_i1755" DrawAspect="Content" ObjectID="_1852641652" r:id="rId1413"/>
        </w:object>
      </w:r>
      <w:r w:rsidRPr="00BC36EF">
        <w:rPr>
          <w:color w:val="7030A0"/>
        </w:rPr>
        <w:t>为对应调峰档位的预设功率。</w:t>
      </w:r>
    </w:p>
    <w:p w14:paraId="53555130" w14:textId="37B010AD" w:rsidR="003F45B2" w:rsidRPr="00BC36EF" w:rsidRDefault="009F5146" w:rsidP="00381E42">
      <w:pPr>
        <w:ind w:firstLine="482"/>
        <w:rPr>
          <w:b/>
          <w:bCs/>
          <w:color w:val="7030A0"/>
        </w:rPr>
      </w:pPr>
      <w:r w:rsidRPr="00BC36EF">
        <w:rPr>
          <w:b/>
          <w:bCs/>
          <w:color w:val="7030A0"/>
        </w:rPr>
        <w:t>（</w:t>
      </w:r>
      <w:r w:rsidRPr="00BC36EF">
        <w:rPr>
          <w:b/>
          <w:bCs/>
          <w:color w:val="7030A0"/>
        </w:rPr>
        <w:t>6</w:t>
      </w:r>
      <w:r w:rsidRPr="00BC36EF">
        <w:rPr>
          <w:b/>
          <w:bCs/>
          <w:color w:val="7030A0"/>
        </w:rPr>
        <w:t>）核电机组功率调节路径约束</w:t>
      </w:r>
      <w:r w:rsidRPr="00BC36EF">
        <w:rPr>
          <w:rFonts w:hint="eastAsia"/>
          <w:b/>
          <w:bCs/>
          <w:color w:val="7030A0"/>
        </w:rPr>
        <w:t>（细化添加）</w:t>
      </w:r>
    </w:p>
    <w:p w14:paraId="676EE60D" w14:textId="77777777" w:rsidR="00E42B81" w:rsidRPr="00BC36EF" w:rsidRDefault="00E42B81" w:rsidP="00E42B81">
      <w:pPr>
        <w:ind w:firstLine="480"/>
        <w:rPr>
          <w:color w:val="7030A0"/>
        </w:rPr>
      </w:pPr>
      <w:r w:rsidRPr="00BC36EF">
        <w:rPr>
          <w:color w:val="7030A0"/>
        </w:rPr>
        <w:t>核电机组功率调整过程应保持连续稳定，不允许在相邻调度时段之间跨越多个功率档位进行剧烈跳变。</w:t>
      </w:r>
    </w:p>
    <w:p w14:paraId="247C61E8" w14:textId="1CCF2247" w:rsidR="00E42B81" w:rsidRPr="00BC36EF" w:rsidRDefault="00E42B81" w:rsidP="00E42B81">
      <w:pPr>
        <w:ind w:firstLine="480"/>
        <w:rPr>
          <w:color w:val="7030A0"/>
        </w:rPr>
      </w:pPr>
      <w:r w:rsidRPr="00BC36EF">
        <w:rPr>
          <w:color w:val="7030A0"/>
        </w:rPr>
        <w:t>定义第</w:t>
      </w:r>
      <w:r w:rsidRPr="00BC36EF">
        <w:rPr>
          <w:color w:val="7030A0"/>
        </w:rPr>
        <w:t>k</w:t>
      </w:r>
      <w:r w:rsidRPr="00BC36EF">
        <w:rPr>
          <w:color w:val="7030A0"/>
        </w:rPr>
        <w:t>个档位与相邻档位之间满足：</w:t>
      </w:r>
    </w:p>
    <w:p w14:paraId="10B8FEA9" w14:textId="5AB6DDF1" w:rsidR="00DC6D2D" w:rsidRPr="00BC36EF" w:rsidRDefault="00E42B81" w:rsidP="00E42B81">
      <w:pPr>
        <w:ind w:firstLine="480"/>
        <w:jc w:val="center"/>
        <w:rPr>
          <w:color w:val="7030A0"/>
        </w:rPr>
      </w:pPr>
      <w:r w:rsidRPr="00BC36EF">
        <w:rPr>
          <w:color w:val="7030A0"/>
          <w:position w:val="-14"/>
        </w:rPr>
        <w:object w:dxaOrig="1520" w:dyaOrig="400" w14:anchorId="133CB721">
          <v:shape id="_x0000_i1756" type="#_x0000_t75" style="width:76.25pt;height:20.15pt" o:ole="">
            <v:imagedata r:id="rId1414" o:title=""/>
          </v:shape>
          <o:OLEObject Type="Embed" ProgID="Equation.DSMT4" ShapeID="_x0000_i1756" DrawAspect="Content" ObjectID="_1852641653" r:id="rId1415"/>
        </w:object>
      </w:r>
    </w:p>
    <w:p w14:paraId="1E173F92" w14:textId="79E6CE7D" w:rsidR="00E42B81" w:rsidRPr="00BC36EF" w:rsidRDefault="00E42B81" w:rsidP="00381E42">
      <w:pPr>
        <w:ind w:firstLine="480"/>
        <w:rPr>
          <w:color w:val="7030A0"/>
        </w:rPr>
      </w:pPr>
      <w:r w:rsidRPr="00BC36EF">
        <w:rPr>
          <w:color w:val="7030A0"/>
        </w:rPr>
        <w:t>若规定核电机组在一个调度时段内最多改变一个功率档位，则：</w:t>
      </w:r>
    </w:p>
    <w:p w14:paraId="66C74DF4" w14:textId="223ED54E" w:rsidR="00E42B81" w:rsidRPr="00BC36EF" w:rsidRDefault="00E42B81" w:rsidP="00E42B81">
      <w:pPr>
        <w:ind w:firstLine="480"/>
        <w:jc w:val="center"/>
        <w:rPr>
          <w:color w:val="7030A0"/>
        </w:rPr>
      </w:pPr>
      <w:r w:rsidRPr="00BC36EF">
        <w:rPr>
          <w:color w:val="7030A0"/>
          <w:position w:val="-14"/>
        </w:rPr>
        <w:object w:dxaOrig="5140" w:dyaOrig="400" w14:anchorId="40982DC4">
          <v:shape id="_x0000_i1757" type="#_x0000_t75" style="width:256.9pt;height:20.15pt" o:ole="">
            <v:imagedata r:id="rId1416" o:title=""/>
          </v:shape>
          <o:OLEObject Type="Embed" ProgID="Equation.DSMT4" ShapeID="_x0000_i1757" DrawAspect="Content" ObjectID="_1852641654" r:id="rId1417"/>
        </w:object>
      </w:r>
    </w:p>
    <w:p w14:paraId="6771D55D" w14:textId="77777777" w:rsidR="00E42B81" w:rsidRPr="00BC36EF" w:rsidRDefault="00E42B81" w:rsidP="00E42B81">
      <w:pPr>
        <w:ind w:firstLine="480"/>
        <w:rPr>
          <w:color w:val="7030A0"/>
        </w:rPr>
      </w:pPr>
      <w:r w:rsidRPr="00BC36EF">
        <w:rPr>
          <w:color w:val="7030A0"/>
        </w:rPr>
        <w:t>对于最高档和最低档，只保留实际存在的相邻档位。</w:t>
      </w:r>
    </w:p>
    <w:p w14:paraId="15133EB5" w14:textId="3B2947AE" w:rsidR="00E42B81" w:rsidRPr="00BC36EF" w:rsidRDefault="00E42B81" w:rsidP="00E42B81">
      <w:pPr>
        <w:ind w:firstLine="480"/>
        <w:rPr>
          <w:color w:val="7030A0"/>
        </w:rPr>
      </w:pPr>
      <w:r w:rsidRPr="00BC36EF">
        <w:rPr>
          <w:color w:val="7030A0"/>
        </w:rPr>
        <w:t>该约束表示，如果核电机组在时段</w:t>
      </w:r>
      <w:r w:rsidRPr="00BC36EF">
        <w:rPr>
          <w:i/>
          <w:iCs/>
          <w:color w:val="7030A0"/>
        </w:rPr>
        <w:t>t</w:t>
      </w:r>
      <w:r w:rsidRPr="00BC36EF">
        <w:rPr>
          <w:color w:val="7030A0"/>
        </w:rPr>
        <w:t>处于第</w:t>
      </w:r>
      <w:r w:rsidRPr="00BC36EF">
        <w:rPr>
          <w:i/>
          <w:iCs/>
          <w:color w:val="7030A0"/>
        </w:rPr>
        <w:t>k</w:t>
      </w:r>
      <w:r w:rsidRPr="00BC36EF">
        <w:rPr>
          <w:color w:val="7030A0"/>
        </w:rPr>
        <w:t>个功率档位，那么在前一时段</w:t>
      </w:r>
      <w:r w:rsidRPr="00BC36EF">
        <w:rPr>
          <w:i/>
          <w:iCs/>
          <w:color w:val="7030A0"/>
        </w:rPr>
        <w:t>t-1</w:t>
      </w:r>
      <w:r w:rsidRPr="00BC36EF">
        <w:rPr>
          <w:color w:val="7030A0"/>
        </w:rPr>
        <w:t>只能处于当前档位或相邻档位，从而防止机组由高功率状态直接跳至最低功率状态，或者由最低功率状态直接恢复至最高功率状态。</w:t>
      </w:r>
    </w:p>
    <w:p w14:paraId="3D22E911" w14:textId="02E6796F" w:rsidR="00970A43" w:rsidRPr="00BC36EF" w:rsidRDefault="00970A43" w:rsidP="00970A43">
      <w:pPr>
        <w:ind w:firstLine="482"/>
        <w:rPr>
          <w:b/>
          <w:bCs/>
          <w:color w:val="7030A0"/>
        </w:rPr>
      </w:pPr>
      <w:r w:rsidRPr="00BC36EF">
        <w:rPr>
          <w:rFonts w:hint="eastAsia"/>
          <w:b/>
          <w:bCs/>
          <w:color w:val="7030A0"/>
        </w:rPr>
        <w:t>（</w:t>
      </w:r>
      <w:r w:rsidRPr="00BC36EF">
        <w:rPr>
          <w:rFonts w:hint="eastAsia"/>
          <w:b/>
          <w:bCs/>
          <w:color w:val="7030A0"/>
        </w:rPr>
        <w:t>7</w:t>
      </w:r>
      <w:r w:rsidRPr="00BC36EF">
        <w:rPr>
          <w:rFonts w:hint="eastAsia"/>
          <w:b/>
          <w:bCs/>
          <w:color w:val="7030A0"/>
        </w:rPr>
        <w:t>）核电机组满功率和低功率最短运行时间约束（细化添加）</w:t>
      </w:r>
    </w:p>
    <w:p w14:paraId="20253DAE" w14:textId="7F540757" w:rsidR="00E42B81" w:rsidRPr="00BC36EF" w:rsidRDefault="00970A43" w:rsidP="00970A43">
      <w:pPr>
        <w:ind w:firstLine="480"/>
        <w:rPr>
          <w:color w:val="7030A0"/>
        </w:rPr>
      </w:pPr>
      <w:r w:rsidRPr="00BC36EF">
        <w:rPr>
          <w:rFonts w:hint="eastAsia"/>
          <w:color w:val="7030A0"/>
        </w:rPr>
        <w:t>核电机组不宜在满功率状态和低功率调峰状态之间频繁切换，因此对满功率状态和最低功率状态分别设置最短连续运行时间。</w:t>
      </w:r>
    </w:p>
    <w:p w14:paraId="10C900FF" w14:textId="77777777" w:rsidR="006A7885" w:rsidRPr="00BC36EF" w:rsidRDefault="006A7885" w:rsidP="006A7885">
      <w:pPr>
        <w:ind w:firstLine="480"/>
        <w:rPr>
          <w:color w:val="7030A0"/>
        </w:rPr>
      </w:pPr>
      <w:r w:rsidRPr="00BC36EF">
        <w:rPr>
          <w:color w:val="7030A0"/>
        </w:rPr>
        <w:t>定义：</w:t>
      </w:r>
    </w:p>
    <w:p w14:paraId="28411081" w14:textId="7555BD9B" w:rsidR="006A7885" w:rsidRPr="00BC36EF" w:rsidRDefault="006A7885" w:rsidP="006A7885">
      <w:pPr>
        <w:ind w:firstLine="480"/>
        <w:jc w:val="center"/>
        <w:rPr>
          <w:color w:val="7030A0"/>
        </w:rPr>
      </w:pPr>
      <w:r w:rsidRPr="00BC36EF">
        <w:rPr>
          <w:color w:val="7030A0"/>
          <w:position w:val="-14"/>
        </w:rPr>
        <w:object w:dxaOrig="1480" w:dyaOrig="400" w14:anchorId="352EBF20">
          <v:shape id="_x0000_i1758" type="#_x0000_t75" style="width:73.85pt;height:20.15pt" o:ole="">
            <v:imagedata r:id="rId1418" o:title=""/>
          </v:shape>
          <o:OLEObject Type="Embed" ProgID="Equation.DSMT4" ShapeID="_x0000_i1758" DrawAspect="Content" ObjectID="_1852641655" r:id="rId1419"/>
        </w:object>
      </w:r>
    </w:p>
    <w:p w14:paraId="20DA8CA7" w14:textId="2A26A97E" w:rsidR="006A7885" w:rsidRPr="00BC36EF" w:rsidRDefault="006A7885" w:rsidP="006A7885">
      <w:pPr>
        <w:ind w:firstLine="480"/>
        <w:rPr>
          <w:color w:val="7030A0"/>
        </w:rPr>
      </w:pPr>
      <w:r w:rsidRPr="00BC36EF">
        <w:rPr>
          <w:color w:val="7030A0"/>
        </w:rPr>
        <w:t>为核电机组满功率运行状态；</w:t>
      </w:r>
    </w:p>
    <w:p w14:paraId="12E74A56" w14:textId="74264A06" w:rsidR="006A7885" w:rsidRPr="00BC36EF" w:rsidRDefault="006A7885" w:rsidP="006A7885">
      <w:pPr>
        <w:ind w:firstLine="480"/>
        <w:jc w:val="center"/>
        <w:rPr>
          <w:color w:val="7030A0"/>
        </w:rPr>
      </w:pPr>
      <w:r w:rsidRPr="00BC36EF">
        <w:rPr>
          <w:color w:val="7030A0"/>
          <w:position w:val="-14"/>
        </w:rPr>
        <w:object w:dxaOrig="1579" w:dyaOrig="400" w14:anchorId="7DCCFBDC">
          <v:shape id="_x0000_i1759" type="#_x0000_t75" style="width:78.7pt;height:20.15pt" o:ole="">
            <v:imagedata r:id="rId1420" o:title=""/>
          </v:shape>
          <o:OLEObject Type="Embed" ProgID="Equation.DSMT4" ShapeID="_x0000_i1759" DrawAspect="Content" ObjectID="_1852641656" r:id="rId1421"/>
        </w:object>
      </w:r>
    </w:p>
    <w:p w14:paraId="2ECEE7A5" w14:textId="47AEAB1D" w:rsidR="006A7885" w:rsidRPr="00BC36EF" w:rsidRDefault="006A7885" w:rsidP="006A7885">
      <w:pPr>
        <w:ind w:firstLine="480"/>
        <w:rPr>
          <w:color w:val="7030A0"/>
        </w:rPr>
      </w:pPr>
      <w:r w:rsidRPr="00BC36EF">
        <w:rPr>
          <w:color w:val="7030A0"/>
        </w:rPr>
        <w:lastRenderedPageBreak/>
        <w:t>为核电机组最低功率运行状态。</w:t>
      </w:r>
    </w:p>
    <w:p w14:paraId="798F15A7" w14:textId="77777777" w:rsidR="006A7885" w:rsidRPr="00BC36EF" w:rsidRDefault="006A7885" w:rsidP="006A7885">
      <w:pPr>
        <w:ind w:firstLine="480"/>
        <w:rPr>
          <w:color w:val="7030A0"/>
        </w:rPr>
      </w:pPr>
      <w:r w:rsidRPr="00BC36EF">
        <w:rPr>
          <w:color w:val="7030A0"/>
        </w:rPr>
        <w:t>进一步定义：</w:t>
      </w:r>
    </w:p>
    <w:p w14:paraId="013E8E19" w14:textId="65F6A8D6" w:rsidR="006A7885" w:rsidRPr="00BC36EF" w:rsidRDefault="006A7885" w:rsidP="006A7885">
      <w:pPr>
        <w:ind w:firstLine="480"/>
        <w:jc w:val="center"/>
        <w:rPr>
          <w:color w:val="7030A0"/>
        </w:rPr>
      </w:pPr>
      <w:r w:rsidRPr="00BC36EF">
        <w:rPr>
          <w:color w:val="7030A0"/>
          <w:position w:val="-14"/>
        </w:rPr>
        <w:object w:dxaOrig="1359" w:dyaOrig="400" w14:anchorId="10AC5145">
          <v:shape id="_x0000_i1760" type="#_x0000_t75" style="width:67.75pt;height:20.15pt" o:ole="">
            <v:imagedata r:id="rId1422" o:title=""/>
          </v:shape>
          <o:OLEObject Type="Embed" ProgID="Equation.DSMT4" ShapeID="_x0000_i1760" DrawAspect="Content" ObjectID="_1852641657" r:id="rId1423"/>
        </w:object>
      </w:r>
    </w:p>
    <w:p w14:paraId="57DE143F" w14:textId="2A05050B" w:rsidR="006A7885" w:rsidRPr="00BC36EF" w:rsidRDefault="006A7885" w:rsidP="006A7885">
      <w:pPr>
        <w:ind w:firstLine="480"/>
        <w:rPr>
          <w:color w:val="7030A0"/>
        </w:rPr>
      </w:pPr>
      <w:r w:rsidRPr="00BC36EF">
        <w:rPr>
          <w:color w:val="7030A0"/>
        </w:rPr>
        <w:t>为机组在时段</w:t>
      </w:r>
      <w:r w:rsidRPr="00BC36EF">
        <w:rPr>
          <w:i/>
          <w:iCs/>
          <w:color w:val="7030A0"/>
        </w:rPr>
        <w:t>t</w:t>
      </w:r>
      <w:r w:rsidRPr="00BC36EF">
        <w:rPr>
          <w:color w:val="7030A0"/>
        </w:rPr>
        <w:t>进入满功率状态的状态变量，应满足：</w:t>
      </w:r>
    </w:p>
    <w:p w14:paraId="68DCB1B6" w14:textId="54BA9DEA" w:rsidR="006A7885" w:rsidRPr="00BC36EF" w:rsidRDefault="006A7885" w:rsidP="006A7885">
      <w:pPr>
        <w:ind w:firstLine="480"/>
        <w:jc w:val="center"/>
        <w:rPr>
          <w:color w:val="7030A0"/>
        </w:rPr>
      </w:pPr>
      <w:r w:rsidRPr="00BC36EF">
        <w:rPr>
          <w:color w:val="7030A0"/>
          <w:position w:val="-14"/>
        </w:rPr>
        <w:object w:dxaOrig="2340" w:dyaOrig="400" w14:anchorId="7FAA7636">
          <v:shape id="_x0000_i1761" type="#_x0000_t75" style="width:117.15pt;height:20.15pt" o:ole="">
            <v:imagedata r:id="rId1424" o:title=""/>
          </v:shape>
          <o:OLEObject Type="Embed" ProgID="Equation.DSMT4" ShapeID="_x0000_i1761" DrawAspect="Content" ObjectID="_1852641658" r:id="rId1425"/>
        </w:object>
      </w:r>
    </w:p>
    <w:p w14:paraId="20146A90" w14:textId="271D3B31" w:rsidR="006A7885" w:rsidRPr="00BC36EF" w:rsidRDefault="006A7885" w:rsidP="006A7885">
      <w:pPr>
        <w:ind w:firstLine="480"/>
        <w:rPr>
          <w:color w:val="7030A0"/>
        </w:rPr>
      </w:pPr>
      <w:r w:rsidRPr="00BC36EF">
        <w:rPr>
          <w:color w:val="7030A0"/>
        </w:rPr>
        <w:t>当机组进入满功率状态后，应至少连续保持</w:t>
      </w:r>
      <w:r w:rsidR="00F82E46" w:rsidRPr="00BC36EF">
        <w:rPr>
          <w:color w:val="7030A0"/>
          <w:position w:val="-14"/>
        </w:rPr>
        <w:object w:dxaOrig="680" w:dyaOrig="400" w14:anchorId="1F1F8635">
          <v:shape id="_x0000_i1762" type="#_x0000_t75" style="width:34.15pt;height:20.15pt" o:ole="">
            <v:imagedata r:id="rId1426" o:title=""/>
          </v:shape>
          <o:OLEObject Type="Embed" ProgID="Equation.DSMT4" ShapeID="_x0000_i1762" DrawAspect="Content" ObjectID="_1852641659" r:id="rId1427"/>
        </w:object>
      </w:r>
      <w:r w:rsidRPr="00BC36EF">
        <w:rPr>
          <w:color w:val="7030A0"/>
        </w:rPr>
        <w:t>个时段：</w:t>
      </w:r>
    </w:p>
    <w:p w14:paraId="3F0FF317" w14:textId="6354228C" w:rsidR="00F82E46" w:rsidRPr="00BC36EF" w:rsidRDefault="00392572" w:rsidP="00392572">
      <w:pPr>
        <w:ind w:firstLine="480"/>
        <w:jc w:val="center"/>
        <w:rPr>
          <w:color w:val="7030A0"/>
        </w:rPr>
      </w:pPr>
      <w:r w:rsidRPr="00BC36EF">
        <w:rPr>
          <w:color w:val="7030A0"/>
          <w:position w:val="-28"/>
        </w:rPr>
        <w:object w:dxaOrig="3280" w:dyaOrig="780" w14:anchorId="7460C23F">
          <v:shape id="_x0000_i1763" type="#_x0000_t75" style="width:164.15pt;height:39.05pt" o:ole="">
            <v:imagedata r:id="rId1428" o:title=""/>
          </v:shape>
          <o:OLEObject Type="Embed" ProgID="Equation.DSMT4" ShapeID="_x0000_i1763" DrawAspect="Content" ObjectID="_1852641660" r:id="rId1429"/>
        </w:object>
      </w:r>
    </w:p>
    <w:p w14:paraId="3E58EE9E" w14:textId="77777777" w:rsidR="00EB674F" w:rsidRPr="00BC36EF" w:rsidRDefault="00EB674F" w:rsidP="00EB674F">
      <w:pPr>
        <w:ind w:firstLine="480"/>
        <w:rPr>
          <w:color w:val="7030A0"/>
        </w:rPr>
      </w:pPr>
      <w:r w:rsidRPr="00BC36EF">
        <w:rPr>
          <w:color w:val="7030A0"/>
        </w:rPr>
        <w:t>类似地，定义：</w:t>
      </w:r>
    </w:p>
    <w:p w14:paraId="74C6F5AB" w14:textId="59B9F96B" w:rsidR="00EB674F" w:rsidRPr="00BC36EF" w:rsidRDefault="00EB674F" w:rsidP="00EB674F">
      <w:pPr>
        <w:ind w:firstLine="480"/>
        <w:jc w:val="center"/>
        <w:rPr>
          <w:color w:val="7030A0"/>
        </w:rPr>
      </w:pPr>
      <w:r w:rsidRPr="00BC36EF">
        <w:rPr>
          <w:color w:val="7030A0"/>
          <w:position w:val="-14"/>
        </w:rPr>
        <w:object w:dxaOrig="1380" w:dyaOrig="400" w14:anchorId="2A166F57">
          <v:shape id="_x0000_i1764" type="#_x0000_t75" style="width:69.55pt;height:20.15pt" o:ole="">
            <v:imagedata r:id="rId1430" o:title=""/>
          </v:shape>
          <o:OLEObject Type="Embed" ProgID="Equation.DSMT4" ShapeID="_x0000_i1764" DrawAspect="Content" ObjectID="_1852641661" r:id="rId1431"/>
        </w:object>
      </w:r>
    </w:p>
    <w:p w14:paraId="0FCB8BE6" w14:textId="6E8E9070" w:rsidR="00EB674F" w:rsidRPr="00BC36EF" w:rsidRDefault="00EB674F" w:rsidP="00EB674F">
      <w:pPr>
        <w:ind w:firstLine="480"/>
        <w:rPr>
          <w:color w:val="7030A0"/>
        </w:rPr>
      </w:pPr>
      <w:r w:rsidRPr="00BC36EF">
        <w:rPr>
          <w:color w:val="7030A0"/>
        </w:rPr>
        <w:t>为核电机组在时段</w:t>
      </w:r>
      <w:r w:rsidRPr="00BC36EF">
        <w:rPr>
          <w:color w:val="7030A0"/>
        </w:rPr>
        <w:t>t</w:t>
      </w:r>
      <w:r w:rsidRPr="00BC36EF">
        <w:rPr>
          <w:color w:val="7030A0"/>
        </w:rPr>
        <w:t>进入最低功率状态的状态变量：</w:t>
      </w:r>
    </w:p>
    <w:p w14:paraId="0EC2A3E4" w14:textId="76AB259A" w:rsidR="00EB674F" w:rsidRPr="00BC36EF" w:rsidRDefault="00D14DDE" w:rsidP="00D14DDE">
      <w:pPr>
        <w:ind w:firstLine="480"/>
        <w:jc w:val="center"/>
        <w:rPr>
          <w:color w:val="7030A0"/>
        </w:rPr>
      </w:pPr>
      <w:r w:rsidRPr="00BC36EF">
        <w:rPr>
          <w:color w:val="7030A0"/>
          <w:position w:val="-14"/>
        </w:rPr>
        <w:object w:dxaOrig="2380" w:dyaOrig="400" w14:anchorId="037EB283">
          <v:shape id="_x0000_i1765" type="#_x0000_t75" style="width:119.6pt;height:20.15pt" o:ole="">
            <v:imagedata r:id="rId1432" o:title=""/>
          </v:shape>
          <o:OLEObject Type="Embed" ProgID="Equation.DSMT4" ShapeID="_x0000_i1765" DrawAspect="Content" ObjectID="_1852641662" r:id="rId1433"/>
        </w:object>
      </w:r>
    </w:p>
    <w:p w14:paraId="5C16112E" w14:textId="77777777" w:rsidR="00EB674F" w:rsidRPr="00BC36EF" w:rsidRDefault="00EB674F" w:rsidP="00EB674F">
      <w:pPr>
        <w:ind w:firstLine="480"/>
        <w:rPr>
          <w:color w:val="7030A0"/>
        </w:rPr>
      </w:pPr>
      <w:r w:rsidRPr="00BC36EF">
        <w:rPr>
          <w:color w:val="7030A0"/>
        </w:rPr>
        <w:t>则：</w:t>
      </w:r>
    </w:p>
    <w:p w14:paraId="559E0A1F" w14:textId="7A823568" w:rsidR="00EB674F" w:rsidRPr="00BC36EF" w:rsidRDefault="00D14DDE" w:rsidP="00D14DDE">
      <w:pPr>
        <w:ind w:firstLine="480"/>
        <w:jc w:val="center"/>
        <w:rPr>
          <w:color w:val="7030A0"/>
        </w:rPr>
      </w:pPr>
      <w:r w:rsidRPr="00BC36EF">
        <w:rPr>
          <w:color w:val="7030A0"/>
          <w:position w:val="-28"/>
        </w:rPr>
        <w:object w:dxaOrig="3379" w:dyaOrig="780" w14:anchorId="404990FB">
          <v:shape id="_x0000_i1766" type="#_x0000_t75" style="width:168.4pt;height:39.05pt" o:ole="">
            <v:imagedata r:id="rId1434" o:title=""/>
          </v:shape>
          <o:OLEObject Type="Embed" ProgID="Equation.DSMT4" ShapeID="_x0000_i1766" DrawAspect="Content" ObjectID="_1852641663" r:id="rId1435"/>
        </w:object>
      </w:r>
    </w:p>
    <w:p w14:paraId="2AF71D22" w14:textId="31AA631F" w:rsidR="00EB674F" w:rsidRPr="00BC36EF" w:rsidRDefault="00EB674F" w:rsidP="00EB674F">
      <w:pPr>
        <w:ind w:firstLine="480"/>
        <w:rPr>
          <w:color w:val="7030A0"/>
        </w:rPr>
      </w:pPr>
      <w:r w:rsidRPr="00BC36EF">
        <w:rPr>
          <w:color w:val="7030A0"/>
        </w:rPr>
        <w:t>式中，</w:t>
      </w:r>
      <w:r w:rsidR="00D14DDE" w:rsidRPr="00BC36EF">
        <w:rPr>
          <w:color w:val="7030A0"/>
          <w:position w:val="-14"/>
        </w:rPr>
        <w:object w:dxaOrig="680" w:dyaOrig="400" w14:anchorId="55D5D9AA">
          <v:shape id="_x0000_i1767" type="#_x0000_t75" style="width:34.15pt;height:20.15pt" o:ole="">
            <v:imagedata r:id="rId1436" o:title=""/>
          </v:shape>
          <o:OLEObject Type="Embed" ProgID="Equation.DSMT4" ShapeID="_x0000_i1767" DrawAspect="Content" ObjectID="_1852641664" r:id="rId1437"/>
        </w:object>
      </w:r>
      <w:r w:rsidRPr="00BC36EF">
        <w:rPr>
          <w:color w:val="7030A0"/>
        </w:rPr>
        <w:t>和</w:t>
      </w:r>
      <w:r w:rsidR="00D14DDE" w:rsidRPr="00BC36EF">
        <w:rPr>
          <w:color w:val="7030A0"/>
          <w:position w:val="-14"/>
        </w:rPr>
        <w:object w:dxaOrig="700" w:dyaOrig="400" w14:anchorId="556474E9">
          <v:shape id="_x0000_i1768" type="#_x0000_t75" style="width:35.4pt;height:20.15pt" o:ole="">
            <v:imagedata r:id="rId1438" o:title=""/>
          </v:shape>
          <o:OLEObject Type="Embed" ProgID="Equation.DSMT4" ShapeID="_x0000_i1768" DrawAspect="Content" ObjectID="_1852641665" r:id="rId1439"/>
        </w:object>
      </w:r>
      <w:r w:rsidRPr="00BC36EF">
        <w:rPr>
          <w:color w:val="7030A0"/>
        </w:rPr>
        <w:t>分别为核电机组进入满功率状态和最低功率状态后要求保持的最短连续运行时间。</w:t>
      </w:r>
    </w:p>
    <w:p w14:paraId="061BC11F" w14:textId="77777777" w:rsidR="00D71223" w:rsidRPr="00E244B2" w:rsidRDefault="00D71223" w:rsidP="00D71223">
      <w:pPr>
        <w:ind w:firstLine="482"/>
        <w:rPr>
          <w:b/>
          <w:bCs/>
          <w:color w:val="000000" w:themeColor="text1"/>
        </w:rPr>
      </w:pPr>
      <w:r w:rsidRPr="00E244B2">
        <w:rPr>
          <w:b/>
          <w:bCs/>
          <w:color w:val="000000" w:themeColor="text1"/>
        </w:rPr>
        <w:t>三、核电机组运行成本</w:t>
      </w:r>
    </w:p>
    <w:p w14:paraId="71CC7FA0" w14:textId="107F7E6F" w:rsidR="00D71223" w:rsidRPr="00E244B2" w:rsidRDefault="00D71223" w:rsidP="00D71223">
      <w:pPr>
        <w:ind w:firstLine="480"/>
        <w:rPr>
          <w:color w:val="000000" w:themeColor="text1"/>
        </w:rPr>
      </w:pPr>
      <w:r w:rsidRPr="00E244B2">
        <w:rPr>
          <w:color w:val="000000" w:themeColor="text1"/>
        </w:rPr>
        <w:t>核电总成本主要由发电燃料成本和固定运行维护成本构成。</w:t>
      </w:r>
    </w:p>
    <w:p w14:paraId="079B20FD" w14:textId="77777777" w:rsidR="00D71223" w:rsidRPr="00E244B2" w:rsidRDefault="00D71223" w:rsidP="00D71223">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）核电发电成本</w:t>
      </w:r>
    </w:p>
    <w:p w14:paraId="654D4ACC" w14:textId="77777777" w:rsidR="00D71223" w:rsidRPr="00E244B2" w:rsidRDefault="00D71223" w:rsidP="00D71223">
      <w:pPr>
        <w:ind w:firstLine="480"/>
        <w:rPr>
          <w:color w:val="000000" w:themeColor="text1"/>
        </w:rPr>
      </w:pPr>
      <w:r w:rsidRPr="00E244B2">
        <w:rPr>
          <w:color w:val="000000" w:themeColor="text1"/>
        </w:rPr>
        <w:t>定义</w:t>
      </w:r>
      <w:r w:rsidRPr="00E244B2">
        <w:rPr>
          <w:bCs/>
          <w:color w:val="000000" w:themeColor="text1"/>
          <w:position w:val="-14"/>
        </w:rPr>
        <w:object w:dxaOrig="432" w:dyaOrig="380" w14:anchorId="33C24F40">
          <v:shape id="_x0000_i1769" type="#_x0000_t75" style="width:21.95pt;height:19.55pt" o:ole="">
            <v:imagedata r:id="rId1440" o:title=""/>
          </v:shape>
          <o:OLEObject Type="Embed" ProgID="Equation.DSMT4" ShapeID="_x0000_i1769" DrawAspect="Content" ObjectID="_1852641666" r:id="rId1441"/>
        </w:object>
      </w:r>
      <w:r w:rsidRPr="00E244B2">
        <w:rPr>
          <w:color w:val="000000" w:themeColor="text1"/>
        </w:rPr>
        <w:t>为核电机组</w:t>
      </w:r>
      <w:r w:rsidRPr="00E244B2">
        <w:rPr>
          <w:bCs/>
          <w:color w:val="000000" w:themeColor="text1"/>
          <w:position w:val="-6"/>
        </w:rPr>
        <w:object w:dxaOrig="143" w:dyaOrig="240" w14:anchorId="406715B4">
          <v:shape id="_x0000_i1770" type="#_x0000_t75" style="width:6.7pt;height:10.35pt" o:ole="">
            <v:imagedata r:id="rId1442" o:title=""/>
          </v:shape>
          <o:OLEObject Type="Embed" ProgID="Equation.DSMT4" ShapeID="_x0000_i1770" DrawAspect="Content" ObjectID="_1852641667" r:id="rId1443"/>
        </w:object>
      </w:r>
      <w:r w:rsidRPr="00E244B2">
        <w:rPr>
          <w:color w:val="000000" w:themeColor="text1"/>
        </w:rPr>
        <w:t>的单位发电成本，则整个大区域核电机组的发电成本为：</w:t>
      </w:r>
    </w:p>
    <w:p w14:paraId="613B597C" w14:textId="77777777" w:rsidR="00D71223" w:rsidRPr="00E244B2" w:rsidRDefault="00D71223" w:rsidP="00D71223">
      <w:pPr>
        <w:ind w:firstLine="480"/>
        <w:jc w:val="center"/>
        <w:rPr>
          <w:color w:val="000000" w:themeColor="text1"/>
        </w:rPr>
      </w:pPr>
      <w:r w:rsidRPr="00E244B2">
        <w:rPr>
          <w:bCs/>
          <w:color w:val="000000" w:themeColor="text1"/>
          <w:position w:val="-32"/>
        </w:rPr>
        <w:object w:dxaOrig="3212" w:dyaOrig="560" w14:anchorId="4DB870DB">
          <v:shape id="_x0000_i1771" type="#_x0000_t75" style="width:160.45pt;height:26.85pt" o:ole="">
            <v:imagedata r:id="rId1444" o:title=""/>
          </v:shape>
          <o:OLEObject Type="Embed" ProgID="Equation.DSMT4" ShapeID="_x0000_i1771" DrawAspect="Content" ObjectID="_1852641668" r:id="rId1445"/>
        </w:object>
      </w:r>
    </w:p>
    <w:p w14:paraId="3CE4E109" w14:textId="77777777" w:rsidR="00D71223" w:rsidRPr="00E244B2" w:rsidRDefault="00D71223" w:rsidP="00D71223">
      <w:pPr>
        <w:ind w:firstLine="480"/>
        <w:rPr>
          <w:color w:val="000000" w:themeColor="text1"/>
        </w:rPr>
      </w:pPr>
      <w:r w:rsidRPr="00E244B2">
        <w:rPr>
          <w:color w:val="000000" w:themeColor="text1"/>
        </w:rPr>
        <w:t>式中，</w:t>
      </w:r>
      <w:r w:rsidRPr="00E244B2">
        <w:rPr>
          <w:bCs/>
          <w:color w:val="000000" w:themeColor="text1"/>
          <w:position w:val="-6"/>
        </w:rPr>
        <w:object w:dxaOrig="287" w:dyaOrig="260" w14:anchorId="37CE72ED">
          <v:shape id="_x0000_i1772" type="#_x0000_t75" style="width:14.05pt;height:13.4pt" o:ole="">
            <v:imagedata r:id="rId1446" o:title=""/>
          </v:shape>
          <o:OLEObject Type="Embed" ProgID="Equation.DSMT4" ShapeID="_x0000_i1772" DrawAspect="Content" ObjectID="_1852641669" r:id="rId1447"/>
        </w:object>
      </w:r>
      <w:r w:rsidRPr="00E244B2">
        <w:rPr>
          <w:color w:val="000000" w:themeColor="text1"/>
        </w:rPr>
        <w:t>为单个调度时段长度。</w:t>
      </w:r>
    </w:p>
    <w:p w14:paraId="1F74BCFC" w14:textId="77777777" w:rsidR="00D71223" w:rsidRPr="00E244B2" w:rsidRDefault="00D71223" w:rsidP="00D71223">
      <w:pPr>
        <w:ind w:firstLine="482"/>
        <w:rPr>
          <w:b/>
          <w:bCs/>
          <w:color w:val="000000" w:themeColor="text1"/>
        </w:rPr>
      </w:pPr>
      <w:r w:rsidRPr="00E244B2">
        <w:rPr>
          <w:b/>
          <w:bCs/>
          <w:color w:val="000000" w:themeColor="text1"/>
        </w:rPr>
        <w:t>（</w:t>
      </w:r>
      <w:r w:rsidRPr="00E244B2">
        <w:rPr>
          <w:b/>
          <w:bCs/>
          <w:color w:val="000000" w:themeColor="text1"/>
        </w:rPr>
        <w:t>2</w:t>
      </w:r>
      <w:r w:rsidRPr="00E244B2">
        <w:rPr>
          <w:b/>
          <w:bCs/>
          <w:color w:val="000000" w:themeColor="text1"/>
        </w:rPr>
        <w:t>）固定运行维护成本</w:t>
      </w:r>
    </w:p>
    <w:p w14:paraId="5C82C56B" w14:textId="77777777" w:rsidR="00D71223" w:rsidRPr="00E244B2" w:rsidRDefault="00D71223" w:rsidP="00D71223">
      <w:pPr>
        <w:ind w:firstLine="480"/>
        <w:rPr>
          <w:color w:val="000000" w:themeColor="text1"/>
        </w:rPr>
      </w:pPr>
      <w:r w:rsidRPr="00E244B2">
        <w:rPr>
          <w:color w:val="000000" w:themeColor="text1"/>
        </w:rPr>
        <w:t>核电固定运行维护成本主要与机组装机容量相关，可表示为：</w:t>
      </w:r>
    </w:p>
    <w:p w14:paraId="1FDC8AB7" w14:textId="77777777" w:rsidR="00D71223" w:rsidRPr="00E244B2" w:rsidRDefault="00D71223" w:rsidP="00D71223">
      <w:pPr>
        <w:ind w:firstLine="480"/>
        <w:jc w:val="center"/>
        <w:rPr>
          <w:color w:val="000000" w:themeColor="text1"/>
        </w:rPr>
      </w:pPr>
      <w:r w:rsidRPr="00E244B2">
        <w:rPr>
          <w:bCs/>
          <w:color w:val="000000" w:themeColor="text1"/>
          <w:position w:val="-32"/>
        </w:rPr>
        <w:object w:dxaOrig="3113" w:dyaOrig="560" w14:anchorId="7C7AB94C">
          <v:shape id="_x0000_i1773" type="#_x0000_t75" style="width:154.35pt;height:26.85pt" o:ole="">
            <v:imagedata r:id="rId1448" o:title=""/>
          </v:shape>
          <o:OLEObject Type="Embed" ProgID="Equation.DSMT4" ShapeID="_x0000_i1773" DrawAspect="Content" ObjectID="_1852641670" r:id="rId1449"/>
        </w:object>
      </w:r>
    </w:p>
    <w:p w14:paraId="6AC25715" w14:textId="77777777" w:rsidR="00D71223" w:rsidRPr="00E244B2" w:rsidRDefault="00D71223" w:rsidP="00D71223">
      <w:pPr>
        <w:ind w:firstLine="480"/>
        <w:rPr>
          <w:color w:val="000000" w:themeColor="text1"/>
        </w:rPr>
      </w:pPr>
      <w:r w:rsidRPr="00E244B2">
        <w:rPr>
          <w:color w:val="000000" w:themeColor="text1"/>
        </w:rPr>
        <w:t>式中，</w:t>
      </w:r>
      <w:r w:rsidRPr="00E244B2">
        <w:rPr>
          <w:bCs/>
          <w:color w:val="000000" w:themeColor="text1"/>
          <w:position w:val="-14"/>
        </w:rPr>
        <w:object w:dxaOrig="679" w:dyaOrig="380" w14:anchorId="0B239C90">
          <v:shape id="_x0000_i1774" type="#_x0000_t75" style="width:35.4pt;height:19.55pt" o:ole="">
            <v:imagedata r:id="rId1450" o:title=""/>
          </v:shape>
          <o:OLEObject Type="Embed" ProgID="Equation.DSMT4" ShapeID="_x0000_i1774" DrawAspect="Content" ObjectID="_1852641671" r:id="rId1451"/>
        </w:object>
      </w:r>
      <w:r w:rsidRPr="00E244B2">
        <w:rPr>
          <w:color w:val="000000" w:themeColor="text1"/>
        </w:rPr>
        <w:t>为核电机组</w:t>
      </w:r>
      <w:r w:rsidRPr="00E244B2">
        <w:rPr>
          <w:bCs/>
          <w:color w:val="000000" w:themeColor="text1"/>
          <w:position w:val="-6"/>
        </w:rPr>
        <w:object w:dxaOrig="144" w:dyaOrig="240" w14:anchorId="7039EED7">
          <v:shape id="_x0000_i1775" type="#_x0000_t75" style="width:6.7pt;height:10.35pt" o:ole="">
            <v:imagedata r:id="rId1452" o:title=""/>
          </v:shape>
          <o:OLEObject Type="Embed" ProgID="Equation.DSMT4" ShapeID="_x0000_i1775" DrawAspect="Content" ObjectID="_1852641672" r:id="rId1453"/>
        </w:object>
      </w:r>
      <w:r w:rsidRPr="00E244B2">
        <w:rPr>
          <w:color w:val="000000" w:themeColor="text1"/>
        </w:rPr>
        <w:t>的单位装机容量固定运行维护成本；</w:t>
      </w:r>
      <w:r w:rsidRPr="00E244B2">
        <w:rPr>
          <w:bCs/>
          <w:color w:val="000000" w:themeColor="text1"/>
          <w:position w:val="-14"/>
        </w:rPr>
        <w:object w:dxaOrig="560" w:dyaOrig="380" w14:anchorId="798CA696">
          <v:shape id="_x0000_i1776" type="#_x0000_t75" style="width:26.85pt;height:19.55pt" o:ole="">
            <v:imagedata r:id="rId1454" o:title=""/>
          </v:shape>
          <o:OLEObject Type="Embed" ProgID="Equation.DSMT4" ShapeID="_x0000_i1776" DrawAspect="Content" ObjectID="_1852641673" r:id="rId1455"/>
        </w:object>
      </w:r>
      <w:r w:rsidRPr="00E244B2">
        <w:rPr>
          <w:color w:val="000000" w:themeColor="text1"/>
        </w:rPr>
        <w:t>为核电机组额定装机容量。</w:t>
      </w:r>
    </w:p>
    <w:p w14:paraId="3C93C135" w14:textId="77777777" w:rsidR="00D71223" w:rsidRPr="00E244B2" w:rsidRDefault="00D71223" w:rsidP="00D71223">
      <w:pPr>
        <w:ind w:firstLine="480"/>
        <w:rPr>
          <w:color w:val="000000" w:themeColor="text1"/>
        </w:rPr>
      </w:pPr>
      <w:r w:rsidRPr="00E244B2">
        <w:rPr>
          <w:color w:val="000000" w:themeColor="text1"/>
        </w:rPr>
        <w:t>固定运维成本属于容量固定成本，因此即使机组在部分时段处于计划检修状态，该项成本仍然存在，不随实际发电小时数变化。</w:t>
      </w:r>
    </w:p>
    <w:p w14:paraId="2A7F4691" w14:textId="77777777" w:rsidR="00D71223" w:rsidRPr="00E244B2" w:rsidRDefault="00D71223" w:rsidP="00D71223">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）核电总运行成本</w:t>
      </w:r>
    </w:p>
    <w:p w14:paraId="6FC2F8C6" w14:textId="77777777" w:rsidR="00D71223" w:rsidRPr="00E244B2" w:rsidRDefault="00D71223" w:rsidP="00D71223">
      <w:pPr>
        <w:ind w:firstLine="480"/>
        <w:rPr>
          <w:color w:val="000000" w:themeColor="text1"/>
        </w:rPr>
      </w:pPr>
      <w:r w:rsidRPr="00E244B2">
        <w:rPr>
          <w:color w:val="000000" w:themeColor="text1"/>
        </w:rPr>
        <w:t>因此，大区域</w:t>
      </w:r>
      <w:r w:rsidRPr="00E244B2">
        <w:rPr>
          <w:bCs/>
          <w:color w:val="000000" w:themeColor="text1"/>
          <w:position w:val="-6"/>
        </w:rPr>
        <w:object w:dxaOrig="188" w:dyaOrig="200" w14:anchorId="5B96213D">
          <v:shape id="_x0000_i1777" type="#_x0000_t75" style="width:8.55pt;height:10.35pt" o:ole="">
            <v:imagedata r:id="rId1456" o:title=""/>
          </v:shape>
          <o:OLEObject Type="Embed" ProgID="Equation.DSMT4" ShapeID="_x0000_i1777" DrawAspect="Content" ObjectID="_1852641674" r:id="rId1457"/>
        </w:object>
      </w:r>
      <w:r w:rsidRPr="00E244B2">
        <w:rPr>
          <w:color w:val="000000" w:themeColor="text1"/>
        </w:rPr>
        <w:t>内核电机组总运行成本为：</w:t>
      </w:r>
    </w:p>
    <w:p w14:paraId="25CEA470" w14:textId="77777777" w:rsidR="00D71223" w:rsidRPr="00E244B2" w:rsidRDefault="00D71223" w:rsidP="00D71223">
      <w:pPr>
        <w:ind w:firstLine="480"/>
        <w:jc w:val="center"/>
        <w:rPr>
          <w:color w:val="000000" w:themeColor="text1"/>
        </w:rPr>
      </w:pPr>
      <w:r w:rsidRPr="00E244B2">
        <w:rPr>
          <w:bCs/>
          <w:color w:val="000000" w:themeColor="text1"/>
          <w:position w:val="-10"/>
        </w:rPr>
        <w:object w:dxaOrig="2083" w:dyaOrig="340" w14:anchorId="2985F621">
          <v:shape id="_x0000_i1778" type="#_x0000_t75" style="width:103.75pt;height:16.45pt" o:ole="">
            <v:imagedata r:id="rId1458" o:title=""/>
          </v:shape>
          <o:OLEObject Type="Embed" ProgID="Equation.DSMT4" ShapeID="_x0000_i1778" DrawAspect="Content" ObjectID="_1852641675" r:id="rId1459"/>
        </w:object>
      </w:r>
    </w:p>
    <w:p w14:paraId="038734BB" w14:textId="77777777" w:rsidR="00D71223" w:rsidRPr="00E244B2" w:rsidRDefault="00D71223" w:rsidP="00D71223">
      <w:pPr>
        <w:ind w:firstLine="480"/>
        <w:rPr>
          <w:color w:val="000000" w:themeColor="text1"/>
        </w:rPr>
      </w:pPr>
      <w:r w:rsidRPr="00E244B2">
        <w:rPr>
          <w:color w:val="000000" w:themeColor="text1"/>
        </w:rPr>
        <w:t>即：</w:t>
      </w:r>
    </w:p>
    <w:p w14:paraId="74FEADD1" w14:textId="77777777" w:rsidR="00D71223" w:rsidRPr="00E244B2" w:rsidRDefault="00D71223" w:rsidP="00D71223">
      <w:pPr>
        <w:ind w:firstLine="480"/>
        <w:jc w:val="center"/>
        <w:rPr>
          <w:color w:val="000000" w:themeColor="text1"/>
        </w:rPr>
      </w:pPr>
      <w:r w:rsidRPr="00E244B2">
        <w:rPr>
          <w:bCs/>
          <w:color w:val="000000" w:themeColor="text1"/>
          <w:position w:val="-32"/>
        </w:rPr>
        <w:object w:dxaOrig="4490" w:dyaOrig="700" w14:anchorId="13402915">
          <v:shape id="_x0000_i1779" type="#_x0000_t75" style="width:224.55pt;height:36.6pt" o:ole="">
            <v:imagedata r:id="rId1460" o:title=""/>
          </v:shape>
          <o:OLEObject Type="Embed" ProgID="Equation.DSMT4" ShapeID="_x0000_i1779" DrawAspect="Content" ObjectID="_1852641676" r:id="rId1461"/>
        </w:object>
      </w:r>
    </w:p>
    <w:p w14:paraId="3C605161" w14:textId="77777777" w:rsidR="00914B8A" w:rsidRPr="00E244B2" w:rsidRDefault="00000000">
      <w:pPr>
        <w:pStyle w:val="3"/>
        <w:rPr>
          <w:rFonts w:hint="default"/>
          <w:color w:val="000000" w:themeColor="text1"/>
        </w:rPr>
      </w:pPr>
      <w:r w:rsidRPr="00E244B2">
        <w:rPr>
          <w:rFonts w:hint="default"/>
          <w:color w:val="000000" w:themeColor="text1"/>
        </w:rPr>
        <w:t>光热运行模型</w:t>
      </w:r>
    </w:p>
    <w:p w14:paraId="1D157289" w14:textId="77777777" w:rsidR="00B60ECF" w:rsidRPr="00E244B2" w:rsidRDefault="00B60ECF" w:rsidP="00B60ECF">
      <w:pPr>
        <w:ind w:firstLine="482"/>
        <w:rPr>
          <w:b/>
          <w:bCs/>
          <w:color w:val="000000" w:themeColor="text1"/>
        </w:rPr>
      </w:pPr>
      <w:r w:rsidRPr="00E244B2">
        <w:rPr>
          <w:b/>
          <w:bCs/>
          <w:color w:val="000000" w:themeColor="text1"/>
        </w:rPr>
        <w:t>一、物理过程</w:t>
      </w:r>
    </w:p>
    <w:p w14:paraId="5AD7BD5F" w14:textId="77777777" w:rsidR="00B60ECF" w:rsidRPr="00E244B2" w:rsidRDefault="00B60ECF" w:rsidP="00B60ECF">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）光热发电系统通过聚光装置，将太阳辐射能汇聚到吸热器中，加热熔盐，实现太阳辐射能向热能的转换；</w:t>
      </w:r>
    </w:p>
    <w:p w14:paraId="2188C9EB" w14:textId="77777777" w:rsidR="00B60ECF" w:rsidRPr="00E244B2" w:rsidRDefault="00B60ECF" w:rsidP="00B60ECF">
      <w:pPr>
        <w:ind w:firstLine="480"/>
        <w:rPr>
          <w:color w:val="000000" w:themeColor="text1"/>
        </w:rPr>
      </w:pPr>
      <w:r w:rsidRPr="00E244B2">
        <w:rPr>
          <w:color w:val="000000" w:themeColor="text1"/>
        </w:rPr>
        <w:t>（</w:t>
      </w:r>
      <w:r w:rsidRPr="00E244B2">
        <w:rPr>
          <w:color w:val="000000" w:themeColor="text1"/>
        </w:rPr>
        <w:t>2</w:t>
      </w:r>
      <w:r w:rsidRPr="00E244B2">
        <w:rPr>
          <w:color w:val="000000" w:themeColor="text1"/>
        </w:rPr>
        <w:t>）光热电站通过配置储热装置将白天太阳能产生的多余热量储存起来，并在夜间或太阳辐射不足时释放热能，提高光热电站的连续供电能力；</w:t>
      </w:r>
    </w:p>
    <w:p w14:paraId="17B6FF23" w14:textId="77777777" w:rsidR="00B60ECF" w:rsidRPr="00E244B2" w:rsidRDefault="00B60ECF" w:rsidP="00B60ECF">
      <w:pPr>
        <w:ind w:firstLine="480"/>
        <w:rPr>
          <w:color w:val="000000" w:themeColor="text1"/>
        </w:rPr>
      </w:pPr>
      <w:r w:rsidRPr="00E244B2">
        <w:rPr>
          <w:color w:val="000000" w:themeColor="text1"/>
        </w:rPr>
        <w:t>（</w:t>
      </w:r>
      <w:r w:rsidRPr="00E244B2">
        <w:rPr>
          <w:color w:val="000000" w:themeColor="text1"/>
        </w:rPr>
        <w:t>3</w:t>
      </w:r>
      <w:r w:rsidRPr="00E244B2">
        <w:rPr>
          <w:color w:val="000000" w:themeColor="text1"/>
        </w:rPr>
        <w:t>）当电网需要光热机组供电时，储热介质释放热量，通过换热系统加热给水，产生满足汽轮机运行要求的高温高压蒸汽，实现储存热能向蒸汽热能的转换；</w:t>
      </w:r>
    </w:p>
    <w:p w14:paraId="62668F1F" w14:textId="77777777" w:rsidR="00B60ECF" w:rsidRPr="00E244B2" w:rsidRDefault="00B60ECF" w:rsidP="00B60ECF">
      <w:pPr>
        <w:ind w:firstLine="480"/>
        <w:rPr>
          <w:color w:val="000000" w:themeColor="text1"/>
        </w:rPr>
      </w:pPr>
      <w:r w:rsidRPr="00E244B2">
        <w:rPr>
          <w:color w:val="000000" w:themeColor="text1"/>
        </w:rPr>
        <w:t>（</w:t>
      </w:r>
      <w:r w:rsidRPr="00E244B2">
        <w:rPr>
          <w:color w:val="000000" w:themeColor="text1"/>
        </w:rPr>
        <w:t>4</w:t>
      </w:r>
      <w:r w:rsidRPr="00E244B2">
        <w:rPr>
          <w:color w:val="000000" w:themeColor="text1"/>
        </w:rPr>
        <w:t>）高温高压蒸汽推动汽轮机旋转，将热能转化为机械能；</w:t>
      </w:r>
    </w:p>
    <w:p w14:paraId="138D74F3" w14:textId="77777777" w:rsidR="00B60ECF" w:rsidRPr="00E244B2" w:rsidRDefault="00B60ECF" w:rsidP="00B60ECF">
      <w:pPr>
        <w:ind w:firstLine="480"/>
        <w:rPr>
          <w:color w:val="000000" w:themeColor="text1"/>
        </w:rPr>
      </w:pPr>
      <w:r w:rsidRPr="00E244B2">
        <w:rPr>
          <w:color w:val="000000" w:themeColor="text1"/>
        </w:rPr>
        <w:t>（</w:t>
      </w:r>
      <w:r w:rsidRPr="00E244B2">
        <w:rPr>
          <w:color w:val="000000" w:themeColor="text1"/>
        </w:rPr>
        <w:t>5</w:t>
      </w:r>
      <w:r w:rsidRPr="00E244B2">
        <w:rPr>
          <w:color w:val="000000" w:themeColor="text1"/>
        </w:rPr>
        <w:t>）汽轮机驱动同步发电机旋转，将机械能转化为电能。</w:t>
      </w:r>
    </w:p>
    <w:p w14:paraId="3B02C6E5" w14:textId="77777777" w:rsidR="00CB220D" w:rsidRPr="00E244B2" w:rsidRDefault="00CB220D" w:rsidP="00CB220D">
      <w:pPr>
        <w:ind w:firstLine="480"/>
        <w:rPr>
          <w:color w:val="000000" w:themeColor="text1"/>
        </w:rPr>
      </w:pPr>
      <w:r w:rsidRPr="00E244B2">
        <w:rPr>
          <w:color w:val="000000" w:themeColor="text1"/>
        </w:rPr>
        <w:t>在大区域统一优化框架下，设</w:t>
      </w:r>
      <w:r w:rsidRPr="00E244B2">
        <w:rPr>
          <w:bCs/>
          <w:color w:val="000000" w:themeColor="text1"/>
          <w:position w:val="-6"/>
        </w:rPr>
        <w:object w:dxaOrig="182" w:dyaOrig="200" w14:anchorId="3726E17F">
          <v:shape id="_x0000_i1780" type="#_x0000_t75" style="width:7.95pt;height:10.35pt" o:ole="">
            <v:imagedata r:id="rId1099" o:title=""/>
          </v:shape>
          <o:OLEObject Type="Embed" ProgID="Equation.DSMT4" ShapeID="_x0000_i1780" DrawAspect="Content" ObjectID="_1852641677" r:id="rId1462"/>
        </w:object>
      </w:r>
      <w:r w:rsidRPr="00E244B2">
        <w:rPr>
          <w:color w:val="000000" w:themeColor="text1"/>
        </w:rPr>
        <w:t>为研究的大区域，</w:t>
      </w:r>
      <w:r w:rsidRPr="00E244B2">
        <w:rPr>
          <w:bCs/>
          <w:color w:val="000000" w:themeColor="text1"/>
          <w:position w:val="-10"/>
        </w:rPr>
        <w:object w:dxaOrig="668" w:dyaOrig="340" w14:anchorId="69A5A245">
          <v:shape id="_x0000_i1781" type="#_x0000_t75" alt="" style="width:33.55pt;height:16.45pt" o:ole="">
            <v:imagedata r:id="rId1463" o:title=""/>
          </v:shape>
          <o:OLEObject Type="Embed" ProgID="Equation.DSMT4" ShapeID="_x0000_i1781" DrawAspect="Content" ObjectID="_1852641678" r:id="rId1464"/>
        </w:object>
      </w:r>
      <w:r w:rsidRPr="00E244B2">
        <w:rPr>
          <w:color w:val="000000" w:themeColor="text1"/>
        </w:rPr>
        <w:t>为区域</w:t>
      </w:r>
      <w:r w:rsidRPr="00E244B2">
        <w:rPr>
          <w:bCs/>
          <w:color w:val="000000" w:themeColor="text1"/>
          <w:position w:val="-6"/>
        </w:rPr>
        <w:object w:dxaOrig="182" w:dyaOrig="200" w14:anchorId="124F28CE">
          <v:shape id="_x0000_i1782" type="#_x0000_t75" style="width:7.95pt;height:10.35pt" o:ole="">
            <v:imagedata r:id="rId1099" o:title=""/>
          </v:shape>
          <o:OLEObject Type="Embed" ProgID="Equation.DSMT4" ShapeID="_x0000_i1782" DrawAspect="Content" ObjectID="_1852641679" r:id="rId1465"/>
        </w:object>
      </w:r>
      <w:r w:rsidRPr="00E244B2">
        <w:rPr>
          <w:color w:val="000000" w:themeColor="text1"/>
        </w:rPr>
        <w:t>内的省份，</w:t>
      </w:r>
      <w:r w:rsidRPr="00E244B2">
        <w:rPr>
          <w:bCs/>
          <w:color w:val="000000" w:themeColor="text1"/>
          <w:position w:val="-14"/>
        </w:rPr>
        <w:object w:dxaOrig="628" w:dyaOrig="380" w14:anchorId="01DD245B">
          <v:shape id="_x0000_i1783" type="#_x0000_t75" alt="" style="width:31.1pt;height:19.55pt" o:ole="">
            <v:imagedata r:id="rId1466" o:title=""/>
          </v:shape>
          <o:OLEObject Type="Embed" ProgID="Equation.DSMT4" ShapeID="_x0000_i1783" DrawAspect="Content" ObjectID="_1852641680" r:id="rId1467"/>
        </w:object>
      </w:r>
      <w:r w:rsidRPr="00E244B2">
        <w:rPr>
          <w:color w:val="000000" w:themeColor="text1"/>
        </w:rPr>
        <w:t>为省份</w:t>
      </w:r>
      <w:r w:rsidRPr="00E244B2">
        <w:rPr>
          <w:bCs/>
          <w:color w:val="000000" w:themeColor="text1"/>
          <w:position w:val="-10"/>
        </w:rPr>
        <w:object w:dxaOrig="223" w:dyaOrig="240" w14:anchorId="1BC86F68">
          <v:shape id="_x0000_i1784" type="#_x0000_t75" style="width:10.35pt;height:10.35pt" o:ole="">
            <v:imagedata r:id="rId1091" o:title=""/>
          </v:shape>
          <o:OLEObject Type="Embed" ProgID="Equation.DSMT4" ShapeID="_x0000_i1784" DrawAspect="Content" ObjectID="_1852641681" r:id="rId1468"/>
        </w:object>
      </w:r>
      <w:r w:rsidRPr="00E244B2">
        <w:rPr>
          <w:color w:val="000000" w:themeColor="text1"/>
        </w:rPr>
        <w:t>内的供需平衡分区，</w:t>
      </w:r>
      <w:r w:rsidRPr="00E244B2">
        <w:rPr>
          <w:bCs/>
          <w:color w:val="000000" w:themeColor="text1"/>
          <w:position w:val="-14"/>
        </w:rPr>
        <w:object w:dxaOrig="690" w:dyaOrig="380" w14:anchorId="7366B309">
          <v:shape id="_x0000_i1785" type="#_x0000_t75" alt="" style="width:35.4pt;height:19.55pt" o:ole="">
            <v:imagedata r:id="rId1469" o:title=""/>
          </v:shape>
          <o:OLEObject Type="Embed" ProgID="Equation.DSMT4" ShapeID="_x0000_i1785" DrawAspect="Content" ObjectID="_1852641682" r:id="rId1470"/>
        </w:object>
      </w:r>
      <w:r w:rsidRPr="00E244B2">
        <w:rPr>
          <w:color w:val="000000" w:themeColor="text1"/>
        </w:rPr>
        <w:t>为省份</w:t>
      </w:r>
      <w:r w:rsidRPr="00E244B2">
        <w:rPr>
          <w:bCs/>
          <w:color w:val="000000" w:themeColor="text1"/>
          <w:position w:val="-10"/>
        </w:rPr>
        <w:object w:dxaOrig="223" w:dyaOrig="240" w14:anchorId="45EF5156">
          <v:shape id="_x0000_i1786" type="#_x0000_t75" style="width:10.35pt;height:10.35pt" o:ole="">
            <v:imagedata r:id="rId1091" o:title=""/>
          </v:shape>
          <o:OLEObject Type="Embed" ProgID="Equation.DSMT4" ShapeID="_x0000_i1786" DrawAspect="Content" ObjectID="_1852641683" r:id="rId1471"/>
        </w:object>
      </w:r>
      <w:r w:rsidRPr="00E244B2">
        <w:rPr>
          <w:color w:val="000000" w:themeColor="text1"/>
        </w:rPr>
        <w:t>的分区</w:t>
      </w:r>
      <w:r w:rsidRPr="00E244B2">
        <w:rPr>
          <w:bCs/>
          <w:color w:val="000000" w:themeColor="text1"/>
          <w:position w:val="-4"/>
        </w:rPr>
        <w:object w:dxaOrig="183" w:dyaOrig="180" w14:anchorId="09102DD5">
          <v:shape id="_x0000_i1787" type="#_x0000_t75" style="width:9.15pt;height:7.95pt" o:ole="">
            <v:imagedata r:id="rId1093" o:title=""/>
          </v:shape>
          <o:OLEObject Type="Embed" ProgID="Equation.DSMT4" ShapeID="_x0000_i1787" DrawAspect="Content" ObjectID="_1852641684" r:id="rId1472"/>
        </w:object>
      </w:r>
      <w:r w:rsidRPr="00E244B2">
        <w:rPr>
          <w:color w:val="000000" w:themeColor="text1"/>
        </w:rPr>
        <w:t>内的光热电站，</w:t>
      </w:r>
      <w:r w:rsidRPr="00E244B2">
        <w:rPr>
          <w:bCs/>
          <w:color w:val="000000" w:themeColor="text1"/>
          <w:position w:val="-6"/>
        </w:rPr>
        <w:object w:dxaOrig="488" w:dyaOrig="260" w14:anchorId="4CBAF2D6">
          <v:shape id="_x0000_i1788" type="#_x0000_t75" alt="" style="width:22.6pt;height:13.4pt" o:ole="">
            <v:imagedata r:id="rId1473" o:title=""/>
          </v:shape>
          <o:OLEObject Type="Embed" ProgID="Equation.DSMT4" ShapeID="_x0000_i1788" DrawAspect="Content" ObjectID="_1852641685" r:id="rId1474"/>
        </w:object>
      </w:r>
      <w:r w:rsidRPr="00E244B2">
        <w:rPr>
          <w:color w:val="000000" w:themeColor="text1"/>
        </w:rPr>
        <w:t>为调度时段。</w:t>
      </w:r>
    </w:p>
    <w:p w14:paraId="4D44BAED" w14:textId="77777777" w:rsidR="00B90D36" w:rsidRPr="00E244B2" w:rsidRDefault="00B90D36" w:rsidP="00B90D36">
      <w:pPr>
        <w:ind w:firstLine="482"/>
        <w:rPr>
          <w:b/>
          <w:bCs/>
          <w:color w:val="000000" w:themeColor="text1"/>
        </w:rPr>
      </w:pPr>
      <w:r w:rsidRPr="00E244B2">
        <w:rPr>
          <w:b/>
          <w:bCs/>
          <w:color w:val="000000" w:themeColor="text1"/>
        </w:rPr>
        <w:t>二、约束条件</w:t>
      </w:r>
    </w:p>
    <w:p w14:paraId="60C3F2DB" w14:textId="77777777" w:rsidR="00B90D36" w:rsidRPr="00E244B2" w:rsidRDefault="00B90D36" w:rsidP="00B90D36">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）集热场建模</w:t>
      </w:r>
    </w:p>
    <w:p w14:paraId="5848B6D1" w14:textId="77777777" w:rsidR="00B90D36" w:rsidRPr="00E244B2" w:rsidRDefault="00B90D36" w:rsidP="00B90D36">
      <w:pPr>
        <w:ind w:firstLine="480"/>
        <w:rPr>
          <w:color w:val="000000" w:themeColor="text1"/>
        </w:rPr>
      </w:pPr>
      <w:r w:rsidRPr="00E244B2">
        <w:rPr>
          <w:color w:val="000000" w:themeColor="text1"/>
        </w:rPr>
        <w:t>集热场将法向直接辐照度</w:t>
      </w:r>
      <w:r w:rsidRPr="00E244B2">
        <w:rPr>
          <w:color w:val="000000" w:themeColor="text1"/>
        </w:rPr>
        <w:t xml:space="preserve"> DNI </w:t>
      </w:r>
      <w:r w:rsidRPr="00E244B2">
        <w:rPr>
          <w:color w:val="000000" w:themeColor="text1"/>
        </w:rPr>
        <w:t>转换为输出热功率。原始集热场输出热功率</w:t>
      </w:r>
      <w:r w:rsidRPr="00E244B2">
        <w:rPr>
          <w:color w:val="000000" w:themeColor="text1"/>
        </w:rPr>
        <w:lastRenderedPageBreak/>
        <w:t>由集热效率、采光面积和当前</w:t>
      </w:r>
      <w:r w:rsidRPr="00E244B2">
        <w:rPr>
          <w:color w:val="000000" w:themeColor="text1"/>
        </w:rPr>
        <w:t xml:space="preserve"> DNI </w:t>
      </w:r>
      <w:r w:rsidRPr="00E244B2">
        <w:rPr>
          <w:color w:val="000000" w:themeColor="text1"/>
        </w:rPr>
        <w:t>决定：</w:t>
      </w:r>
    </w:p>
    <w:p w14:paraId="789A420B" w14:textId="77777777" w:rsidR="00B90D36" w:rsidRPr="00E244B2" w:rsidRDefault="00B90D36" w:rsidP="00B90D36">
      <w:pPr>
        <w:ind w:firstLine="480"/>
        <w:jc w:val="center"/>
        <w:rPr>
          <w:color w:val="000000" w:themeColor="text1"/>
        </w:rPr>
      </w:pPr>
      <w:r w:rsidRPr="00E244B2">
        <w:rPr>
          <w:bCs/>
          <w:color w:val="000000" w:themeColor="text1"/>
          <w:position w:val="-14"/>
        </w:rPr>
        <w:object w:dxaOrig="5111" w:dyaOrig="380" w14:anchorId="393713AC">
          <v:shape id="_x0000_i1789" type="#_x0000_t75" alt="" style="width:254.45pt;height:19.55pt" o:ole="">
            <v:imagedata r:id="rId1475" o:title=""/>
          </v:shape>
          <o:OLEObject Type="Embed" ProgID="Equation.DSMT4" ShapeID="_x0000_i1789" DrawAspect="Content" ObjectID="_1852641686" r:id="rId1476"/>
        </w:object>
      </w:r>
    </w:p>
    <w:p w14:paraId="50E4A332" w14:textId="77777777" w:rsidR="00B90D36" w:rsidRPr="00E244B2" w:rsidRDefault="00B90D36" w:rsidP="00B90D36">
      <w:pPr>
        <w:ind w:firstLine="480"/>
        <w:rPr>
          <w:color w:val="000000" w:themeColor="text1"/>
        </w:rPr>
      </w:pPr>
      <w:r w:rsidRPr="00E244B2">
        <w:rPr>
          <w:color w:val="000000" w:themeColor="text1"/>
        </w:rPr>
        <w:t>式中，</w:t>
      </w:r>
      <w:r w:rsidRPr="00E244B2">
        <w:rPr>
          <w:bCs/>
          <w:color w:val="000000" w:themeColor="text1"/>
          <w:position w:val="-14"/>
        </w:rPr>
        <w:object w:dxaOrig="570" w:dyaOrig="380" w14:anchorId="10FA842E">
          <v:shape id="_x0000_i1790" type="#_x0000_t75" alt="" style="width:26.85pt;height:19.55pt" o:ole="">
            <v:imagedata r:id="rId1477" o:title=""/>
          </v:shape>
          <o:OLEObject Type="Embed" ProgID="Equation.DSMT4" ShapeID="_x0000_i1790" DrawAspect="Content" ObjectID="_1852641687" r:id="rId1478"/>
        </w:object>
      </w:r>
      <w:r w:rsidRPr="00E244B2">
        <w:rPr>
          <w:color w:val="000000" w:themeColor="text1"/>
        </w:rPr>
        <w:t>为省份</w:t>
      </w:r>
      <w:r w:rsidRPr="00E244B2">
        <w:rPr>
          <w:bCs/>
          <w:color w:val="000000" w:themeColor="text1"/>
          <w:position w:val="-10"/>
        </w:rPr>
        <w:object w:dxaOrig="223" w:dyaOrig="240" w14:anchorId="75AD9241">
          <v:shape id="_x0000_i1791" type="#_x0000_t75" style="width:10.35pt;height:10.35pt" o:ole="">
            <v:imagedata r:id="rId1091" o:title=""/>
          </v:shape>
          <o:OLEObject Type="Embed" ProgID="Equation.DSMT4" ShapeID="_x0000_i1791" DrawAspect="Content" ObjectID="_1852641688" r:id="rId1479"/>
        </w:object>
      </w:r>
      <w:r w:rsidRPr="00E244B2">
        <w:rPr>
          <w:color w:val="000000" w:themeColor="text1"/>
        </w:rPr>
        <w:t>的分区</w:t>
      </w:r>
      <w:r w:rsidRPr="00E244B2">
        <w:rPr>
          <w:bCs/>
          <w:color w:val="000000" w:themeColor="text1"/>
          <w:position w:val="-4"/>
        </w:rPr>
        <w:object w:dxaOrig="183" w:dyaOrig="180" w14:anchorId="1ED0B4A3">
          <v:shape id="_x0000_i1792" type="#_x0000_t75" style="width:9.15pt;height:7.95pt" o:ole="">
            <v:imagedata r:id="rId1093" o:title=""/>
          </v:shape>
          <o:OLEObject Type="Embed" ProgID="Equation.DSMT4" ShapeID="_x0000_i1792" DrawAspect="Content" ObjectID="_1852641689" r:id="rId1480"/>
        </w:object>
      </w:r>
      <w:r w:rsidRPr="00E244B2">
        <w:rPr>
          <w:color w:val="000000" w:themeColor="text1"/>
        </w:rPr>
        <w:t>内光热电站</w:t>
      </w:r>
      <w:r w:rsidRPr="00E244B2">
        <w:rPr>
          <w:bCs/>
          <w:color w:val="000000" w:themeColor="text1"/>
          <w:position w:val="-6"/>
        </w:rPr>
        <w:object w:dxaOrig="142" w:dyaOrig="240" w14:anchorId="47AE8FC8">
          <v:shape id="_x0000_i1793" type="#_x0000_t75" alt="" style="width:6.7pt;height:10.35pt" o:ole="">
            <v:imagedata r:id="rId1481" o:title=""/>
          </v:shape>
          <o:OLEObject Type="Embed" ProgID="Equation.DSMT4" ShapeID="_x0000_i1793" DrawAspect="Content" ObjectID="_1852641690" r:id="rId1482"/>
        </w:object>
      </w:r>
      <w:r w:rsidRPr="00E244B2">
        <w:rPr>
          <w:color w:val="000000" w:themeColor="text1"/>
        </w:rPr>
        <w:t>在时段</w:t>
      </w:r>
      <w:r w:rsidRPr="00E244B2">
        <w:rPr>
          <w:bCs/>
          <w:color w:val="000000" w:themeColor="text1"/>
          <w:position w:val="-6"/>
        </w:rPr>
        <w:object w:dxaOrig="142" w:dyaOrig="220" w14:anchorId="0ECEB8D6">
          <v:shape id="_x0000_i1794" type="#_x0000_t75" alt="" style="width:6.7pt;height:10.35pt" o:ole="">
            <v:imagedata r:id="rId1483" o:title=""/>
          </v:shape>
          <o:OLEObject Type="Embed" ProgID="Equation.DSMT4" ShapeID="_x0000_i1794" DrawAspect="Content" ObjectID="_1852641691" r:id="rId1484"/>
        </w:object>
      </w:r>
      <w:r w:rsidRPr="00E244B2">
        <w:rPr>
          <w:color w:val="000000" w:themeColor="text1"/>
        </w:rPr>
        <w:t>的集热场输出热功率；</w:t>
      </w:r>
      <w:r w:rsidRPr="00E244B2">
        <w:rPr>
          <w:bCs/>
          <w:color w:val="000000" w:themeColor="text1"/>
          <w:position w:val="-14"/>
        </w:rPr>
        <w:object w:dxaOrig="450" w:dyaOrig="380" w14:anchorId="2B95A0AB">
          <v:shape id="_x0000_i1795" type="#_x0000_t75" alt="" style="width:21.95pt;height:19.55pt" o:ole="">
            <v:imagedata r:id="rId1485" o:title=""/>
          </v:shape>
          <o:OLEObject Type="Embed" ProgID="Equation.DSMT4" ShapeID="_x0000_i1795" DrawAspect="Content" ObjectID="_1852641692" r:id="rId1486"/>
        </w:object>
      </w:r>
      <w:r w:rsidRPr="00E244B2">
        <w:rPr>
          <w:color w:val="000000" w:themeColor="text1"/>
        </w:rPr>
        <w:t>为光热电站集热效率；</w:t>
      </w:r>
      <w:r w:rsidRPr="00E244B2">
        <w:rPr>
          <w:bCs/>
          <w:color w:val="000000" w:themeColor="text1"/>
          <w:position w:val="-14"/>
        </w:rPr>
        <w:object w:dxaOrig="471" w:dyaOrig="380" w14:anchorId="26417912">
          <v:shape id="_x0000_i1796" type="#_x0000_t75" style="width:21.95pt;height:19.55pt" o:ole="">
            <v:imagedata r:id="rId1487" o:title=""/>
          </v:shape>
          <o:OLEObject Type="Embed" ProgID="Equation.DSMT4" ShapeID="_x0000_i1796" DrawAspect="Content" ObjectID="_1852641693" r:id="rId1488"/>
        </w:object>
      </w:r>
      <w:r w:rsidRPr="00E244B2">
        <w:rPr>
          <w:color w:val="000000" w:themeColor="text1"/>
        </w:rPr>
        <w:t>为集热场镜场总面积；</w:t>
      </w:r>
      <w:r w:rsidRPr="00E244B2">
        <w:rPr>
          <w:bCs/>
          <w:color w:val="000000" w:themeColor="text1"/>
          <w:position w:val="-14"/>
        </w:rPr>
        <w:object w:dxaOrig="738" w:dyaOrig="360" w14:anchorId="38CE5CD0">
          <v:shape id="_x0000_i1797" type="#_x0000_t75" alt="" style="width:36.6pt;height:19.55pt" o:ole="">
            <v:imagedata r:id="rId1489" o:title=""/>
          </v:shape>
          <o:OLEObject Type="Embed" ProgID="Equation.DSMT4" ShapeID="_x0000_i1797" DrawAspect="Content" ObjectID="_1852641694" r:id="rId1490"/>
        </w:object>
      </w:r>
      <w:r w:rsidRPr="00E244B2">
        <w:rPr>
          <w:color w:val="000000" w:themeColor="text1"/>
        </w:rPr>
        <w:t>为省份</w:t>
      </w:r>
      <w:r w:rsidRPr="00E244B2">
        <w:rPr>
          <w:bCs/>
          <w:color w:val="000000" w:themeColor="text1"/>
          <w:position w:val="-10"/>
        </w:rPr>
        <w:object w:dxaOrig="223" w:dyaOrig="240" w14:anchorId="5FCB7705">
          <v:shape id="_x0000_i1798" type="#_x0000_t75" style="width:10.35pt;height:10.35pt" o:ole="">
            <v:imagedata r:id="rId1091" o:title=""/>
          </v:shape>
          <o:OLEObject Type="Embed" ProgID="Equation.DSMT4" ShapeID="_x0000_i1798" DrawAspect="Content" ObjectID="_1852641695" r:id="rId1491"/>
        </w:object>
      </w:r>
      <w:r w:rsidRPr="00E244B2">
        <w:rPr>
          <w:color w:val="000000" w:themeColor="text1"/>
        </w:rPr>
        <w:t>的分区</w:t>
      </w:r>
      <w:r w:rsidRPr="00E244B2">
        <w:rPr>
          <w:bCs/>
          <w:color w:val="000000" w:themeColor="text1"/>
          <w:position w:val="-4"/>
        </w:rPr>
        <w:object w:dxaOrig="183" w:dyaOrig="180" w14:anchorId="1BA1E465">
          <v:shape id="_x0000_i1799" type="#_x0000_t75" style="width:9.15pt;height:7.95pt" o:ole="">
            <v:imagedata r:id="rId1093" o:title=""/>
          </v:shape>
          <o:OLEObject Type="Embed" ProgID="Equation.DSMT4" ShapeID="_x0000_i1799" DrawAspect="Content" ObjectID="_1852641696" r:id="rId1492"/>
        </w:object>
      </w:r>
      <w:r w:rsidRPr="00E244B2">
        <w:rPr>
          <w:color w:val="000000" w:themeColor="text1"/>
        </w:rPr>
        <w:t>在时段</w:t>
      </w:r>
      <w:r w:rsidRPr="00E244B2">
        <w:rPr>
          <w:bCs/>
          <w:color w:val="000000" w:themeColor="text1"/>
          <w:position w:val="-6"/>
        </w:rPr>
        <w:object w:dxaOrig="142" w:dyaOrig="220" w14:anchorId="2CC3A78C">
          <v:shape id="_x0000_i1800" type="#_x0000_t75" style="width:6.7pt;height:10.35pt" o:ole="">
            <v:imagedata r:id="rId1483" o:title=""/>
          </v:shape>
          <o:OLEObject Type="Embed" ProgID="Equation.DSMT4" ShapeID="_x0000_i1800" DrawAspect="Content" ObjectID="_1852641697" r:id="rId1493"/>
        </w:object>
      </w:r>
      <w:r w:rsidRPr="00E244B2">
        <w:rPr>
          <w:color w:val="000000" w:themeColor="text1"/>
        </w:rPr>
        <w:t>的法向直接辐照度。</w:t>
      </w:r>
    </w:p>
    <w:p w14:paraId="6E559119" w14:textId="77777777" w:rsidR="00B90D36" w:rsidRPr="00E244B2" w:rsidRDefault="00B90D36" w:rsidP="00B90D36">
      <w:pPr>
        <w:ind w:firstLine="480"/>
        <w:rPr>
          <w:color w:val="000000" w:themeColor="text1"/>
        </w:rPr>
      </w:pPr>
      <w:r w:rsidRPr="00E244B2">
        <w:rPr>
          <w:color w:val="000000" w:themeColor="text1"/>
        </w:rPr>
        <w:t>为简化参数化，引入太阳能倍数（</w:t>
      </w:r>
      <w:r w:rsidRPr="00E244B2">
        <w:rPr>
          <w:color w:val="000000" w:themeColor="text1"/>
        </w:rPr>
        <w:t>Solar Multiple</w:t>
      </w:r>
      <w:r w:rsidRPr="00E244B2">
        <w:rPr>
          <w:color w:val="000000" w:themeColor="text1"/>
        </w:rPr>
        <w:t>，</w:t>
      </w:r>
      <w:r w:rsidRPr="00E244B2">
        <w:rPr>
          <w:color w:val="000000" w:themeColor="text1"/>
        </w:rPr>
        <w:t>SM</w:t>
      </w:r>
      <w:r w:rsidRPr="00E244B2">
        <w:rPr>
          <w:color w:val="000000" w:themeColor="text1"/>
        </w:rPr>
        <w:t>），其定义为集热场在设计</w:t>
      </w:r>
      <w:r w:rsidRPr="00E244B2">
        <w:rPr>
          <w:color w:val="000000" w:themeColor="text1"/>
        </w:rPr>
        <w:t xml:space="preserve"> DNI </w:t>
      </w:r>
      <w:r w:rsidRPr="00E244B2">
        <w:rPr>
          <w:color w:val="000000" w:themeColor="text1"/>
        </w:rPr>
        <w:t>下输出热功率与汽轮机满发所需热功率之比：</w:t>
      </w:r>
    </w:p>
    <w:p w14:paraId="63AC676A" w14:textId="77777777" w:rsidR="00B90D36" w:rsidRPr="00E244B2" w:rsidRDefault="00B90D36" w:rsidP="00B90D36">
      <w:pPr>
        <w:ind w:firstLine="480"/>
        <w:jc w:val="center"/>
        <w:rPr>
          <w:color w:val="000000" w:themeColor="text1"/>
        </w:rPr>
      </w:pPr>
      <w:r w:rsidRPr="00E244B2">
        <w:rPr>
          <w:bCs/>
          <w:color w:val="000000" w:themeColor="text1"/>
          <w:position w:val="-30"/>
        </w:rPr>
        <w:object w:dxaOrig="2265" w:dyaOrig="700" w14:anchorId="68FF69D1">
          <v:shape id="_x0000_i1801" type="#_x0000_t75" alt="" style="width:114.1pt;height:36.6pt" o:ole="">
            <v:imagedata r:id="rId1494" o:title=""/>
          </v:shape>
          <o:OLEObject Type="Embed" ProgID="Equation.DSMT4" ShapeID="_x0000_i1801" DrawAspect="Content" ObjectID="_1852641698" r:id="rId1495"/>
        </w:object>
      </w:r>
    </w:p>
    <w:p w14:paraId="680826BF" w14:textId="77777777" w:rsidR="00B90D36" w:rsidRPr="00E244B2" w:rsidRDefault="00B90D36" w:rsidP="00B90D36">
      <w:pPr>
        <w:ind w:firstLine="480"/>
        <w:rPr>
          <w:color w:val="000000" w:themeColor="text1"/>
        </w:rPr>
      </w:pPr>
      <w:r w:rsidRPr="00E244B2">
        <w:rPr>
          <w:color w:val="000000" w:themeColor="text1"/>
        </w:rPr>
        <w:t>式中，</w:t>
      </w:r>
      <w:r w:rsidRPr="00E244B2">
        <w:rPr>
          <w:bCs/>
          <w:color w:val="000000" w:themeColor="text1"/>
          <w:position w:val="-14"/>
        </w:rPr>
        <w:object w:dxaOrig="655" w:dyaOrig="360" w14:anchorId="298B6D77">
          <v:shape id="_x0000_i1802" type="#_x0000_t75" alt="" style="width:32.95pt;height:19.55pt" o:ole="">
            <v:imagedata r:id="rId1496" o:title=""/>
          </v:shape>
          <o:OLEObject Type="Embed" ProgID="Equation.DSMT4" ShapeID="_x0000_i1802" DrawAspect="Content" ObjectID="_1852641699" r:id="rId1497"/>
        </w:object>
      </w:r>
      <w:r w:rsidRPr="00E244B2">
        <w:rPr>
          <w:color w:val="000000" w:themeColor="text1"/>
        </w:rPr>
        <w:t>为光热电站</w:t>
      </w:r>
      <w:r w:rsidRPr="00E244B2">
        <w:rPr>
          <w:bCs/>
          <w:color w:val="000000" w:themeColor="text1"/>
          <w:position w:val="-6"/>
        </w:rPr>
        <w:object w:dxaOrig="142" w:dyaOrig="240" w14:anchorId="64F32F57">
          <v:shape id="_x0000_i1803" type="#_x0000_t75" style="width:6.7pt;height:10.35pt" o:ole="">
            <v:imagedata r:id="rId1481" o:title=""/>
          </v:shape>
          <o:OLEObject Type="Embed" ProgID="Equation.DSMT4" ShapeID="_x0000_i1803" DrawAspect="Content" ObjectID="_1852641700" r:id="rId1498"/>
        </w:object>
      </w:r>
      <w:r w:rsidRPr="00E244B2">
        <w:rPr>
          <w:color w:val="000000" w:themeColor="text1"/>
        </w:rPr>
        <w:t>的太阳能倍数；</w:t>
      </w:r>
      <w:r w:rsidRPr="00E244B2">
        <w:rPr>
          <w:bCs/>
          <w:color w:val="000000" w:themeColor="text1"/>
          <w:position w:val="-14"/>
        </w:rPr>
        <w:object w:dxaOrig="654" w:dyaOrig="380" w14:anchorId="606C16E3">
          <v:shape id="_x0000_i1804" type="#_x0000_t75" alt="" style="width:33.55pt;height:19.55pt" o:ole="">
            <v:imagedata r:id="rId1499" o:title=""/>
          </v:shape>
          <o:OLEObject Type="Embed" ProgID="Equation.DSMT4" ShapeID="_x0000_i1804" DrawAspect="Content" ObjectID="_1852641701" r:id="rId1500"/>
        </w:object>
      </w:r>
      <w:r w:rsidRPr="00E244B2">
        <w:rPr>
          <w:color w:val="000000" w:themeColor="text1"/>
        </w:rPr>
        <w:t>为设计参考法向直接辐照度；</w:t>
      </w:r>
      <w:r w:rsidRPr="00E244B2">
        <w:rPr>
          <w:bCs/>
          <w:color w:val="000000" w:themeColor="text1"/>
          <w:position w:val="-14"/>
        </w:rPr>
        <w:object w:dxaOrig="451" w:dyaOrig="380" w14:anchorId="2DB6ED17">
          <v:shape id="_x0000_i1805" type="#_x0000_t75" alt="" style="width:21.95pt;height:19.55pt" o:ole="">
            <v:imagedata r:id="rId1501" o:title=""/>
          </v:shape>
          <o:OLEObject Type="Embed" ProgID="Equation.DSMT4" ShapeID="_x0000_i1805" DrawAspect="Content" ObjectID="_1852641702" r:id="rId1502"/>
        </w:object>
      </w:r>
      <w:r w:rsidRPr="00E244B2">
        <w:rPr>
          <w:color w:val="000000" w:themeColor="text1"/>
        </w:rPr>
        <w:t>为光热发电单元额定电功率；</w:t>
      </w:r>
      <w:r w:rsidRPr="00E244B2">
        <w:rPr>
          <w:bCs/>
          <w:color w:val="000000" w:themeColor="text1"/>
          <w:position w:val="-14"/>
        </w:rPr>
        <w:object w:dxaOrig="451" w:dyaOrig="380" w14:anchorId="5DB2510A">
          <v:shape id="_x0000_i1806" type="#_x0000_t75" alt="" style="width:21.95pt;height:19.55pt" o:ole="">
            <v:imagedata r:id="rId1503" o:title=""/>
          </v:shape>
          <o:OLEObject Type="Embed" ProgID="Equation.DSMT4" ShapeID="_x0000_i1806" DrawAspect="Content" ObjectID="_1852641703" r:id="rId1504"/>
        </w:object>
      </w:r>
      <w:r w:rsidRPr="00E244B2">
        <w:rPr>
          <w:color w:val="000000" w:themeColor="text1"/>
        </w:rPr>
        <w:t>为热电转换效率。太阳能倍数典型取值范围为</w:t>
      </w:r>
      <w:r w:rsidRPr="00E244B2">
        <w:rPr>
          <w:color w:val="000000" w:themeColor="text1"/>
        </w:rPr>
        <w:t>1.0</w:t>
      </w:r>
      <w:r w:rsidRPr="00E244B2">
        <w:rPr>
          <w:color w:val="000000" w:themeColor="text1"/>
        </w:rPr>
        <w:t>～</w:t>
      </w:r>
      <w:r w:rsidRPr="00E244B2">
        <w:rPr>
          <w:color w:val="000000" w:themeColor="text1"/>
        </w:rPr>
        <w:t>3.0</w:t>
      </w:r>
      <w:r w:rsidRPr="00E244B2">
        <w:rPr>
          <w:color w:val="000000" w:themeColor="text1"/>
        </w:rPr>
        <w:t>。</w:t>
      </w:r>
    </w:p>
    <w:p w14:paraId="3D0C06B7" w14:textId="77777777" w:rsidR="00B90D36" w:rsidRPr="00E244B2" w:rsidRDefault="00B90D36" w:rsidP="00B90D36">
      <w:pPr>
        <w:ind w:firstLine="480"/>
        <w:rPr>
          <w:color w:val="000000" w:themeColor="text1"/>
        </w:rPr>
      </w:pPr>
      <w:r w:rsidRPr="00E244B2">
        <w:rPr>
          <w:color w:val="000000" w:themeColor="text1"/>
        </w:rPr>
        <w:t>因此，集热场输出热功率可进一步表示为：</w:t>
      </w:r>
    </w:p>
    <w:p w14:paraId="116A8269" w14:textId="77777777" w:rsidR="00B90D36" w:rsidRPr="00E244B2" w:rsidRDefault="00B90D36" w:rsidP="00B90D36">
      <w:pPr>
        <w:ind w:firstLine="480"/>
        <w:jc w:val="center"/>
        <w:rPr>
          <w:color w:val="000000" w:themeColor="text1"/>
        </w:rPr>
      </w:pPr>
      <w:r w:rsidRPr="00E244B2">
        <w:rPr>
          <w:bCs/>
          <w:color w:val="000000" w:themeColor="text1"/>
          <w:position w:val="-30"/>
        </w:rPr>
        <w:object w:dxaOrig="5515" w:dyaOrig="700" w14:anchorId="35ECA68B">
          <v:shape id="_x0000_i1807" type="#_x0000_t75" alt="" style="width:275.8pt;height:36.6pt" o:ole="">
            <v:imagedata r:id="rId1505" o:title=""/>
          </v:shape>
          <o:OLEObject Type="Embed" ProgID="Equation.DSMT4" ShapeID="_x0000_i1807" DrawAspect="Content" ObjectID="_1852641704" r:id="rId1506"/>
        </w:object>
      </w:r>
    </w:p>
    <w:p w14:paraId="3E19A726" w14:textId="77777777" w:rsidR="00B90D36" w:rsidRPr="00E244B2" w:rsidRDefault="00B90D36" w:rsidP="00B90D36">
      <w:pPr>
        <w:ind w:firstLine="480"/>
        <w:rPr>
          <w:color w:val="000000" w:themeColor="text1"/>
        </w:rPr>
      </w:pPr>
      <w:r w:rsidRPr="00E244B2">
        <w:rPr>
          <w:color w:val="000000" w:themeColor="text1"/>
        </w:rPr>
        <w:t>其中，</w:t>
      </w:r>
      <w:r w:rsidRPr="00E244B2">
        <w:rPr>
          <w:bCs/>
          <w:color w:val="000000" w:themeColor="text1"/>
          <w:position w:val="-14"/>
        </w:rPr>
        <w:object w:dxaOrig="964" w:dyaOrig="360" w14:anchorId="52BDFF08">
          <v:shape id="_x0000_i1808" type="#_x0000_t75" alt="" style="width:48.2pt;height:19.55pt" o:ole="">
            <v:imagedata r:id="rId1507" o:title=""/>
          </v:shape>
          <o:OLEObject Type="Embed" ProgID="Equation.DSMT4" ShapeID="_x0000_i1808" DrawAspect="Content" ObjectID="_1852641705" r:id="rId1508"/>
        </w:object>
      </w:r>
      <w:r w:rsidRPr="00E244B2">
        <w:rPr>
          <w:color w:val="000000" w:themeColor="text1"/>
        </w:rPr>
        <w:t>表示集热场在设计</w:t>
      </w:r>
      <w:r w:rsidRPr="00E244B2">
        <w:rPr>
          <w:color w:val="000000" w:themeColor="text1"/>
        </w:rPr>
        <w:t xml:space="preserve"> DNI </w:t>
      </w:r>
      <w:r w:rsidRPr="00E244B2">
        <w:rPr>
          <w:color w:val="000000" w:themeColor="text1"/>
        </w:rPr>
        <w:t>下恰好满足汽轮机满发所需热功率，无多余热量可供储存；当</w:t>
      </w:r>
      <w:r w:rsidRPr="00E244B2">
        <w:rPr>
          <w:bCs/>
          <w:color w:val="000000" w:themeColor="text1"/>
          <w:position w:val="-14"/>
        </w:rPr>
        <w:object w:dxaOrig="964" w:dyaOrig="360" w14:anchorId="5DEDBC42">
          <v:shape id="_x0000_i1809" type="#_x0000_t75" alt="" style="width:48.2pt;height:19.55pt" o:ole="">
            <v:imagedata r:id="rId1509" o:title=""/>
          </v:shape>
          <o:OLEObject Type="Embed" ProgID="Equation.DSMT4" ShapeID="_x0000_i1809" DrawAspect="Content" ObjectID="_1852641706" r:id="rId1510"/>
        </w:object>
      </w:r>
      <w:r w:rsidRPr="00E244B2">
        <w:rPr>
          <w:color w:val="000000" w:themeColor="text1"/>
        </w:rPr>
        <w:t>时，集热场在设计</w:t>
      </w:r>
      <w:r w:rsidRPr="00E244B2">
        <w:rPr>
          <w:color w:val="000000" w:themeColor="text1"/>
        </w:rPr>
        <w:t xml:space="preserve"> DNI </w:t>
      </w:r>
      <w:r w:rsidRPr="00E244B2">
        <w:rPr>
          <w:color w:val="000000" w:themeColor="text1"/>
        </w:rPr>
        <w:t>下能够产生超过汽轮机满发需求的热量，多余热量可以存入储热装置。</w:t>
      </w:r>
    </w:p>
    <w:p w14:paraId="792E2EB3" w14:textId="77777777" w:rsidR="00B90D36" w:rsidRPr="00E244B2" w:rsidRDefault="00B90D36" w:rsidP="00B90D36">
      <w:pPr>
        <w:ind w:firstLine="482"/>
        <w:rPr>
          <w:b/>
          <w:bCs/>
          <w:color w:val="000000" w:themeColor="text1"/>
        </w:rPr>
      </w:pPr>
      <w:r w:rsidRPr="00E244B2">
        <w:rPr>
          <w:b/>
          <w:bCs/>
          <w:color w:val="000000" w:themeColor="text1"/>
        </w:rPr>
        <w:t>（</w:t>
      </w:r>
      <w:r w:rsidRPr="00E244B2">
        <w:rPr>
          <w:b/>
          <w:bCs/>
          <w:color w:val="000000" w:themeColor="text1"/>
        </w:rPr>
        <w:t>2</w:t>
      </w:r>
      <w:r w:rsidRPr="00E244B2">
        <w:rPr>
          <w:b/>
          <w:bCs/>
          <w:color w:val="000000" w:themeColor="text1"/>
        </w:rPr>
        <w:t>）储热装置建模</w:t>
      </w:r>
    </w:p>
    <w:p w14:paraId="7BC27752" w14:textId="77777777" w:rsidR="00B90D36" w:rsidRPr="00E244B2" w:rsidRDefault="00B90D36" w:rsidP="00B90D36">
      <w:pPr>
        <w:ind w:firstLine="480"/>
        <w:rPr>
          <w:color w:val="000000" w:themeColor="text1"/>
        </w:rPr>
      </w:pPr>
      <w:r w:rsidRPr="00E244B2">
        <w:rPr>
          <w:color w:val="000000" w:themeColor="text1"/>
        </w:rPr>
        <w:t>储热装置用于在时间上平移热能：光照充足时将部分集热场输出热量存入储热装置，光照不足时释放热量供给汽轮机，从而实现光热电站的出力时移和调峰。</w:t>
      </w:r>
    </w:p>
    <w:p w14:paraId="6E686D03" w14:textId="77777777" w:rsidR="00B90D36" w:rsidRPr="00E244B2" w:rsidRDefault="00B90D36" w:rsidP="00B90D36">
      <w:pPr>
        <w:ind w:firstLine="480"/>
        <w:rPr>
          <w:color w:val="000000" w:themeColor="text1"/>
        </w:rPr>
      </w:pPr>
      <w:r w:rsidRPr="00E244B2">
        <w:rPr>
          <w:color w:val="000000" w:themeColor="text1"/>
        </w:rPr>
        <w:t>储热装置的储热量平衡关系为：</w:t>
      </w:r>
    </w:p>
    <w:p w14:paraId="372AFF68" w14:textId="0D94709F" w:rsidR="00B90D36" w:rsidRPr="00E244B2" w:rsidRDefault="009E0042" w:rsidP="00B90D36">
      <w:pPr>
        <w:ind w:firstLine="480"/>
        <w:jc w:val="center"/>
        <w:rPr>
          <w:color w:val="000000" w:themeColor="text1"/>
        </w:rPr>
      </w:pPr>
      <w:r w:rsidRPr="00E244B2">
        <w:rPr>
          <w:bCs/>
          <w:color w:val="000000" w:themeColor="text1"/>
          <w:position w:val="-30"/>
        </w:rPr>
        <w:object w:dxaOrig="7400" w:dyaOrig="700" w14:anchorId="045C0E77">
          <v:shape id="_x0000_i1810" type="#_x0000_t75" alt="" style="width:369.15pt;height:36.6pt" o:ole="">
            <v:imagedata r:id="rId1511" o:title=""/>
          </v:shape>
          <o:OLEObject Type="Embed" ProgID="Equation.DSMT4" ShapeID="_x0000_i1810" DrawAspect="Content" ObjectID="_1852641707" r:id="rId1512"/>
        </w:object>
      </w:r>
    </w:p>
    <w:p w14:paraId="0795013E" w14:textId="64975B66" w:rsidR="00B90D36" w:rsidRPr="00E244B2" w:rsidRDefault="00B90D36" w:rsidP="00B90D36">
      <w:pPr>
        <w:ind w:firstLine="480"/>
        <w:rPr>
          <w:color w:val="000000" w:themeColor="text1"/>
        </w:rPr>
      </w:pPr>
      <w:r w:rsidRPr="00E244B2">
        <w:rPr>
          <w:color w:val="000000" w:themeColor="text1"/>
        </w:rPr>
        <w:t>式中，</w:t>
      </w:r>
      <w:r w:rsidR="00C1537E" w:rsidRPr="00E244B2">
        <w:rPr>
          <w:bCs/>
          <w:color w:val="000000" w:themeColor="text1"/>
          <w:position w:val="-14"/>
        </w:rPr>
        <w:object w:dxaOrig="452" w:dyaOrig="360" w14:anchorId="4FBFCAB2">
          <v:shape id="_x0000_i1811" type="#_x0000_t75" alt="" style="width:21.95pt;height:19.55pt" o:ole="">
            <v:imagedata r:id="rId1513" o:title=""/>
          </v:shape>
          <o:OLEObject Type="Embed" ProgID="Equation.DSMT4" ShapeID="_x0000_i1811" DrawAspect="Content" ObjectID="_1852641708" r:id="rId1514"/>
        </w:object>
      </w:r>
      <w:r w:rsidR="00C1537E" w:rsidRPr="00E244B2">
        <w:rPr>
          <w:color w:val="000000" w:themeColor="text1"/>
        </w:rPr>
        <w:t>为储热系统热损失比例系数</w:t>
      </w:r>
      <w:r w:rsidR="00C1537E" w:rsidRPr="00E244B2">
        <w:rPr>
          <w:rFonts w:hint="eastAsia"/>
          <w:color w:val="000000" w:themeColor="text1"/>
        </w:rPr>
        <w:t>;</w:t>
      </w:r>
      <w:r w:rsidRPr="00E244B2">
        <w:rPr>
          <w:bCs/>
          <w:color w:val="000000" w:themeColor="text1"/>
          <w:position w:val="-14"/>
        </w:rPr>
        <w:object w:dxaOrig="554" w:dyaOrig="380" w14:anchorId="5AA3A094">
          <v:shape id="_x0000_i1812" type="#_x0000_t75" alt="" style="width:28.05pt;height:19.55pt" o:ole="">
            <v:imagedata r:id="rId1515" o:title=""/>
          </v:shape>
          <o:OLEObject Type="Embed" ProgID="Equation.DSMT4" ShapeID="_x0000_i1812" DrawAspect="Content" ObjectID="_1852641709" r:id="rId1516"/>
        </w:object>
      </w:r>
      <w:r w:rsidRPr="00E244B2">
        <w:rPr>
          <w:color w:val="000000" w:themeColor="text1"/>
        </w:rPr>
        <w:t>为光热电站</w:t>
      </w:r>
      <w:r w:rsidRPr="00E244B2">
        <w:rPr>
          <w:bCs/>
          <w:color w:val="000000" w:themeColor="text1"/>
          <w:position w:val="-6"/>
        </w:rPr>
        <w:object w:dxaOrig="143" w:dyaOrig="240" w14:anchorId="52543431">
          <v:shape id="_x0000_i1813" type="#_x0000_t75" alt="" style="width:6.7pt;height:10.35pt" o:ole="">
            <v:imagedata r:id="rId1517" o:title=""/>
          </v:shape>
          <o:OLEObject Type="Embed" ProgID="Equation.DSMT4" ShapeID="_x0000_i1813" DrawAspect="Content" ObjectID="_1852641710" r:id="rId1518"/>
        </w:object>
      </w:r>
      <w:r w:rsidRPr="00E244B2">
        <w:rPr>
          <w:color w:val="000000" w:themeColor="text1"/>
        </w:rPr>
        <w:t>在时段</w:t>
      </w:r>
      <w:r w:rsidRPr="00E244B2">
        <w:rPr>
          <w:bCs/>
          <w:color w:val="000000" w:themeColor="text1"/>
          <w:position w:val="-6"/>
        </w:rPr>
        <w:object w:dxaOrig="143" w:dyaOrig="220" w14:anchorId="03632142">
          <v:shape id="_x0000_i1814" type="#_x0000_t75" alt="" style="width:6.7pt;height:10.35pt" o:ole="">
            <v:imagedata r:id="rId1519" o:title=""/>
          </v:shape>
          <o:OLEObject Type="Embed" ProgID="Equation.DSMT4" ShapeID="_x0000_i1814" DrawAspect="Content" ObjectID="_1852641711" r:id="rId1520"/>
        </w:object>
      </w:r>
      <w:r w:rsidRPr="00E244B2">
        <w:rPr>
          <w:color w:val="000000" w:themeColor="text1"/>
        </w:rPr>
        <w:t>末的储热量；</w:t>
      </w:r>
      <w:r w:rsidRPr="00E244B2">
        <w:rPr>
          <w:bCs/>
          <w:color w:val="000000" w:themeColor="text1"/>
          <w:position w:val="-14"/>
        </w:rPr>
        <w:object w:dxaOrig="577" w:dyaOrig="380" w14:anchorId="0CFF9235">
          <v:shape id="_x0000_i1815" type="#_x0000_t75" alt="" style="width:28.7pt;height:20.15pt" o:ole="">
            <v:imagedata r:id="rId1521" o:title=""/>
          </v:shape>
          <o:OLEObject Type="Embed" ProgID="Equation.DSMT4" ShapeID="_x0000_i1815" DrawAspect="Content" ObjectID="_1852641712" r:id="rId1522"/>
        </w:object>
      </w:r>
      <w:r w:rsidRPr="00E244B2">
        <w:rPr>
          <w:color w:val="000000" w:themeColor="text1"/>
        </w:rPr>
        <w:t>和</w:t>
      </w:r>
      <w:r w:rsidRPr="00E244B2">
        <w:rPr>
          <w:bCs/>
          <w:color w:val="000000" w:themeColor="text1"/>
          <w:position w:val="-14"/>
        </w:rPr>
        <w:object w:dxaOrig="577" w:dyaOrig="380" w14:anchorId="4398BBB1">
          <v:shape id="_x0000_i1816" type="#_x0000_t75" style="width:28.7pt;height:20.15pt" o:ole="">
            <v:imagedata r:id="rId1523" o:title=""/>
          </v:shape>
          <o:OLEObject Type="Embed" ProgID="Equation.DSMT4" ShapeID="_x0000_i1816" DrawAspect="Content" ObjectID="_1852641713" r:id="rId1524"/>
        </w:object>
      </w:r>
      <w:r w:rsidRPr="00E244B2">
        <w:rPr>
          <w:color w:val="000000" w:themeColor="text1"/>
        </w:rPr>
        <w:t>分别为储热系统的输入热功率和输出热功率；</w:t>
      </w:r>
      <w:r w:rsidRPr="00E244B2">
        <w:rPr>
          <w:bCs/>
          <w:color w:val="000000" w:themeColor="text1"/>
          <w:position w:val="-14"/>
        </w:rPr>
        <w:object w:dxaOrig="474" w:dyaOrig="380" w14:anchorId="5565573B">
          <v:shape id="_x0000_i1817" type="#_x0000_t75" alt="" style="width:22.6pt;height:20.15pt" o:ole="">
            <v:imagedata r:id="rId1525" o:title=""/>
          </v:shape>
          <o:OLEObject Type="Embed" ProgID="Equation.DSMT4" ShapeID="_x0000_i1817" DrawAspect="Content" ObjectID="_1852641714" r:id="rId1526"/>
        </w:object>
      </w:r>
      <w:r w:rsidRPr="00E244B2">
        <w:rPr>
          <w:color w:val="000000" w:themeColor="text1"/>
        </w:rPr>
        <w:t>和</w:t>
      </w:r>
      <w:r w:rsidRPr="00E244B2">
        <w:rPr>
          <w:bCs/>
          <w:color w:val="000000" w:themeColor="text1"/>
          <w:position w:val="-14"/>
        </w:rPr>
        <w:object w:dxaOrig="536" w:dyaOrig="380" w14:anchorId="2BD05BC9">
          <v:shape id="_x0000_i1818" type="#_x0000_t75" alt="" style="width:26.85pt;height:20.15pt" o:ole="">
            <v:imagedata r:id="rId1527" o:title=""/>
          </v:shape>
          <o:OLEObject Type="Embed" ProgID="Equation.DSMT4" ShapeID="_x0000_i1818" DrawAspect="Content" ObjectID="_1852641715" r:id="rId1528"/>
        </w:object>
      </w:r>
      <w:r w:rsidRPr="00E244B2">
        <w:rPr>
          <w:color w:val="000000" w:themeColor="text1"/>
        </w:rPr>
        <w:t>分别</w:t>
      </w:r>
      <w:r w:rsidRPr="00E244B2">
        <w:rPr>
          <w:color w:val="000000" w:themeColor="text1"/>
        </w:rPr>
        <w:lastRenderedPageBreak/>
        <w:t>为储热设备输入和输出转换效率；</w:t>
      </w:r>
      <w:r w:rsidRPr="00E244B2">
        <w:rPr>
          <w:bCs/>
          <w:color w:val="000000" w:themeColor="text1"/>
          <w:position w:val="-14"/>
        </w:rPr>
        <w:object w:dxaOrig="579" w:dyaOrig="380" w14:anchorId="735DF054">
          <v:shape id="_x0000_i1819" type="#_x0000_t75" alt="" style="width:28.7pt;height:20.15pt" o:ole="">
            <v:imagedata r:id="rId1529" o:title=""/>
          </v:shape>
          <o:OLEObject Type="Embed" ProgID="Equation.DSMT4" ShapeID="_x0000_i1819" DrawAspect="Content" ObjectID="_1852641716" r:id="rId1530"/>
        </w:object>
      </w:r>
      <w:r w:rsidRPr="00E244B2">
        <w:rPr>
          <w:color w:val="000000" w:themeColor="text1"/>
        </w:rPr>
        <w:t>为时段</w:t>
      </w:r>
      <w:r w:rsidRPr="00E244B2">
        <w:rPr>
          <w:bCs/>
          <w:color w:val="000000" w:themeColor="text1"/>
          <w:position w:val="-6"/>
        </w:rPr>
        <w:object w:dxaOrig="144" w:dyaOrig="220" w14:anchorId="75D9BD33">
          <v:shape id="_x0000_i1820" type="#_x0000_t75" alt="" style="width:6.7pt;height:10.35pt" o:ole="">
            <v:imagedata r:id="rId1531" o:title=""/>
          </v:shape>
          <o:OLEObject Type="Embed" ProgID="Equation.DSMT4" ShapeID="_x0000_i1820" DrawAspect="Content" ObjectID="_1852641717" r:id="rId1532"/>
        </w:object>
      </w:r>
      <w:r w:rsidRPr="00E244B2">
        <w:rPr>
          <w:color w:val="000000" w:themeColor="text1"/>
        </w:rPr>
        <w:t>的储热损失。</w:t>
      </w:r>
    </w:p>
    <w:p w14:paraId="55262DC5" w14:textId="77777777" w:rsidR="00B90D36" w:rsidRPr="00E244B2" w:rsidRDefault="00B90D36" w:rsidP="00B90D36">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）充放热状态互斥及功率上下限约束</w:t>
      </w:r>
    </w:p>
    <w:p w14:paraId="34B6BDCD" w14:textId="77777777" w:rsidR="00B90D36" w:rsidRPr="00E244B2" w:rsidRDefault="00B90D36" w:rsidP="00B90D36">
      <w:pPr>
        <w:ind w:firstLine="480"/>
        <w:rPr>
          <w:color w:val="000000" w:themeColor="text1"/>
        </w:rPr>
      </w:pPr>
      <w:r w:rsidRPr="00E244B2">
        <w:rPr>
          <w:color w:val="000000" w:themeColor="text1"/>
        </w:rPr>
        <w:t>定义：</w:t>
      </w:r>
    </w:p>
    <w:p w14:paraId="619C3624" w14:textId="77777777" w:rsidR="00B90D36" w:rsidRPr="00E244B2" w:rsidRDefault="00B90D36" w:rsidP="00B90D36">
      <w:pPr>
        <w:ind w:firstLine="480"/>
        <w:jc w:val="center"/>
        <w:rPr>
          <w:color w:val="000000" w:themeColor="text1"/>
        </w:rPr>
      </w:pPr>
      <w:r w:rsidRPr="00E244B2">
        <w:rPr>
          <w:bCs/>
          <w:color w:val="000000" w:themeColor="text1"/>
          <w:position w:val="-14"/>
        </w:rPr>
        <w:object w:dxaOrig="1144" w:dyaOrig="380" w14:anchorId="0D7CF351">
          <v:shape id="_x0000_i1821" type="#_x0000_t75" alt="" style="width:57.95pt;height:20.15pt" o:ole="">
            <v:imagedata r:id="rId1533" o:title=""/>
          </v:shape>
          <o:OLEObject Type="Embed" ProgID="Equation.DSMT4" ShapeID="_x0000_i1821" DrawAspect="Content" ObjectID="_1852641718" r:id="rId1534"/>
        </w:object>
      </w:r>
    </w:p>
    <w:p w14:paraId="40D5E6A8" w14:textId="77777777" w:rsidR="00B90D36" w:rsidRPr="00E244B2" w:rsidRDefault="00B90D36" w:rsidP="00B90D36">
      <w:pPr>
        <w:ind w:firstLine="480"/>
        <w:rPr>
          <w:color w:val="000000" w:themeColor="text1"/>
        </w:rPr>
      </w:pPr>
      <w:r w:rsidRPr="00E244B2">
        <w:rPr>
          <w:color w:val="000000" w:themeColor="text1"/>
        </w:rPr>
        <w:t>为储热系统充热状态变量；</w:t>
      </w:r>
    </w:p>
    <w:p w14:paraId="68FEA43A" w14:textId="77777777" w:rsidR="00B90D36" w:rsidRPr="00E244B2" w:rsidRDefault="00B90D36" w:rsidP="00B90D36">
      <w:pPr>
        <w:ind w:firstLine="480"/>
        <w:jc w:val="center"/>
        <w:rPr>
          <w:color w:val="000000" w:themeColor="text1"/>
        </w:rPr>
      </w:pPr>
      <w:r w:rsidRPr="00E244B2">
        <w:rPr>
          <w:bCs/>
          <w:color w:val="000000" w:themeColor="text1"/>
          <w:position w:val="-14"/>
        </w:rPr>
        <w:object w:dxaOrig="1144" w:dyaOrig="380" w14:anchorId="0D8F24F3">
          <v:shape id="_x0000_i1822" type="#_x0000_t75" alt="" style="width:57.95pt;height:20.15pt" o:ole="">
            <v:imagedata r:id="rId1535" o:title=""/>
          </v:shape>
          <o:OLEObject Type="Embed" ProgID="Equation.DSMT4" ShapeID="_x0000_i1822" DrawAspect="Content" ObjectID="_1852641719" r:id="rId1536"/>
        </w:object>
      </w:r>
    </w:p>
    <w:p w14:paraId="0BEF462D" w14:textId="77777777" w:rsidR="00B90D36" w:rsidRPr="00E244B2" w:rsidRDefault="00B90D36" w:rsidP="00B90D36">
      <w:pPr>
        <w:ind w:firstLine="480"/>
        <w:rPr>
          <w:color w:val="000000" w:themeColor="text1"/>
        </w:rPr>
      </w:pPr>
      <w:r w:rsidRPr="00E244B2">
        <w:rPr>
          <w:color w:val="000000" w:themeColor="text1"/>
        </w:rPr>
        <w:t>为储热系统放热状态变量。</w:t>
      </w:r>
    </w:p>
    <w:p w14:paraId="7563DE8C" w14:textId="77777777" w:rsidR="00B90D36" w:rsidRPr="00E244B2" w:rsidRDefault="00B90D36" w:rsidP="00B90D36">
      <w:pPr>
        <w:ind w:firstLine="480"/>
        <w:rPr>
          <w:color w:val="000000" w:themeColor="text1"/>
        </w:rPr>
      </w:pPr>
      <w:r w:rsidRPr="00E244B2">
        <w:rPr>
          <w:color w:val="000000" w:themeColor="text1"/>
        </w:rPr>
        <w:t>储热系统充热功率满足：</w:t>
      </w:r>
    </w:p>
    <w:p w14:paraId="135D9587" w14:textId="77777777" w:rsidR="00B90D36" w:rsidRPr="00E244B2" w:rsidRDefault="00B90D36" w:rsidP="00B90D36">
      <w:pPr>
        <w:ind w:firstLine="480"/>
        <w:jc w:val="center"/>
        <w:rPr>
          <w:color w:val="000000" w:themeColor="text1"/>
        </w:rPr>
      </w:pPr>
      <w:r w:rsidRPr="00E244B2">
        <w:rPr>
          <w:bCs/>
          <w:color w:val="000000" w:themeColor="text1"/>
          <w:position w:val="-14"/>
        </w:rPr>
        <w:object w:dxaOrig="2048" w:dyaOrig="380" w14:anchorId="47892C6F">
          <v:shape id="_x0000_i1823" type="#_x0000_t75" alt="" style="width:103.75pt;height:20.15pt" o:ole="">
            <v:imagedata r:id="rId1537" o:title=""/>
          </v:shape>
          <o:OLEObject Type="Embed" ProgID="Equation.DSMT4" ShapeID="_x0000_i1823" DrawAspect="Content" ObjectID="_1852641720" r:id="rId1538"/>
        </w:object>
      </w:r>
    </w:p>
    <w:p w14:paraId="083E087B" w14:textId="77777777" w:rsidR="00B90D36" w:rsidRPr="00E244B2" w:rsidRDefault="00B90D36" w:rsidP="00B90D36">
      <w:pPr>
        <w:ind w:firstLine="480"/>
        <w:rPr>
          <w:color w:val="000000" w:themeColor="text1"/>
        </w:rPr>
      </w:pPr>
      <w:r w:rsidRPr="00E244B2">
        <w:rPr>
          <w:color w:val="000000" w:themeColor="text1"/>
        </w:rPr>
        <w:t>储热系统放热功率满足：</w:t>
      </w:r>
    </w:p>
    <w:p w14:paraId="4ED7FF25" w14:textId="77777777" w:rsidR="00B90D36" w:rsidRPr="00E244B2" w:rsidRDefault="00B90D36" w:rsidP="00B90D36">
      <w:pPr>
        <w:ind w:firstLine="480"/>
        <w:jc w:val="center"/>
        <w:rPr>
          <w:color w:val="000000" w:themeColor="text1"/>
        </w:rPr>
      </w:pPr>
      <w:r w:rsidRPr="00E244B2">
        <w:rPr>
          <w:bCs/>
          <w:color w:val="000000" w:themeColor="text1"/>
          <w:position w:val="-14"/>
        </w:rPr>
        <w:object w:dxaOrig="2129" w:dyaOrig="380" w14:anchorId="747A73F7">
          <v:shape id="_x0000_i1824" type="#_x0000_t75" alt="" style="width:109.2pt;height:20.15pt" o:ole="">
            <v:imagedata r:id="rId1539" o:title=""/>
          </v:shape>
          <o:OLEObject Type="Embed" ProgID="Equation.DSMT4" ShapeID="_x0000_i1824" DrawAspect="Content" ObjectID="_1852641721" r:id="rId1540"/>
        </w:object>
      </w:r>
    </w:p>
    <w:p w14:paraId="4F640B94" w14:textId="77777777" w:rsidR="00B90D36" w:rsidRPr="00E244B2" w:rsidRDefault="00B90D36" w:rsidP="00B90D36">
      <w:pPr>
        <w:ind w:firstLine="480"/>
        <w:rPr>
          <w:color w:val="000000" w:themeColor="text1"/>
        </w:rPr>
      </w:pPr>
      <w:r w:rsidRPr="00E244B2">
        <w:rPr>
          <w:color w:val="000000" w:themeColor="text1"/>
        </w:rPr>
        <w:t>同一时段内储热系统不能同时充热和放热，因此：</w:t>
      </w:r>
    </w:p>
    <w:p w14:paraId="4C1CFE23" w14:textId="77777777" w:rsidR="00B90D36" w:rsidRPr="00E244B2" w:rsidRDefault="00B90D36" w:rsidP="00B90D36">
      <w:pPr>
        <w:ind w:firstLine="480"/>
        <w:jc w:val="center"/>
        <w:rPr>
          <w:color w:val="000000" w:themeColor="text1"/>
        </w:rPr>
      </w:pPr>
      <w:r w:rsidRPr="00E244B2">
        <w:rPr>
          <w:bCs/>
          <w:color w:val="000000" w:themeColor="text1"/>
          <w:position w:val="-14"/>
        </w:rPr>
        <w:object w:dxaOrig="4439" w:dyaOrig="380" w14:anchorId="18BFBC2D">
          <v:shape id="_x0000_i1825" type="#_x0000_t75" alt="" style="width:222.1pt;height:20.15pt" o:ole="">
            <v:imagedata r:id="rId1541" o:title=""/>
          </v:shape>
          <o:OLEObject Type="Embed" ProgID="Equation.DSMT4" ShapeID="_x0000_i1825" DrawAspect="Content" ObjectID="_1852641722" r:id="rId1542"/>
        </w:object>
      </w:r>
    </w:p>
    <w:p w14:paraId="0F4E6899" w14:textId="77777777" w:rsidR="00B90D36" w:rsidRPr="00E244B2" w:rsidRDefault="00B90D36" w:rsidP="00B90D36">
      <w:pPr>
        <w:ind w:firstLine="480"/>
        <w:rPr>
          <w:color w:val="000000" w:themeColor="text1"/>
        </w:rPr>
      </w:pPr>
      <w:r w:rsidRPr="00E244B2">
        <w:rPr>
          <w:color w:val="000000" w:themeColor="text1"/>
        </w:rPr>
        <w:t>式中，</w:t>
      </w:r>
      <w:r w:rsidRPr="00E244B2">
        <w:rPr>
          <w:bCs/>
          <w:color w:val="000000" w:themeColor="text1"/>
          <w:position w:val="-14"/>
        </w:rPr>
        <w:object w:dxaOrig="596" w:dyaOrig="380" w14:anchorId="0EA2BE20">
          <v:shape id="_x0000_i1826" type="#_x0000_t75" alt="" style="width:29.3pt;height:20.15pt" o:ole="">
            <v:imagedata r:id="rId1543" o:title=""/>
          </v:shape>
          <o:OLEObject Type="Embed" ProgID="Equation.DSMT4" ShapeID="_x0000_i1826" DrawAspect="Content" ObjectID="_1852641723" r:id="rId1544"/>
        </w:object>
      </w:r>
      <w:r w:rsidRPr="00E244B2">
        <w:rPr>
          <w:color w:val="000000" w:themeColor="text1"/>
        </w:rPr>
        <w:t>和</w:t>
      </w:r>
      <w:r w:rsidRPr="00E244B2">
        <w:rPr>
          <w:bCs/>
          <w:color w:val="000000" w:themeColor="text1"/>
          <w:position w:val="-14"/>
        </w:rPr>
        <w:object w:dxaOrig="657" w:dyaOrig="380" w14:anchorId="146498CF">
          <v:shape id="_x0000_i1827" type="#_x0000_t75" alt="" style="width:32.95pt;height:20.15pt" o:ole="">
            <v:imagedata r:id="rId1545" o:title=""/>
          </v:shape>
          <o:OLEObject Type="Embed" ProgID="Equation.DSMT4" ShapeID="_x0000_i1827" DrawAspect="Content" ObjectID="_1852641724" r:id="rId1546"/>
        </w:object>
      </w:r>
      <w:r w:rsidRPr="00E244B2">
        <w:rPr>
          <w:color w:val="000000" w:themeColor="text1"/>
        </w:rPr>
        <w:t>分别为储热装置最大充热功率和最大放热功率。</w:t>
      </w:r>
    </w:p>
    <w:p w14:paraId="4E0F6DED" w14:textId="77777777" w:rsidR="00B90D36" w:rsidRPr="00E244B2" w:rsidRDefault="00B90D36" w:rsidP="00B90D36">
      <w:pPr>
        <w:ind w:firstLine="482"/>
        <w:rPr>
          <w:b/>
          <w:bCs/>
          <w:color w:val="000000" w:themeColor="text1"/>
        </w:rPr>
      </w:pPr>
      <w:r w:rsidRPr="00E244B2">
        <w:rPr>
          <w:b/>
          <w:bCs/>
          <w:color w:val="000000" w:themeColor="text1"/>
        </w:rPr>
        <w:t>（</w:t>
      </w:r>
      <w:r w:rsidRPr="00E244B2">
        <w:rPr>
          <w:b/>
          <w:bCs/>
          <w:color w:val="000000" w:themeColor="text1"/>
        </w:rPr>
        <w:t>4</w:t>
      </w:r>
      <w:r w:rsidRPr="00E244B2">
        <w:rPr>
          <w:b/>
          <w:bCs/>
          <w:color w:val="000000" w:themeColor="text1"/>
        </w:rPr>
        <w:t>）储热量上下限约束</w:t>
      </w:r>
    </w:p>
    <w:p w14:paraId="40F90DB7" w14:textId="77777777" w:rsidR="00B90D36" w:rsidRPr="00E244B2" w:rsidRDefault="00B90D36" w:rsidP="00B90D36">
      <w:pPr>
        <w:ind w:firstLine="480"/>
        <w:rPr>
          <w:color w:val="000000" w:themeColor="text1"/>
        </w:rPr>
      </w:pPr>
      <w:r w:rsidRPr="00E244B2">
        <w:rPr>
          <w:color w:val="000000" w:themeColor="text1"/>
        </w:rPr>
        <w:t>受储热装置容量限制，其储热量应始终处于允许范围内：</w:t>
      </w:r>
    </w:p>
    <w:p w14:paraId="2D8FFF8C" w14:textId="77777777" w:rsidR="00B90D36" w:rsidRPr="00E244B2" w:rsidRDefault="00B90D36" w:rsidP="00B90D36">
      <w:pPr>
        <w:ind w:firstLine="480"/>
        <w:jc w:val="center"/>
        <w:rPr>
          <w:color w:val="000000" w:themeColor="text1"/>
        </w:rPr>
      </w:pPr>
      <w:r w:rsidRPr="00E244B2">
        <w:rPr>
          <w:bCs/>
          <w:color w:val="000000" w:themeColor="text1"/>
          <w:position w:val="-14"/>
        </w:rPr>
        <w:object w:dxaOrig="5022" w:dyaOrig="380" w14:anchorId="7247061A">
          <v:shape id="_x0000_i1828" type="#_x0000_t75" alt="" style="width:250.8pt;height:20.15pt" o:ole="">
            <v:imagedata r:id="rId1547" o:title=""/>
          </v:shape>
          <o:OLEObject Type="Embed" ProgID="Equation.DSMT4" ShapeID="_x0000_i1828" DrawAspect="Content" ObjectID="_1852641725" r:id="rId1548"/>
        </w:object>
      </w:r>
    </w:p>
    <w:p w14:paraId="020230F7" w14:textId="77777777" w:rsidR="001E27D0" w:rsidRPr="00E244B2" w:rsidRDefault="00B90D36" w:rsidP="001E27D0">
      <w:pPr>
        <w:ind w:firstLine="480"/>
        <w:rPr>
          <w:color w:val="000000" w:themeColor="text1"/>
        </w:rPr>
      </w:pPr>
      <w:r w:rsidRPr="00E244B2">
        <w:rPr>
          <w:color w:val="000000" w:themeColor="text1"/>
        </w:rPr>
        <w:t>式中，</w:t>
      </w:r>
      <w:r w:rsidRPr="00E244B2">
        <w:rPr>
          <w:bCs/>
          <w:color w:val="000000" w:themeColor="text1"/>
          <w:position w:val="-14"/>
        </w:rPr>
        <w:object w:dxaOrig="596" w:dyaOrig="380" w14:anchorId="29C20989">
          <v:shape id="_x0000_i1829" type="#_x0000_t75" alt="" style="width:29.3pt;height:20.15pt" o:ole="">
            <v:imagedata r:id="rId1549" o:title=""/>
          </v:shape>
          <o:OLEObject Type="Embed" ProgID="Equation.DSMT4" ShapeID="_x0000_i1829" DrawAspect="Content" ObjectID="_1852641726" r:id="rId1550"/>
        </w:object>
      </w:r>
      <w:r w:rsidRPr="00E244B2">
        <w:rPr>
          <w:color w:val="000000" w:themeColor="text1"/>
        </w:rPr>
        <w:t>为最小允许储热量；</w:t>
      </w:r>
      <w:r w:rsidRPr="00E244B2">
        <w:rPr>
          <w:bCs/>
          <w:color w:val="000000" w:themeColor="text1"/>
          <w:position w:val="-14"/>
        </w:rPr>
        <w:object w:dxaOrig="617" w:dyaOrig="380" w14:anchorId="13F48A70">
          <v:shape id="_x0000_i1830" type="#_x0000_t75" alt="" style="width:31.1pt;height:20.15pt" o:ole="">
            <v:imagedata r:id="rId1551" o:title=""/>
          </v:shape>
          <o:OLEObject Type="Embed" ProgID="Equation.DSMT4" ShapeID="_x0000_i1830" DrawAspect="Content" ObjectID="_1852641727" r:id="rId1552"/>
        </w:object>
      </w:r>
      <w:r w:rsidRPr="00E244B2">
        <w:rPr>
          <w:color w:val="000000" w:themeColor="text1"/>
        </w:rPr>
        <w:t>为最大储热容量。</w:t>
      </w:r>
      <w:r w:rsidR="001E27D0" w:rsidRPr="00E244B2">
        <w:rPr>
          <w:rFonts w:hint="eastAsia"/>
          <w:color w:val="000000" w:themeColor="text1"/>
        </w:rPr>
        <w:t>时序生产模拟过程中储热装置在初始时刻和结束时刻的能量应相等：</w:t>
      </w:r>
    </w:p>
    <w:p w14:paraId="084B5E14" w14:textId="54A01C0E" w:rsidR="00B90D36" w:rsidRPr="00E244B2" w:rsidRDefault="00DD7BC4" w:rsidP="001E27D0">
      <w:pPr>
        <w:ind w:firstLine="480"/>
        <w:jc w:val="center"/>
        <w:rPr>
          <w:color w:val="000000" w:themeColor="text1"/>
        </w:rPr>
      </w:pPr>
      <w:r w:rsidRPr="00E244B2">
        <w:rPr>
          <w:color w:val="000000" w:themeColor="text1"/>
          <w:position w:val="-14"/>
        </w:rPr>
        <w:object w:dxaOrig="2240" w:dyaOrig="400" w14:anchorId="34FC8AE1">
          <v:shape id="_x0000_i1831" type="#_x0000_t75" style="width:112.25pt;height:20.15pt" o:ole="">
            <v:imagedata r:id="rId1553" o:title=""/>
          </v:shape>
          <o:OLEObject Type="Embed" ProgID="Equation.DSMT4" ShapeID="_x0000_i1831" DrawAspect="Content" ObjectID="_1852641728" r:id="rId1554"/>
        </w:object>
      </w:r>
    </w:p>
    <w:p w14:paraId="49F085A4" w14:textId="5994022E" w:rsidR="00C1537E" w:rsidRPr="00E244B2" w:rsidRDefault="00DD7BC4" w:rsidP="00C952B8">
      <w:pPr>
        <w:ind w:firstLine="480"/>
        <w:rPr>
          <w:color w:val="000000" w:themeColor="text1"/>
        </w:rPr>
      </w:pPr>
      <w:r w:rsidRPr="00E244B2">
        <w:rPr>
          <w:color w:val="000000" w:themeColor="text1"/>
        </w:rPr>
        <w:t>式中，</w:t>
      </w:r>
      <w:r w:rsidRPr="00E244B2">
        <w:rPr>
          <w:color w:val="000000" w:themeColor="text1"/>
          <w:position w:val="-14"/>
        </w:rPr>
        <w:object w:dxaOrig="580" w:dyaOrig="400" w14:anchorId="2007DA62">
          <v:shape id="_x0000_i1832" type="#_x0000_t75" style="width:28.7pt;height:20.15pt" o:ole="">
            <v:imagedata r:id="rId1555" o:title=""/>
          </v:shape>
          <o:OLEObject Type="Embed" ProgID="Equation.DSMT4" ShapeID="_x0000_i1832" DrawAspect="Content" ObjectID="_1852641729" r:id="rId1556"/>
        </w:object>
      </w:r>
      <w:r w:rsidRPr="00E244B2">
        <w:rPr>
          <w:color w:val="000000" w:themeColor="text1"/>
        </w:rPr>
        <w:t>为光热机组</w:t>
      </w:r>
      <w:r w:rsidRPr="00E244B2">
        <w:rPr>
          <w:i/>
          <w:iCs/>
          <w:color w:val="000000" w:themeColor="text1"/>
        </w:rPr>
        <w:t>i</w:t>
      </w:r>
      <w:r w:rsidRPr="00E244B2">
        <w:rPr>
          <w:color w:val="000000" w:themeColor="text1"/>
        </w:rPr>
        <w:t>储热装置的初始储热量，为外生给定参数。</w:t>
      </w:r>
    </w:p>
    <w:p w14:paraId="0D2DD7B8" w14:textId="77777777" w:rsidR="00B90D36" w:rsidRPr="00E244B2" w:rsidRDefault="00B90D36" w:rsidP="00B90D36">
      <w:pPr>
        <w:ind w:firstLine="482"/>
        <w:rPr>
          <w:b/>
          <w:bCs/>
          <w:color w:val="000000" w:themeColor="text1"/>
        </w:rPr>
      </w:pPr>
      <w:r w:rsidRPr="00E244B2">
        <w:rPr>
          <w:b/>
          <w:bCs/>
          <w:color w:val="000000" w:themeColor="text1"/>
        </w:rPr>
        <w:t>（</w:t>
      </w:r>
      <w:r w:rsidRPr="00E244B2">
        <w:rPr>
          <w:b/>
          <w:bCs/>
          <w:color w:val="000000" w:themeColor="text1"/>
        </w:rPr>
        <w:t>6</w:t>
      </w:r>
      <w:r w:rsidRPr="00E244B2">
        <w:rPr>
          <w:b/>
          <w:bCs/>
          <w:color w:val="000000" w:themeColor="text1"/>
        </w:rPr>
        <w:t>）进入汽轮机的热功率平衡约束</w:t>
      </w:r>
    </w:p>
    <w:p w14:paraId="32B973E8" w14:textId="77777777" w:rsidR="00B90D36" w:rsidRPr="00E244B2" w:rsidRDefault="00B90D36" w:rsidP="00B90D36">
      <w:pPr>
        <w:ind w:firstLine="480"/>
        <w:rPr>
          <w:color w:val="000000" w:themeColor="text1"/>
        </w:rPr>
      </w:pPr>
      <w:r w:rsidRPr="00E244B2">
        <w:rPr>
          <w:color w:val="000000" w:themeColor="text1"/>
        </w:rPr>
        <w:t>集热场产生的热功率可用于直接发电、储热或弃热，同时储热系统也可释放热量用于发电。因此，进</w:t>
      </w:r>
      <w:commentRangeStart w:id="21"/>
      <w:r w:rsidRPr="00E244B2">
        <w:rPr>
          <w:color w:val="000000" w:themeColor="text1"/>
        </w:rPr>
        <w:t>入汽轮机的热</w:t>
      </w:r>
      <w:commentRangeEnd w:id="21"/>
      <w:r w:rsidR="00D0175E" w:rsidRPr="00E244B2">
        <w:rPr>
          <w:rStyle w:val="ab"/>
          <w:color w:val="000000" w:themeColor="text1"/>
          <w:sz w:val="24"/>
          <w:szCs w:val="24"/>
        </w:rPr>
        <w:commentReference w:id="21"/>
      </w:r>
      <w:r w:rsidRPr="00E244B2">
        <w:rPr>
          <w:color w:val="000000" w:themeColor="text1"/>
        </w:rPr>
        <w:t>功率满足：</w:t>
      </w:r>
    </w:p>
    <w:p w14:paraId="0FA046C5" w14:textId="77777777" w:rsidR="00B90D36" w:rsidRPr="00E244B2" w:rsidRDefault="00B90D36" w:rsidP="00B90D36">
      <w:pPr>
        <w:ind w:firstLine="480"/>
        <w:jc w:val="center"/>
        <w:rPr>
          <w:color w:val="000000" w:themeColor="text1"/>
        </w:rPr>
      </w:pPr>
      <w:r w:rsidRPr="00E244B2">
        <w:rPr>
          <w:bCs/>
          <w:color w:val="000000" w:themeColor="text1"/>
          <w:position w:val="-14"/>
        </w:rPr>
        <w:object w:dxaOrig="6390" w:dyaOrig="380" w14:anchorId="5F5CC551">
          <v:shape id="_x0000_i1833" type="#_x0000_t75" alt="" style="width:319.75pt;height:20.15pt" o:ole="">
            <v:imagedata r:id="rId1557" o:title=""/>
          </v:shape>
          <o:OLEObject Type="Embed" ProgID="Equation.DSMT4" ShapeID="_x0000_i1833" DrawAspect="Content" ObjectID="_1852641730" r:id="rId1558"/>
        </w:object>
      </w:r>
    </w:p>
    <w:p w14:paraId="12C7A057" w14:textId="6EDA9923" w:rsidR="00B90D36" w:rsidRPr="00E244B2" w:rsidRDefault="00B90D36" w:rsidP="00B90D36">
      <w:pPr>
        <w:ind w:firstLine="480"/>
        <w:rPr>
          <w:color w:val="000000" w:themeColor="text1"/>
        </w:rPr>
      </w:pPr>
      <w:r w:rsidRPr="00E244B2">
        <w:rPr>
          <w:color w:val="000000" w:themeColor="text1"/>
        </w:rPr>
        <w:lastRenderedPageBreak/>
        <w:t>式中，</w:t>
      </w:r>
      <w:r w:rsidRPr="00E244B2">
        <w:rPr>
          <w:bCs/>
          <w:color w:val="000000" w:themeColor="text1"/>
          <w:position w:val="-14"/>
        </w:rPr>
        <w:object w:dxaOrig="576" w:dyaOrig="380" w14:anchorId="050A959D">
          <v:shape id="_x0000_i1834" type="#_x0000_t75" alt="" style="width:28.7pt;height:20.15pt" o:ole="">
            <v:imagedata r:id="rId1559" o:title=""/>
          </v:shape>
          <o:OLEObject Type="Embed" ProgID="Equation.DSMT4" ShapeID="_x0000_i1834" DrawAspect="Content" ObjectID="_1852641731" r:id="rId1560"/>
        </w:object>
      </w:r>
      <w:r w:rsidRPr="00E244B2">
        <w:rPr>
          <w:color w:val="000000" w:themeColor="text1"/>
        </w:rPr>
        <w:t>为时段</w:t>
      </w:r>
      <w:r w:rsidRPr="00E244B2">
        <w:rPr>
          <w:bCs/>
          <w:color w:val="000000" w:themeColor="text1"/>
          <w:position w:val="-6"/>
        </w:rPr>
        <w:object w:dxaOrig="143" w:dyaOrig="220" w14:anchorId="021A4BB5">
          <v:shape id="_x0000_i1835" type="#_x0000_t75" alt="" style="width:6.7pt;height:10.35pt" o:ole="">
            <v:imagedata r:id="rId1561" o:title=""/>
          </v:shape>
          <o:OLEObject Type="Embed" ProgID="Equation.DSMT4" ShapeID="_x0000_i1835" DrawAspect="Content" ObjectID="_1852641732" r:id="rId1562"/>
        </w:object>
      </w:r>
      <w:r w:rsidRPr="00E244B2">
        <w:rPr>
          <w:color w:val="000000" w:themeColor="text1"/>
        </w:rPr>
        <w:t>进入汽轮机发电的热功率；</w:t>
      </w:r>
      <w:r w:rsidRPr="00E244B2">
        <w:rPr>
          <w:bCs/>
          <w:color w:val="000000" w:themeColor="text1"/>
          <w:position w:val="-14"/>
        </w:rPr>
        <w:object w:dxaOrig="577" w:dyaOrig="380" w14:anchorId="45D6FD8D">
          <v:shape id="_x0000_i1836" type="#_x0000_t75" alt="" style="width:28.7pt;height:20.15pt" o:ole="">
            <v:imagedata r:id="rId1563" o:title=""/>
          </v:shape>
          <o:OLEObject Type="Embed" ProgID="Equation.DSMT4" ShapeID="_x0000_i1836" DrawAspect="Content" ObjectID="_1852641733" r:id="rId1564"/>
        </w:object>
      </w:r>
      <w:r w:rsidRPr="00E244B2">
        <w:rPr>
          <w:color w:val="000000" w:themeColor="text1"/>
        </w:rPr>
        <w:t>为集热场输出总热功率；</w:t>
      </w:r>
      <w:r w:rsidRPr="00E244B2">
        <w:rPr>
          <w:bCs/>
          <w:color w:val="000000" w:themeColor="text1"/>
          <w:position w:val="-14"/>
        </w:rPr>
        <w:object w:dxaOrig="577" w:dyaOrig="380" w14:anchorId="63C9D6CD">
          <v:shape id="_x0000_i1837" type="#_x0000_t75" alt="" style="width:28.7pt;height:20.15pt" o:ole="">
            <v:imagedata r:id="rId1565" o:title=""/>
          </v:shape>
          <o:OLEObject Type="Embed" ProgID="Equation.DSMT4" ShapeID="_x0000_i1837" DrawAspect="Content" ObjectID="_1852641734" r:id="rId1566"/>
        </w:object>
      </w:r>
      <w:r w:rsidRPr="00E244B2">
        <w:rPr>
          <w:color w:val="000000" w:themeColor="text1"/>
        </w:rPr>
        <w:t>为弃热功率</w:t>
      </w:r>
      <w:r w:rsidR="00505812" w:rsidRPr="00E244B2">
        <w:rPr>
          <w:rFonts w:hint="eastAsia"/>
          <w:color w:val="000000" w:themeColor="text1"/>
        </w:rPr>
        <w:t>，需满足</w:t>
      </w:r>
      <w:r w:rsidR="00505812" w:rsidRPr="00E244B2">
        <w:rPr>
          <w:color w:val="000000" w:themeColor="text1"/>
          <w:position w:val="-14"/>
        </w:rPr>
        <w:object w:dxaOrig="880" w:dyaOrig="380" w14:anchorId="3E33307E">
          <v:shape id="_x0000_i1838" type="#_x0000_t75" style="width:43.95pt;height:19.55pt" o:ole="">
            <v:imagedata r:id="rId1567" o:title=""/>
          </v:shape>
          <o:OLEObject Type="Embed" ProgID="Equation.DSMT4" ShapeID="_x0000_i1838" DrawAspect="Content" ObjectID="_1852641735" r:id="rId1568"/>
        </w:object>
      </w:r>
      <w:r w:rsidRPr="00E244B2">
        <w:rPr>
          <w:color w:val="000000" w:themeColor="text1"/>
        </w:rPr>
        <w:t>；</w:t>
      </w:r>
      <w:r w:rsidRPr="00E244B2">
        <w:rPr>
          <w:bCs/>
          <w:color w:val="000000" w:themeColor="text1"/>
          <w:position w:val="-14"/>
        </w:rPr>
        <w:object w:dxaOrig="577" w:dyaOrig="380" w14:anchorId="51425961">
          <v:shape id="_x0000_i1839" type="#_x0000_t75" alt="" style="width:28.7pt;height:20.15pt" o:ole="">
            <v:imagedata r:id="rId1569" o:title=""/>
          </v:shape>
          <o:OLEObject Type="Embed" ProgID="Equation.DSMT4" ShapeID="_x0000_i1839" DrawAspect="Content" ObjectID="_1852641736" r:id="rId1570"/>
        </w:object>
      </w:r>
      <w:r w:rsidRPr="00E244B2">
        <w:rPr>
          <w:color w:val="000000" w:themeColor="text1"/>
        </w:rPr>
        <w:t>为储热系统充热功率；</w:t>
      </w:r>
      <w:r w:rsidRPr="00E244B2">
        <w:rPr>
          <w:bCs/>
          <w:color w:val="000000" w:themeColor="text1"/>
          <w:position w:val="-14"/>
        </w:rPr>
        <w:object w:dxaOrig="577" w:dyaOrig="380" w14:anchorId="796BAF15">
          <v:shape id="_x0000_i1840" type="#_x0000_t75" alt="" style="width:28.7pt;height:20.15pt" o:ole="">
            <v:imagedata r:id="rId1571" o:title=""/>
          </v:shape>
          <o:OLEObject Type="Embed" ProgID="Equation.DSMT4" ShapeID="_x0000_i1840" DrawAspect="Content" ObjectID="_1852641737" r:id="rId1572"/>
        </w:object>
      </w:r>
      <w:r w:rsidRPr="00E244B2">
        <w:rPr>
          <w:color w:val="000000" w:themeColor="text1"/>
        </w:rPr>
        <w:t>为储热系统放热功率。</w:t>
      </w:r>
    </w:p>
    <w:p w14:paraId="0F5EDE3F" w14:textId="77777777" w:rsidR="00B90D36" w:rsidRPr="00E244B2" w:rsidRDefault="00B90D36" w:rsidP="00B90D36">
      <w:pPr>
        <w:ind w:firstLine="482"/>
        <w:rPr>
          <w:b/>
          <w:bCs/>
          <w:color w:val="000000" w:themeColor="text1"/>
        </w:rPr>
      </w:pPr>
      <w:r w:rsidRPr="00E244B2">
        <w:rPr>
          <w:b/>
          <w:bCs/>
          <w:color w:val="000000" w:themeColor="text1"/>
        </w:rPr>
        <w:t>（</w:t>
      </w:r>
      <w:r w:rsidRPr="00E244B2">
        <w:rPr>
          <w:b/>
          <w:bCs/>
          <w:color w:val="000000" w:themeColor="text1"/>
        </w:rPr>
        <w:t>7</w:t>
      </w:r>
      <w:r w:rsidRPr="00E244B2">
        <w:rPr>
          <w:b/>
          <w:bCs/>
          <w:color w:val="000000" w:themeColor="text1"/>
        </w:rPr>
        <w:t>）发电功率与热电转换约束</w:t>
      </w:r>
    </w:p>
    <w:p w14:paraId="4580CE4C" w14:textId="77777777" w:rsidR="00B90D36" w:rsidRPr="00E244B2" w:rsidRDefault="00B90D36" w:rsidP="00B90D36">
      <w:pPr>
        <w:ind w:firstLine="480"/>
        <w:rPr>
          <w:color w:val="000000" w:themeColor="text1"/>
        </w:rPr>
      </w:pPr>
      <w:r w:rsidRPr="00E244B2">
        <w:rPr>
          <w:color w:val="000000" w:themeColor="text1"/>
        </w:rPr>
        <w:t>进入汽轮机的热功率通过热电转换形成光热电站向电网输出的电功率：</w:t>
      </w:r>
    </w:p>
    <w:p w14:paraId="79770CAA" w14:textId="77777777" w:rsidR="00B90D36" w:rsidRPr="00E244B2" w:rsidRDefault="00B90D36" w:rsidP="00B90D36">
      <w:pPr>
        <w:ind w:firstLine="480"/>
        <w:jc w:val="center"/>
        <w:rPr>
          <w:color w:val="000000" w:themeColor="text1"/>
        </w:rPr>
      </w:pPr>
      <w:r w:rsidRPr="00E244B2">
        <w:rPr>
          <w:bCs/>
          <w:color w:val="000000" w:themeColor="text1"/>
          <w:position w:val="-14"/>
        </w:rPr>
        <w:object w:dxaOrig="4582" w:dyaOrig="380" w14:anchorId="3328B875">
          <v:shape id="_x0000_i1841" type="#_x0000_t75" alt="" style="width:228.2pt;height:20.15pt" o:ole="">
            <v:imagedata r:id="rId1573" o:title=""/>
          </v:shape>
          <o:OLEObject Type="Embed" ProgID="Equation.DSMT4" ShapeID="_x0000_i1841" DrawAspect="Content" ObjectID="_1852641738" r:id="rId1574"/>
        </w:object>
      </w:r>
    </w:p>
    <w:p w14:paraId="672DD030" w14:textId="382A8470" w:rsidR="00B90D36" w:rsidRPr="00E244B2" w:rsidRDefault="00B90D36" w:rsidP="00B90D36">
      <w:pPr>
        <w:ind w:firstLine="480"/>
        <w:rPr>
          <w:color w:val="000000" w:themeColor="text1"/>
        </w:rPr>
      </w:pPr>
      <w:r w:rsidRPr="00E244B2">
        <w:rPr>
          <w:color w:val="000000" w:themeColor="text1"/>
        </w:rPr>
        <w:t>式中，</w:t>
      </w:r>
      <w:r w:rsidRPr="00E244B2">
        <w:rPr>
          <w:bCs/>
          <w:color w:val="000000" w:themeColor="text1"/>
          <w:position w:val="-14"/>
        </w:rPr>
        <w:object w:dxaOrig="536" w:dyaOrig="380" w14:anchorId="3C3935D9">
          <v:shape id="_x0000_i1842" type="#_x0000_t75" style="width:26.85pt;height:20.15pt" o:ole="">
            <v:imagedata r:id="rId1575" o:title=""/>
          </v:shape>
          <o:OLEObject Type="Embed" ProgID="Equation.DSMT4" ShapeID="_x0000_i1842" DrawAspect="Content" ObjectID="_1852641739" r:id="rId1576"/>
        </w:object>
      </w:r>
      <w:r w:rsidRPr="00E244B2">
        <w:rPr>
          <w:color w:val="000000" w:themeColor="text1"/>
        </w:rPr>
        <w:t>为光热电站</w:t>
      </w:r>
      <w:r w:rsidRPr="00E244B2">
        <w:rPr>
          <w:bCs/>
          <w:color w:val="000000" w:themeColor="text1"/>
          <w:position w:val="-6"/>
        </w:rPr>
        <w:object w:dxaOrig="144" w:dyaOrig="240" w14:anchorId="79D39B66">
          <v:shape id="_x0000_i1843" type="#_x0000_t75" alt="" style="width:6.7pt;height:10.35pt" o:ole="">
            <v:imagedata r:id="rId1577" o:title=""/>
          </v:shape>
          <o:OLEObject Type="Embed" ProgID="Equation.DSMT4" ShapeID="_x0000_i1843" DrawAspect="Content" ObjectID="_1852641740" r:id="rId1578"/>
        </w:object>
      </w:r>
      <w:r w:rsidRPr="00E244B2">
        <w:rPr>
          <w:color w:val="000000" w:themeColor="text1"/>
        </w:rPr>
        <w:t>在时段</w:t>
      </w:r>
      <w:r w:rsidRPr="00E244B2">
        <w:rPr>
          <w:bCs/>
          <w:color w:val="000000" w:themeColor="text1"/>
          <w:position w:val="-6"/>
        </w:rPr>
        <w:object w:dxaOrig="143" w:dyaOrig="220" w14:anchorId="45FD8287">
          <v:shape id="_x0000_i1844" type="#_x0000_t75" style="width:6.7pt;height:10.35pt" o:ole="">
            <v:imagedata r:id="rId1561" o:title=""/>
          </v:shape>
          <o:OLEObject Type="Embed" ProgID="Equation.DSMT4" ShapeID="_x0000_i1844" DrawAspect="Content" ObjectID="_1852641741" r:id="rId1579"/>
        </w:object>
      </w:r>
      <w:r w:rsidRPr="00E244B2">
        <w:rPr>
          <w:color w:val="000000" w:themeColor="text1"/>
        </w:rPr>
        <w:t>向电网输出的电功率；</w:t>
      </w:r>
      <w:r w:rsidRPr="00E244B2">
        <w:rPr>
          <w:bCs/>
          <w:color w:val="000000" w:themeColor="text1"/>
          <w:position w:val="-14"/>
        </w:rPr>
        <w:object w:dxaOrig="453" w:dyaOrig="380" w14:anchorId="2985533B">
          <v:shape id="_x0000_i1845" type="#_x0000_t75" alt="" style="width:21.95pt;height:20.15pt" o:ole="">
            <v:imagedata r:id="rId1580" o:title=""/>
          </v:shape>
          <o:OLEObject Type="Embed" ProgID="Equation.DSMT4" ShapeID="_x0000_i1845" DrawAspect="Content" ObjectID="_1852641742" r:id="rId1581"/>
        </w:object>
      </w:r>
      <w:r w:rsidRPr="00E244B2">
        <w:rPr>
          <w:color w:val="000000" w:themeColor="text1"/>
        </w:rPr>
        <w:t>为热电转换效率；</w:t>
      </w:r>
      <w:r w:rsidRPr="00E244B2">
        <w:rPr>
          <w:bCs/>
          <w:color w:val="000000" w:themeColor="text1"/>
          <w:position w:val="-14"/>
        </w:rPr>
        <w:object w:dxaOrig="577" w:dyaOrig="380" w14:anchorId="7AD6BE45">
          <v:shape id="_x0000_i1846" type="#_x0000_t75" alt="" style="width:28.7pt;height:20.15pt" o:ole="">
            <v:imagedata r:id="rId1582" o:title=""/>
          </v:shape>
          <o:OLEObject Type="Embed" ProgID="Equation.DSMT4" ShapeID="_x0000_i1846" DrawAspect="Content" ObjectID="_1852641743" r:id="rId1583"/>
        </w:object>
      </w:r>
      <w:r w:rsidRPr="00E244B2">
        <w:rPr>
          <w:color w:val="000000" w:themeColor="text1"/>
        </w:rPr>
        <w:t>为时段</w:t>
      </w:r>
      <w:r w:rsidRPr="00E244B2">
        <w:rPr>
          <w:bCs/>
          <w:color w:val="000000" w:themeColor="text1"/>
          <w:position w:val="-6"/>
        </w:rPr>
        <w:object w:dxaOrig="143" w:dyaOrig="220" w14:anchorId="1B4E53FB">
          <v:shape id="_x0000_i1847" type="#_x0000_t75" style="width:6.7pt;height:10.35pt" o:ole="">
            <v:imagedata r:id="rId1561" o:title=""/>
          </v:shape>
          <o:OLEObject Type="Embed" ProgID="Equation.DSMT4" ShapeID="_x0000_i1847" DrawAspect="Content" ObjectID="_1852641744" r:id="rId1584"/>
        </w:object>
      </w:r>
      <w:r w:rsidRPr="00E244B2">
        <w:rPr>
          <w:color w:val="000000" w:themeColor="text1"/>
        </w:rPr>
        <w:t>进入汽轮机的热功率。</w:t>
      </w:r>
    </w:p>
    <w:p w14:paraId="3D6CA027" w14:textId="125BA50F" w:rsidR="00A97A16" w:rsidRPr="00DD3C24" w:rsidRDefault="004D451D" w:rsidP="00A97A16">
      <w:pPr>
        <w:ind w:firstLine="482"/>
        <w:rPr>
          <w:b/>
          <w:bCs/>
          <w:color w:val="000000" w:themeColor="text1"/>
        </w:rPr>
      </w:pPr>
      <w:r w:rsidRPr="00DD3C24">
        <w:rPr>
          <w:rFonts w:hint="eastAsia"/>
          <w:b/>
          <w:bCs/>
          <w:color w:val="000000" w:themeColor="text1"/>
        </w:rPr>
        <w:t>（</w:t>
      </w:r>
      <w:r w:rsidRPr="00DD3C24">
        <w:rPr>
          <w:b/>
          <w:bCs/>
          <w:color w:val="000000" w:themeColor="text1"/>
        </w:rPr>
        <w:t>8</w:t>
      </w:r>
      <w:r w:rsidRPr="00DD3C24">
        <w:rPr>
          <w:rFonts w:hint="eastAsia"/>
          <w:b/>
          <w:bCs/>
          <w:color w:val="000000" w:themeColor="text1"/>
        </w:rPr>
        <w:t>）汽轮机启停及发电功率约束</w:t>
      </w:r>
    </w:p>
    <w:p w14:paraId="5250DB87" w14:textId="011B34E6" w:rsidR="00A97A16" w:rsidRPr="00DD3C24" w:rsidRDefault="0050713F" w:rsidP="00A97A16">
      <w:pPr>
        <w:ind w:firstLine="480"/>
        <w:rPr>
          <w:color w:val="000000" w:themeColor="text1"/>
        </w:rPr>
      </w:pPr>
      <w:r w:rsidRPr="00DD3C24">
        <w:rPr>
          <w:rFonts w:hint="eastAsia"/>
          <w:color w:val="000000" w:themeColor="text1"/>
        </w:rPr>
        <w:t>光热电站汽轮机在运行过程中受到最小稳定出力、最大技术出力以及启停状态限制。定义：</w:t>
      </w:r>
    </w:p>
    <w:p w14:paraId="1710E9E1" w14:textId="3A94B397" w:rsidR="00A97A16" w:rsidRPr="00DD3C24" w:rsidRDefault="00EF0280" w:rsidP="006F775D">
      <w:pPr>
        <w:ind w:firstLine="480"/>
        <w:jc w:val="center"/>
        <w:rPr>
          <w:color w:val="000000" w:themeColor="text1"/>
        </w:rPr>
      </w:pPr>
      <w:r w:rsidRPr="00DD3C24">
        <w:rPr>
          <w:color w:val="000000" w:themeColor="text1"/>
          <w:position w:val="-14"/>
        </w:rPr>
        <w:object w:dxaOrig="1280" w:dyaOrig="400" w14:anchorId="205E0E25">
          <v:shape id="_x0000_i1848" type="#_x0000_t75" style="width:64.7pt;height:20.15pt" o:ole="">
            <v:imagedata r:id="rId1585" o:title=""/>
          </v:shape>
          <o:OLEObject Type="Embed" ProgID="Equation.DSMT4" ShapeID="_x0000_i1848" DrawAspect="Content" ObjectID="_1852641745" r:id="rId1586"/>
        </w:object>
      </w:r>
    </w:p>
    <w:p w14:paraId="51619126" w14:textId="1181AD50" w:rsidR="00A97A16" w:rsidRPr="00DD3C24" w:rsidRDefault="00627331" w:rsidP="00A97A16">
      <w:pPr>
        <w:ind w:firstLine="480"/>
        <w:rPr>
          <w:color w:val="000000" w:themeColor="text1"/>
        </w:rPr>
      </w:pPr>
      <w:r w:rsidRPr="00DD3C24">
        <w:rPr>
          <w:rFonts w:hint="eastAsia"/>
          <w:color w:val="000000" w:themeColor="text1"/>
        </w:rPr>
        <w:t>为光热机组</w:t>
      </w:r>
      <w:r w:rsidRPr="00DD3C24">
        <w:rPr>
          <w:i/>
          <w:iCs/>
          <w:color w:val="000000" w:themeColor="text1"/>
        </w:rPr>
        <w:t>i</w:t>
      </w:r>
      <w:r w:rsidRPr="00DD3C24">
        <w:rPr>
          <w:rFonts w:hint="eastAsia"/>
          <w:color w:val="000000" w:themeColor="text1"/>
        </w:rPr>
        <w:t>在时段</w:t>
      </w:r>
      <w:r w:rsidRPr="00DD3C24">
        <w:rPr>
          <w:i/>
          <w:iCs/>
          <w:color w:val="000000" w:themeColor="text1"/>
        </w:rPr>
        <w:t>t</w:t>
      </w:r>
      <w:r w:rsidRPr="00DD3C24">
        <w:rPr>
          <w:rFonts w:hint="eastAsia"/>
          <w:color w:val="000000" w:themeColor="text1"/>
        </w:rPr>
        <w:t>的运行状态变量，其中</w:t>
      </w:r>
      <w:r w:rsidR="00EF0280" w:rsidRPr="00DD3C24">
        <w:rPr>
          <w:color w:val="000000" w:themeColor="text1"/>
          <w:position w:val="-14"/>
        </w:rPr>
        <w:object w:dxaOrig="900" w:dyaOrig="400" w14:anchorId="3E088920">
          <v:shape id="_x0000_i1849" type="#_x0000_t75" style="width:44.55pt;height:20.15pt" o:ole="">
            <v:imagedata r:id="rId1587" o:title=""/>
          </v:shape>
          <o:OLEObject Type="Embed" ProgID="Equation.DSMT4" ShapeID="_x0000_i1849" DrawAspect="Content" ObjectID="_1852641746" r:id="rId1588"/>
        </w:object>
      </w:r>
      <w:r w:rsidRPr="00DD3C24">
        <w:rPr>
          <w:rFonts w:hint="eastAsia"/>
          <w:color w:val="000000" w:themeColor="text1"/>
        </w:rPr>
        <w:t>表示汽轮机处于运行状态，</w:t>
      </w:r>
      <w:r w:rsidR="00EF0280" w:rsidRPr="00DD3C24">
        <w:rPr>
          <w:color w:val="000000" w:themeColor="text1"/>
          <w:position w:val="-14"/>
        </w:rPr>
        <w:object w:dxaOrig="940" w:dyaOrig="400" w14:anchorId="2052C153">
          <v:shape id="_x0000_i1850" type="#_x0000_t75" style="width:47.6pt;height:20.15pt" o:ole="">
            <v:imagedata r:id="rId1589" o:title=""/>
          </v:shape>
          <o:OLEObject Type="Embed" ProgID="Equation.DSMT4" ShapeID="_x0000_i1850" DrawAspect="Content" ObjectID="_1852641747" r:id="rId1590"/>
        </w:object>
      </w:r>
      <w:r w:rsidRPr="00DD3C24">
        <w:rPr>
          <w:rFonts w:hint="eastAsia"/>
          <w:color w:val="000000" w:themeColor="text1"/>
        </w:rPr>
        <w:t>表示汽轮机处于停机状态。</w:t>
      </w:r>
    </w:p>
    <w:p w14:paraId="1E0624D6" w14:textId="7DA7B794" w:rsidR="00A77C4B" w:rsidRPr="00DD3C24" w:rsidRDefault="00A77C4B" w:rsidP="00A97A16">
      <w:pPr>
        <w:ind w:firstLine="480"/>
        <w:rPr>
          <w:color w:val="000000" w:themeColor="text1"/>
        </w:rPr>
      </w:pPr>
      <w:r w:rsidRPr="00DD3C24">
        <w:rPr>
          <w:rFonts w:hint="eastAsia"/>
          <w:color w:val="000000" w:themeColor="text1"/>
        </w:rPr>
        <w:t>定义：</w:t>
      </w:r>
    </w:p>
    <w:p w14:paraId="19AC0C1C" w14:textId="6EEDD1D4" w:rsidR="00A77C4B" w:rsidRPr="00DD3C24" w:rsidRDefault="00EF0280" w:rsidP="003F10C4">
      <w:pPr>
        <w:ind w:firstLine="480"/>
        <w:jc w:val="center"/>
        <w:rPr>
          <w:color w:val="000000" w:themeColor="text1"/>
        </w:rPr>
      </w:pPr>
      <w:r w:rsidRPr="00DD3C24">
        <w:rPr>
          <w:color w:val="000000" w:themeColor="text1"/>
          <w:position w:val="-14"/>
        </w:rPr>
        <w:object w:dxaOrig="1280" w:dyaOrig="400" w14:anchorId="1EC1E4ED">
          <v:shape id="_x0000_i1851" type="#_x0000_t75" style="width:64.7pt;height:20.15pt" o:ole="">
            <v:imagedata r:id="rId1591" o:title=""/>
          </v:shape>
          <o:OLEObject Type="Embed" ProgID="Equation.DSMT4" ShapeID="_x0000_i1851" DrawAspect="Content" ObjectID="_1852641748" r:id="rId1592"/>
        </w:object>
      </w:r>
    </w:p>
    <w:p w14:paraId="1509FA07" w14:textId="04485CC2" w:rsidR="00A77C4B" w:rsidRPr="00DD3C24" w:rsidRDefault="00AC0BC4" w:rsidP="00A97A16">
      <w:pPr>
        <w:ind w:firstLine="480"/>
        <w:rPr>
          <w:color w:val="000000" w:themeColor="text1"/>
        </w:rPr>
      </w:pPr>
      <w:r w:rsidRPr="00DD3C24">
        <w:rPr>
          <w:rFonts w:hint="eastAsia"/>
          <w:color w:val="000000" w:themeColor="text1"/>
        </w:rPr>
        <w:t>为光热机组启动状态变量；</w:t>
      </w:r>
    </w:p>
    <w:p w14:paraId="51A13BC8" w14:textId="686DF679" w:rsidR="00A97A16" w:rsidRPr="00DD3C24" w:rsidRDefault="00EF0280" w:rsidP="003C3F52">
      <w:pPr>
        <w:ind w:firstLine="480"/>
        <w:jc w:val="center"/>
        <w:rPr>
          <w:color w:val="000000" w:themeColor="text1"/>
        </w:rPr>
      </w:pPr>
      <w:r w:rsidRPr="00DD3C24">
        <w:rPr>
          <w:color w:val="000000" w:themeColor="text1"/>
          <w:position w:val="-14"/>
        </w:rPr>
        <w:object w:dxaOrig="1280" w:dyaOrig="400" w14:anchorId="06871D1A">
          <v:shape id="_x0000_i1852" type="#_x0000_t75" style="width:64.7pt;height:20.15pt" o:ole="">
            <v:imagedata r:id="rId1593" o:title=""/>
          </v:shape>
          <o:OLEObject Type="Embed" ProgID="Equation.DSMT4" ShapeID="_x0000_i1852" DrawAspect="Content" ObjectID="_1852641749" r:id="rId1594"/>
        </w:object>
      </w:r>
    </w:p>
    <w:p w14:paraId="7970BD46" w14:textId="215E7FDE" w:rsidR="00A97A16" w:rsidRPr="00DD3C24" w:rsidRDefault="00391D16" w:rsidP="00A97A16">
      <w:pPr>
        <w:ind w:firstLine="480"/>
        <w:rPr>
          <w:color w:val="000000" w:themeColor="text1"/>
        </w:rPr>
      </w:pPr>
      <w:r w:rsidRPr="00DD3C24">
        <w:rPr>
          <w:rFonts w:hint="eastAsia"/>
          <w:color w:val="000000" w:themeColor="text1"/>
        </w:rPr>
        <w:t>为光热机组停机状态变量。</w:t>
      </w:r>
    </w:p>
    <w:p w14:paraId="039A1105" w14:textId="0BAFA231" w:rsidR="00A97A16" w:rsidRPr="00DD3C24" w:rsidRDefault="001B5067" w:rsidP="00A97A16">
      <w:pPr>
        <w:ind w:firstLine="480"/>
        <w:rPr>
          <w:color w:val="000000" w:themeColor="text1"/>
        </w:rPr>
      </w:pPr>
      <w:r w:rsidRPr="00DD3C24">
        <w:rPr>
          <w:rFonts w:hint="eastAsia"/>
          <w:color w:val="000000" w:themeColor="text1"/>
        </w:rPr>
        <w:t>相邻时段运行状态应满足：</w:t>
      </w:r>
    </w:p>
    <w:p w14:paraId="1E3740DA" w14:textId="5F3516D7" w:rsidR="001B5067" w:rsidRPr="00DD3C24" w:rsidRDefault="008A150B" w:rsidP="008A150B">
      <w:pPr>
        <w:ind w:firstLine="480"/>
        <w:jc w:val="center"/>
        <w:rPr>
          <w:color w:val="000000" w:themeColor="text1"/>
        </w:rPr>
      </w:pPr>
      <w:r w:rsidRPr="00DD3C24">
        <w:rPr>
          <w:color w:val="000000" w:themeColor="text1"/>
          <w:position w:val="-14"/>
        </w:rPr>
        <w:object w:dxaOrig="2960" w:dyaOrig="400" w14:anchorId="2D7123C1">
          <v:shape id="_x0000_i1853" type="#_x0000_t75" style="width:147.05pt;height:20.15pt" o:ole="">
            <v:imagedata r:id="rId1595" o:title=""/>
          </v:shape>
          <o:OLEObject Type="Embed" ProgID="Equation.DSMT4" ShapeID="_x0000_i1853" DrawAspect="Content" ObjectID="_1852641750" r:id="rId1596"/>
        </w:object>
      </w:r>
    </w:p>
    <w:p w14:paraId="79AD045C" w14:textId="59AC3B63" w:rsidR="001B5067" w:rsidRPr="00DD3C24" w:rsidRDefault="008A150B" w:rsidP="00A97A16">
      <w:pPr>
        <w:ind w:firstLine="480"/>
        <w:rPr>
          <w:color w:val="000000" w:themeColor="text1"/>
        </w:rPr>
      </w:pPr>
      <w:r w:rsidRPr="00DD3C24">
        <w:rPr>
          <w:rFonts w:hint="eastAsia"/>
          <w:color w:val="000000" w:themeColor="text1"/>
        </w:rPr>
        <w:t>同时，同一时段内机组不能同时启动和停机：</w:t>
      </w:r>
    </w:p>
    <w:p w14:paraId="2F56AB4E" w14:textId="1DEA5088" w:rsidR="001B5067" w:rsidRPr="00DD3C24" w:rsidRDefault="008A150B" w:rsidP="008A150B">
      <w:pPr>
        <w:ind w:firstLine="480"/>
        <w:jc w:val="center"/>
        <w:rPr>
          <w:color w:val="000000" w:themeColor="text1"/>
        </w:rPr>
      </w:pPr>
      <w:r w:rsidRPr="00DD3C24">
        <w:rPr>
          <w:color w:val="000000" w:themeColor="text1"/>
          <w:position w:val="-14"/>
        </w:rPr>
        <w:object w:dxaOrig="1660" w:dyaOrig="400" w14:anchorId="1AF35936">
          <v:shape id="_x0000_i1854" type="#_x0000_t75" style="width:82.35pt;height:20.15pt" o:ole="">
            <v:imagedata r:id="rId1597" o:title=""/>
          </v:shape>
          <o:OLEObject Type="Embed" ProgID="Equation.DSMT4" ShapeID="_x0000_i1854" DrawAspect="Content" ObjectID="_1852641751" r:id="rId1598"/>
        </w:object>
      </w:r>
    </w:p>
    <w:p w14:paraId="4F4CE87E" w14:textId="2D346533" w:rsidR="001B5067" w:rsidRPr="00DD3C24" w:rsidRDefault="00C47A82" w:rsidP="00A97A16">
      <w:pPr>
        <w:ind w:firstLine="480"/>
        <w:rPr>
          <w:color w:val="000000" w:themeColor="text1"/>
        </w:rPr>
      </w:pPr>
      <w:r w:rsidRPr="00DD3C24">
        <w:rPr>
          <w:rFonts w:hint="eastAsia"/>
          <w:color w:val="000000" w:themeColor="text1"/>
        </w:rPr>
        <w:t>光热汽轮机处于运行状态时，其发电功率应保持在最小稳定出力和最大技术出力之间：</w:t>
      </w:r>
    </w:p>
    <w:p w14:paraId="4C9C00C7" w14:textId="2251DACD" w:rsidR="001B5067" w:rsidRPr="00DD3C24" w:rsidRDefault="007025DD" w:rsidP="007025DD">
      <w:pPr>
        <w:ind w:firstLine="480"/>
        <w:jc w:val="center"/>
        <w:rPr>
          <w:color w:val="000000" w:themeColor="text1"/>
        </w:rPr>
      </w:pPr>
      <w:r w:rsidRPr="00DD3C24">
        <w:rPr>
          <w:color w:val="000000" w:themeColor="text1"/>
          <w:position w:val="-14"/>
        </w:rPr>
        <w:object w:dxaOrig="5400" w:dyaOrig="400" w14:anchorId="665A22D4">
          <v:shape id="_x0000_i1855" type="#_x0000_t75" style="width:269.7pt;height:20.15pt" o:ole="">
            <v:imagedata r:id="rId1599" o:title=""/>
          </v:shape>
          <o:OLEObject Type="Embed" ProgID="Equation.DSMT4" ShapeID="_x0000_i1855" DrawAspect="Content" ObjectID="_1852641752" r:id="rId1600"/>
        </w:object>
      </w:r>
    </w:p>
    <w:p w14:paraId="228D9AE7" w14:textId="0DA56C50" w:rsidR="001B5067" w:rsidRPr="00DD3C24" w:rsidRDefault="009E27C1" w:rsidP="00A97A16">
      <w:pPr>
        <w:ind w:firstLine="480"/>
        <w:rPr>
          <w:color w:val="000000" w:themeColor="text1"/>
        </w:rPr>
      </w:pPr>
      <w:r w:rsidRPr="00DD3C24">
        <w:rPr>
          <w:rFonts w:hint="eastAsia"/>
          <w:color w:val="000000" w:themeColor="text1"/>
        </w:rPr>
        <w:t>式中，</w:t>
      </w:r>
      <w:r w:rsidRPr="00DD3C24">
        <w:rPr>
          <w:color w:val="000000" w:themeColor="text1"/>
        </w:rPr>
        <w:t xml:space="preserve"> </w:t>
      </w:r>
      <w:r w:rsidR="008D05C2" w:rsidRPr="00DD3C24">
        <w:rPr>
          <w:color w:val="000000" w:themeColor="text1"/>
          <w:position w:val="-14"/>
        </w:rPr>
        <w:object w:dxaOrig="700" w:dyaOrig="400" w14:anchorId="1A236E8A">
          <v:shape id="_x0000_i1856" type="#_x0000_t75" style="width:35.4pt;height:20.15pt" o:ole="">
            <v:imagedata r:id="rId1601" o:title=""/>
          </v:shape>
          <o:OLEObject Type="Embed" ProgID="Equation.DSMT4" ShapeID="_x0000_i1856" DrawAspect="Content" ObjectID="_1852641753" r:id="rId1602"/>
        </w:object>
      </w:r>
      <w:r w:rsidRPr="00DD3C24">
        <w:rPr>
          <w:rFonts w:hint="eastAsia"/>
          <w:color w:val="000000" w:themeColor="text1"/>
        </w:rPr>
        <w:t>为光热汽轮机最大技术发电功率。</w:t>
      </w:r>
    </w:p>
    <w:p w14:paraId="50623064" w14:textId="6B004F78" w:rsidR="00495688" w:rsidRPr="00DD3C24" w:rsidRDefault="00721864" w:rsidP="00A97A16">
      <w:pPr>
        <w:ind w:firstLine="482"/>
        <w:rPr>
          <w:b/>
          <w:bCs/>
          <w:color w:val="000000" w:themeColor="text1"/>
        </w:rPr>
      </w:pPr>
      <w:r w:rsidRPr="00DD3C24">
        <w:rPr>
          <w:rFonts w:hint="eastAsia"/>
          <w:b/>
          <w:bCs/>
          <w:color w:val="000000" w:themeColor="text1"/>
        </w:rPr>
        <w:t>（</w:t>
      </w:r>
      <w:r w:rsidRPr="00DD3C24">
        <w:rPr>
          <w:b/>
          <w:bCs/>
          <w:color w:val="000000" w:themeColor="text1"/>
        </w:rPr>
        <w:t>9</w:t>
      </w:r>
      <w:r w:rsidRPr="00DD3C24">
        <w:rPr>
          <w:rFonts w:hint="eastAsia"/>
          <w:b/>
          <w:bCs/>
          <w:color w:val="000000" w:themeColor="text1"/>
        </w:rPr>
        <w:t>）汽轮机爬坡约束</w:t>
      </w:r>
    </w:p>
    <w:p w14:paraId="001FB570" w14:textId="56073EF5" w:rsidR="00495688" w:rsidRPr="00DD3C24" w:rsidRDefault="00B54FB8" w:rsidP="00A97A16">
      <w:pPr>
        <w:ind w:firstLine="480"/>
        <w:rPr>
          <w:color w:val="000000" w:themeColor="text1"/>
        </w:rPr>
      </w:pPr>
      <w:r w:rsidRPr="00DD3C24">
        <w:rPr>
          <w:rFonts w:hint="eastAsia"/>
          <w:color w:val="000000" w:themeColor="text1"/>
        </w:rPr>
        <w:t>光热电站汽轮机具有与常规蒸汽轮机相似的热力过程，其相邻时段之间的发电功率变化受到正常爬坡能力以及启动、停机过程允许功率变化量的限制。</w:t>
      </w:r>
    </w:p>
    <w:p w14:paraId="6BD71827" w14:textId="054CD849" w:rsidR="00704CBC" w:rsidRPr="00DD3C24" w:rsidRDefault="00704CBC" w:rsidP="00A97A16">
      <w:pPr>
        <w:ind w:firstLine="480"/>
        <w:rPr>
          <w:color w:val="000000" w:themeColor="text1"/>
        </w:rPr>
      </w:pPr>
      <w:r w:rsidRPr="00DD3C24">
        <w:rPr>
          <w:rFonts w:hint="eastAsia"/>
          <w:color w:val="000000" w:themeColor="text1"/>
        </w:rPr>
        <w:t>向上爬坡约束：</w:t>
      </w:r>
    </w:p>
    <w:p w14:paraId="5E6A2BF4" w14:textId="066641AE" w:rsidR="00495688" w:rsidRPr="00DD3C24" w:rsidRDefault="002F0CA0" w:rsidP="002D34AF">
      <w:pPr>
        <w:ind w:firstLine="480"/>
        <w:jc w:val="center"/>
        <w:rPr>
          <w:color w:val="000000" w:themeColor="text1"/>
        </w:rPr>
      </w:pPr>
      <w:r w:rsidRPr="00DD3C24">
        <w:rPr>
          <w:color w:val="000000" w:themeColor="text1"/>
          <w:position w:val="-16"/>
        </w:rPr>
        <w:object w:dxaOrig="5420" w:dyaOrig="440" w14:anchorId="63102735">
          <v:shape id="_x0000_i1857" type="#_x0000_t75" style="width:271.55pt;height:21.95pt" o:ole="">
            <v:imagedata r:id="rId1603" o:title=""/>
          </v:shape>
          <o:OLEObject Type="Embed" ProgID="Equation.DSMT4" ShapeID="_x0000_i1857" DrawAspect="Content" ObjectID="_1852641754" r:id="rId1604"/>
        </w:object>
      </w:r>
    </w:p>
    <w:p w14:paraId="6CFDFEEF" w14:textId="0645C166" w:rsidR="005D22C0" w:rsidRPr="00DD3C24" w:rsidRDefault="001E6746" w:rsidP="00A97A16">
      <w:pPr>
        <w:ind w:firstLine="480"/>
        <w:rPr>
          <w:color w:val="000000" w:themeColor="text1"/>
        </w:rPr>
      </w:pPr>
      <w:r w:rsidRPr="00DD3C24">
        <w:rPr>
          <w:rFonts w:hint="eastAsia"/>
          <w:color w:val="000000" w:themeColor="text1"/>
        </w:rPr>
        <w:t>向下爬坡约束：</w:t>
      </w:r>
    </w:p>
    <w:p w14:paraId="5540B399" w14:textId="14761AD3" w:rsidR="005D22C0" w:rsidRPr="00DD3C24" w:rsidRDefault="007326F3" w:rsidP="007326F3">
      <w:pPr>
        <w:ind w:firstLine="480"/>
        <w:jc w:val="center"/>
        <w:rPr>
          <w:color w:val="000000" w:themeColor="text1"/>
        </w:rPr>
      </w:pPr>
      <w:r w:rsidRPr="00DD3C24">
        <w:rPr>
          <w:color w:val="000000" w:themeColor="text1"/>
          <w:position w:val="-16"/>
        </w:rPr>
        <w:object w:dxaOrig="5240" w:dyaOrig="440" w14:anchorId="6F3D8220">
          <v:shape id="_x0000_i1858" type="#_x0000_t75" style="width:262.35pt;height:21.95pt" o:ole="">
            <v:imagedata r:id="rId1605" o:title=""/>
          </v:shape>
          <o:OLEObject Type="Embed" ProgID="Equation.DSMT4" ShapeID="_x0000_i1858" DrawAspect="Content" ObjectID="_1852641755" r:id="rId1606"/>
        </w:object>
      </w:r>
    </w:p>
    <w:p w14:paraId="0A26598E" w14:textId="3D9D7378" w:rsidR="005D22C0" w:rsidRPr="00E244B2" w:rsidRDefault="00D35B73" w:rsidP="00A97A16">
      <w:pPr>
        <w:ind w:firstLine="480"/>
        <w:rPr>
          <w:color w:val="000000" w:themeColor="text1"/>
        </w:rPr>
      </w:pPr>
      <w:r w:rsidRPr="00DD3C24">
        <w:rPr>
          <w:rFonts w:hint="eastAsia"/>
          <w:color w:val="000000" w:themeColor="text1"/>
        </w:rPr>
        <w:t>式中，</w:t>
      </w:r>
      <w:r w:rsidRPr="00DD3C24">
        <w:rPr>
          <w:color w:val="000000" w:themeColor="text1"/>
          <w:position w:val="-14"/>
        </w:rPr>
        <w:object w:dxaOrig="720" w:dyaOrig="400" w14:anchorId="5917E1A8">
          <v:shape id="_x0000_i1859" type="#_x0000_t75" style="width:36.6pt;height:20.15pt" o:ole="">
            <v:imagedata r:id="rId1607" o:title=""/>
          </v:shape>
          <o:OLEObject Type="Embed" ProgID="Equation.DSMT4" ShapeID="_x0000_i1859" DrawAspect="Content" ObjectID="_1852641756" r:id="rId1608"/>
        </w:object>
      </w:r>
      <w:r w:rsidRPr="00DD3C24">
        <w:rPr>
          <w:rFonts w:hint="eastAsia"/>
          <w:color w:val="000000" w:themeColor="text1"/>
        </w:rPr>
        <w:t>和</w:t>
      </w:r>
      <w:r w:rsidRPr="00DD3C24">
        <w:rPr>
          <w:color w:val="000000" w:themeColor="text1"/>
          <w:position w:val="-14"/>
        </w:rPr>
        <w:object w:dxaOrig="680" w:dyaOrig="400" w14:anchorId="1902517C">
          <v:shape id="_x0000_i1860" type="#_x0000_t75" style="width:32.95pt;height:20.15pt" o:ole="">
            <v:imagedata r:id="rId1609" o:title=""/>
          </v:shape>
          <o:OLEObject Type="Embed" ProgID="Equation.DSMT4" ShapeID="_x0000_i1860" DrawAspect="Content" ObjectID="_1852641757" r:id="rId1610"/>
        </w:object>
      </w:r>
      <w:r w:rsidRPr="00DD3C24">
        <w:rPr>
          <w:rFonts w:hint="eastAsia"/>
          <w:color w:val="000000" w:themeColor="text1"/>
        </w:rPr>
        <w:t>分别为光热机组正常运行过程中的向上、向下爬坡能力；</w:t>
      </w:r>
      <w:r w:rsidRPr="00DD3C24">
        <w:rPr>
          <w:color w:val="000000" w:themeColor="text1"/>
          <w:position w:val="-14"/>
        </w:rPr>
        <w:object w:dxaOrig="680" w:dyaOrig="400" w14:anchorId="2BEE035A">
          <v:shape id="_x0000_i1861" type="#_x0000_t75" style="width:32.95pt;height:20.15pt" o:ole="">
            <v:imagedata r:id="rId1611" o:title=""/>
          </v:shape>
          <o:OLEObject Type="Embed" ProgID="Equation.DSMT4" ShapeID="_x0000_i1861" DrawAspect="Content" ObjectID="_1852641758" r:id="rId1612"/>
        </w:object>
      </w:r>
      <w:r w:rsidRPr="00DD3C24">
        <w:rPr>
          <w:rFonts w:hint="eastAsia"/>
          <w:color w:val="000000" w:themeColor="text1"/>
        </w:rPr>
        <w:t>和</w:t>
      </w:r>
      <w:r w:rsidRPr="00DD3C24">
        <w:rPr>
          <w:color w:val="000000" w:themeColor="text1"/>
          <w:position w:val="-14"/>
        </w:rPr>
        <w:object w:dxaOrig="660" w:dyaOrig="400" w14:anchorId="6D0AE937">
          <v:shape id="_x0000_i1862" type="#_x0000_t75" style="width:33.55pt;height:20.15pt" o:ole="">
            <v:imagedata r:id="rId1613" o:title=""/>
          </v:shape>
          <o:OLEObject Type="Embed" ProgID="Equation.DSMT4" ShapeID="_x0000_i1862" DrawAspect="Content" ObjectID="_1852641759" r:id="rId1614"/>
        </w:object>
      </w:r>
      <w:r w:rsidRPr="00DD3C24">
        <w:rPr>
          <w:rFonts w:hint="eastAsia"/>
          <w:color w:val="000000" w:themeColor="text1"/>
        </w:rPr>
        <w:t>分别为启动和停机过程允许的功率变化量</w:t>
      </w:r>
      <w:r w:rsidR="00852499" w:rsidRPr="00DD3C24">
        <w:rPr>
          <w:rFonts w:hint="eastAsia"/>
          <w:color w:val="000000" w:themeColor="text1"/>
        </w:rPr>
        <w:t>。</w:t>
      </w:r>
    </w:p>
    <w:p w14:paraId="6398BA25" w14:textId="77777777" w:rsidR="00B90D36" w:rsidRPr="00E244B2" w:rsidRDefault="00B90D36" w:rsidP="00B90D36">
      <w:pPr>
        <w:ind w:firstLine="482"/>
        <w:rPr>
          <w:b/>
          <w:bCs/>
          <w:color w:val="000000" w:themeColor="text1"/>
        </w:rPr>
      </w:pPr>
      <w:r w:rsidRPr="00E244B2">
        <w:rPr>
          <w:b/>
          <w:bCs/>
          <w:color w:val="000000" w:themeColor="text1"/>
        </w:rPr>
        <w:t>三、成本构成</w:t>
      </w:r>
    </w:p>
    <w:p w14:paraId="752A0F2E" w14:textId="77777777" w:rsidR="00B90D36" w:rsidRPr="00E244B2" w:rsidRDefault="00B90D36" w:rsidP="00B90D36">
      <w:pPr>
        <w:ind w:firstLine="480"/>
        <w:rPr>
          <w:color w:val="000000" w:themeColor="text1"/>
        </w:rPr>
      </w:pPr>
      <w:r w:rsidRPr="00E244B2">
        <w:rPr>
          <w:color w:val="000000" w:themeColor="text1"/>
        </w:rPr>
        <w:t>光热电站运行成本由固定运行维护成本和可变运行维护成本组成。固定运行维护成本与电站装机容量相关，可变运行维护成本与实际发电量相关，主要用于反映反射镜、集热管等设备运行过程中产生的维护支出。</w:t>
      </w:r>
    </w:p>
    <w:p w14:paraId="69954D92" w14:textId="77777777" w:rsidR="00B90D36" w:rsidRPr="00E244B2" w:rsidRDefault="00B90D36" w:rsidP="00B90D36">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）固定运行维护成本</w:t>
      </w:r>
    </w:p>
    <w:p w14:paraId="1FCDCF9B" w14:textId="77777777" w:rsidR="00B90D36" w:rsidRPr="00E244B2" w:rsidRDefault="00B90D36" w:rsidP="00B90D36">
      <w:pPr>
        <w:ind w:firstLine="480"/>
        <w:rPr>
          <w:color w:val="000000" w:themeColor="text1"/>
        </w:rPr>
      </w:pPr>
      <w:r w:rsidRPr="00E244B2">
        <w:rPr>
          <w:color w:val="000000" w:themeColor="text1"/>
        </w:rPr>
        <w:t>光热电站固定运行维护成本为：</w:t>
      </w:r>
    </w:p>
    <w:p w14:paraId="35A2208F" w14:textId="77777777" w:rsidR="00B90D36" w:rsidRPr="00E244B2" w:rsidRDefault="00B90D36" w:rsidP="00B90D36">
      <w:pPr>
        <w:ind w:firstLine="480"/>
        <w:jc w:val="center"/>
        <w:rPr>
          <w:color w:val="000000" w:themeColor="text1"/>
        </w:rPr>
      </w:pPr>
      <w:r w:rsidRPr="00E244B2">
        <w:rPr>
          <w:bCs/>
          <w:color w:val="000000" w:themeColor="text1"/>
          <w:position w:val="-32"/>
        </w:rPr>
        <w:object w:dxaOrig="2955" w:dyaOrig="560" w14:anchorId="26F881DA">
          <v:shape id="_x0000_i1863" type="#_x0000_t75" alt="" style="width:148.25pt;height:26.85pt" o:ole="">
            <v:imagedata r:id="rId1615" o:title=""/>
          </v:shape>
          <o:OLEObject Type="Embed" ProgID="Equation.DSMT4" ShapeID="_x0000_i1863" DrawAspect="Content" ObjectID="_1852641760" r:id="rId1616"/>
        </w:object>
      </w:r>
    </w:p>
    <w:p w14:paraId="27C7F115" w14:textId="77777777" w:rsidR="00B90D36" w:rsidRPr="00E244B2" w:rsidRDefault="00B90D36" w:rsidP="00B90D36">
      <w:pPr>
        <w:ind w:firstLine="480"/>
        <w:rPr>
          <w:color w:val="000000" w:themeColor="text1"/>
        </w:rPr>
      </w:pPr>
      <w:r w:rsidRPr="00E244B2">
        <w:rPr>
          <w:color w:val="000000" w:themeColor="text1"/>
        </w:rPr>
        <w:t>式中，</w:t>
      </w:r>
      <w:r w:rsidRPr="00E244B2">
        <w:rPr>
          <w:bCs/>
          <w:color w:val="000000" w:themeColor="text1"/>
          <w:position w:val="-14"/>
        </w:rPr>
        <w:object w:dxaOrig="659" w:dyaOrig="380" w14:anchorId="269A4E7B">
          <v:shape id="_x0000_i1864" type="#_x0000_t75" style="width:32.95pt;height:20.15pt" o:ole="">
            <v:imagedata r:id="rId1617" o:title=""/>
          </v:shape>
          <o:OLEObject Type="Embed" ProgID="Equation.DSMT4" ShapeID="_x0000_i1864" DrawAspect="Content" ObjectID="_1852641761" r:id="rId1618"/>
        </w:object>
      </w:r>
      <w:r w:rsidRPr="00E244B2">
        <w:rPr>
          <w:color w:val="000000" w:themeColor="text1"/>
        </w:rPr>
        <w:t>为光热电站</w:t>
      </w:r>
      <w:r w:rsidRPr="00E244B2">
        <w:rPr>
          <w:bCs/>
          <w:color w:val="000000" w:themeColor="text1"/>
          <w:position w:val="-6"/>
        </w:rPr>
        <w:object w:dxaOrig="144" w:dyaOrig="240" w14:anchorId="08C186B3">
          <v:shape id="_x0000_i1865" type="#_x0000_t75" style="width:6.7pt;height:10.35pt" o:ole="">
            <v:imagedata r:id="rId1577" o:title=""/>
          </v:shape>
          <o:OLEObject Type="Embed" ProgID="Equation.DSMT4" ShapeID="_x0000_i1865" DrawAspect="Content" ObjectID="_1852641762" r:id="rId1619"/>
        </w:object>
      </w:r>
      <w:r w:rsidRPr="00E244B2">
        <w:rPr>
          <w:color w:val="000000" w:themeColor="text1"/>
        </w:rPr>
        <w:t>的单位装机容量固定运行维护成本；</w:t>
      </w:r>
      <w:r w:rsidRPr="00E244B2">
        <w:rPr>
          <w:bCs/>
          <w:color w:val="000000" w:themeColor="text1"/>
          <w:position w:val="-14"/>
        </w:rPr>
        <w:object w:dxaOrig="456" w:dyaOrig="380" w14:anchorId="0359357B">
          <v:shape id="_x0000_i1866" type="#_x0000_t75" alt="" style="width:21.95pt;height:20.15pt" o:ole="">
            <v:imagedata r:id="rId1620" o:title=""/>
          </v:shape>
          <o:OLEObject Type="Embed" ProgID="Equation.DSMT4" ShapeID="_x0000_i1866" DrawAspect="Content" ObjectID="_1852641763" r:id="rId1621"/>
        </w:object>
      </w:r>
      <w:r w:rsidRPr="00E244B2">
        <w:rPr>
          <w:color w:val="000000" w:themeColor="text1"/>
        </w:rPr>
        <w:t>为光热电站额定装机容量。</w:t>
      </w:r>
    </w:p>
    <w:p w14:paraId="3C787205" w14:textId="77777777" w:rsidR="00B90D36" w:rsidRPr="00E244B2" w:rsidRDefault="00B90D36" w:rsidP="00B90D36">
      <w:pPr>
        <w:ind w:firstLine="482"/>
        <w:rPr>
          <w:b/>
          <w:bCs/>
          <w:color w:val="000000" w:themeColor="text1"/>
        </w:rPr>
      </w:pPr>
      <w:r w:rsidRPr="00E244B2">
        <w:rPr>
          <w:b/>
          <w:bCs/>
          <w:color w:val="000000" w:themeColor="text1"/>
        </w:rPr>
        <w:t>（</w:t>
      </w:r>
      <w:r w:rsidRPr="00E244B2">
        <w:rPr>
          <w:b/>
          <w:bCs/>
          <w:color w:val="000000" w:themeColor="text1"/>
        </w:rPr>
        <w:t>2</w:t>
      </w:r>
      <w:r w:rsidRPr="00E244B2">
        <w:rPr>
          <w:b/>
          <w:bCs/>
          <w:color w:val="000000" w:themeColor="text1"/>
        </w:rPr>
        <w:t>）可变运行维护成本</w:t>
      </w:r>
    </w:p>
    <w:p w14:paraId="73BAF6EA" w14:textId="77777777" w:rsidR="00B90D36" w:rsidRPr="00E244B2" w:rsidRDefault="00B90D36" w:rsidP="00B90D36">
      <w:pPr>
        <w:ind w:firstLine="480"/>
        <w:rPr>
          <w:color w:val="000000" w:themeColor="text1"/>
        </w:rPr>
      </w:pPr>
      <w:r w:rsidRPr="00E244B2">
        <w:rPr>
          <w:color w:val="000000" w:themeColor="text1"/>
        </w:rPr>
        <w:t>光热电站可变运行维护成本为：</w:t>
      </w:r>
    </w:p>
    <w:p w14:paraId="669F6BB0" w14:textId="77777777" w:rsidR="00B90D36" w:rsidRPr="00E244B2" w:rsidRDefault="00B90D36" w:rsidP="00B90D36">
      <w:pPr>
        <w:ind w:firstLine="480"/>
        <w:jc w:val="center"/>
        <w:rPr>
          <w:color w:val="000000" w:themeColor="text1"/>
        </w:rPr>
      </w:pPr>
      <w:r w:rsidRPr="00E244B2">
        <w:rPr>
          <w:bCs/>
          <w:color w:val="000000" w:themeColor="text1"/>
          <w:position w:val="-32"/>
        </w:rPr>
        <w:object w:dxaOrig="3278" w:dyaOrig="560" w14:anchorId="106568DB">
          <v:shape id="_x0000_i1867" type="#_x0000_t75" alt="" style="width:164.15pt;height:26.85pt" o:ole="">
            <v:imagedata r:id="rId1622" o:title=""/>
          </v:shape>
          <o:OLEObject Type="Embed" ProgID="Equation.DSMT4" ShapeID="_x0000_i1867" DrawAspect="Content" ObjectID="_1852641764" r:id="rId1623"/>
        </w:object>
      </w:r>
    </w:p>
    <w:p w14:paraId="0CF3225F" w14:textId="77777777" w:rsidR="00B90D36" w:rsidRPr="00E244B2" w:rsidRDefault="00B90D36" w:rsidP="00B90D36">
      <w:pPr>
        <w:ind w:firstLine="480"/>
        <w:rPr>
          <w:color w:val="000000" w:themeColor="text1"/>
        </w:rPr>
      </w:pPr>
      <w:r w:rsidRPr="00E244B2">
        <w:rPr>
          <w:color w:val="000000" w:themeColor="text1"/>
        </w:rPr>
        <w:t>式中，</w:t>
      </w:r>
      <w:r w:rsidRPr="00E244B2">
        <w:rPr>
          <w:bCs/>
          <w:color w:val="000000" w:themeColor="text1"/>
          <w:position w:val="-14"/>
        </w:rPr>
        <w:object w:dxaOrig="557" w:dyaOrig="380" w14:anchorId="1D7463BD">
          <v:shape id="_x0000_i1868" type="#_x0000_t75" alt="" style="width:26.85pt;height:20.15pt" o:ole="">
            <v:imagedata r:id="rId1624" o:title=""/>
          </v:shape>
          <o:OLEObject Type="Embed" ProgID="Equation.DSMT4" ShapeID="_x0000_i1868" DrawAspect="Content" ObjectID="_1852641765" r:id="rId1625"/>
        </w:object>
      </w:r>
      <w:r w:rsidRPr="00E244B2">
        <w:rPr>
          <w:color w:val="000000" w:themeColor="text1"/>
        </w:rPr>
        <w:t>为光热电站单位发电量可变运行维护成本。</w:t>
      </w:r>
    </w:p>
    <w:p w14:paraId="667A4B69" w14:textId="77777777" w:rsidR="00B90D36" w:rsidRPr="00E244B2" w:rsidRDefault="00B90D36" w:rsidP="00B90D36">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）总运行成本</w:t>
      </w:r>
    </w:p>
    <w:p w14:paraId="7CABDE1F" w14:textId="77777777" w:rsidR="00B90D36" w:rsidRPr="00E244B2" w:rsidRDefault="00B90D36" w:rsidP="00B90D36">
      <w:pPr>
        <w:ind w:firstLine="480"/>
        <w:rPr>
          <w:color w:val="000000" w:themeColor="text1"/>
        </w:rPr>
      </w:pPr>
      <w:r w:rsidRPr="00E244B2">
        <w:rPr>
          <w:color w:val="000000" w:themeColor="text1"/>
        </w:rPr>
        <w:t>大区域</w:t>
      </w:r>
      <w:r w:rsidRPr="00E244B2">
        <w:rPr>
          <w:bCs/>
          <w:color w:val="000000" w:themeColor="text1"/>
          <w:position w:val="-6"/>
        </w:rPr>
        <w:object w:dxaOrig="188" w:dyaOrig="200" w14:anchorId="15231CC2">
          <v:shape id="_x0000_i1869" type="#_x0000_t75" alt="" style="width:8.55pt;height:10.35pt" o:ole="">
            <v:imagedata r:id="rId1626" o:title=""/>
          </v:shape>
          <o:OLEObject Type="Embed" ProgID="Equation.DSMT4" ShapeID="_x0000_i1869" DrawAspect="Content" ObjectID="_1852641766" r:id="rId1627"/>
        </w:object>
      </w:r>
      <w:r w:rsidRPr="00E244B2">
        <w:rPr>
          <w:color w:val="000000" w:themeColor="text1"/>
        </w:rPr>
        <w:t>内光热电站总运行成本为：</w:t>
      </w:r>
    </w:p>
    <w:p w14:paraId="68754970" w14:textId="77777777" w:rsidR="00B90D36" w:rsidRPr="00E244B2" w:rsidRDefault="00B90D36" w:rsidP="00B90D36">
      <w:pPr>
        <w:ind w:firstLine="480"/>
        <w:jc w:val="center"/>
        <w:rPr>
          <w:color w:val="000000" w:themeColor="text1"/>
        </w:rPr>
      </w:pPr>
      <w:r w:rsidRPr="00E244B2">
        <w:rPr>
          <w:bCs/>
          <w:color w:val="000000" w:themeColor="text1"/>
          <w:position w:val="-10"/>
        </w:rPr>
        <w:object w:dxaOrig="1991" w:dyaOrig="340" w14:anchorId="7F1302CF">
          <v:shape id="_x0000_i1870" type="#_x0000_t75" alt="" style="width:98.85pt;height:15.85pt" o:ole="">
            <v:imagedata r:id="rId1628" o:title=""/>
          </v:shape>
          <o:OLEObject Type="Embed" ProgID="Equation.DSMT4" ShapeID="_x0000_i1870" DrawAspect="Content" ObjectID="_1852641767" r:id="rId1629"/>
        </w:object>
      </w:r>
    </w:p>
    <w:p w14:paraId="768F4964" w14:textId="77777777" w:rsidR="00B90D36" w:rsidRPr="00E244B2" w:rsidRDefault="00B90D36" w:rsidP="00B90D36">
      <w:pPr>
        <w:ind w:firstLine="480"/>
        <w:rPr>
          <w:color w:val="000000" w:themeColor="text1"/>
        </w:rPr>
      </w:pPr>
      <w:r w:rsidRPr="00E244B2">
        <w:rPr>
          <w:color w:val="000000" w:themeColor="text1"/>
        </w:rPr>
        <w:t>即：</w:t>
      </w:r>
    </w:p>
    <w:p w14:paraId="71FF7D42" w14:textId="77777777" w:rsidR="00B90D36" w:rsidRPr="00E244B2" w:rsidRDefault="00B90D36" w:rsidP="00B90D36">
      <w:pPr>
        <w:ind w:firstLine="480"/>
        <w:jc w:val="center"/>
        <w:rPr>
          <w:color w:val="000000" w:themeColor="text1"/>
        </w:rPr>
      </w:pPr>
      <w:r w:rsidRPr="00E244B2">
        <w:rPr>
          <w:bCs/>
          <w:color w:val="000000" w:themeColor="text1"/>
          <w:position w:val="-32"/>
        </w:rPr>
        <w:object w:dxaOrig="4445" w:dyaOrig="700" w14:anchorId="175FB238">
          <v:shape id="_x0000_i1871" type="#_x0000_t75" alt="" style="width:223.3pt;height:36.6pt" o:ole="">
            <v:imagedata r:id="rId1630" o:title=""/>
          </v:shape>
          <o:OLEObject Type="Embed" ProgID="Equation.DSMT4" ShapeID="_x0000_i1871" DrawAspect="Content" ObjectID="_1852641768" r:id="rId1631"/>
        </w:object>
      </w:r>
    </w:p>
    <w:p w14:paraId="5B9A5EEA" w14:textId="77777777" w:rsidR="00914B8A" w:rsidRPr="00E244B2" w:rsidRDefault="00000000">
      <w:pPr>
        <w:pStyle w:val="20"/>
        <w:rPr>
          <w:color w:val="000000" w:themeColor="text1"/>
        </w:rPr>
      </w:pPr>
      <w:r w:rsidRPr="00E244B2">
        <w:rPr>
          <w:color w:val="000000" w:themeColor="text1"/>
        </w:rPr>
        <w:t>电网侧资源优化配置模型研究</w:t>
      </w:r>
    </w:p>
    <w:p w14:paraId="4C3815CB" w14:textId="77777777" w:rsidR="00914B8A" w:rsidRPr="00E244B2" w:rsidRDefault="00000000">
      <w:pPr>
        <w:pStyle w:val="3"/>
        <w:rPr>
          <w:rFonts w:hint="default"/>
          <w:color w:val="000000" w:themeColor="text1"/>
        </w:rPr>
      </w:pPr>
      <w:r w:rsidRPr="00E244B2">
        <w:rPr>
          <w:color w:val="000000" w:themeColor="text1"/>
        </w:rPr>
        <w:t>跨省跨区送电曲线模型</w:t>
      </w:r>
    </w:p>
    <w:p w14:paraId="1EA8DDF9" w14:textId="73E10A8D" w:rsidR="00914B8A" w:rsidRPr="00E244B2" w:rsidRDefault="000F7A0B">
      <w:pPr>
        <w:ind w:firstLine="480"/>
        <w:rPr>
          <w:color w:val="000000" w:themeColor="text1"/>
        </w:rPr>
      </w:pPr>
      <w:r w:rsidRPr="00E244B2">
        <w:rPr>
          <w:color w:val="000000" w:themeColor="text1"/>
        </w:rPr>
        <w:t>跨省跨区送电曲线用于描述省份与区域外部电力系统之间已经确定的送受电安排。该送电曲线由其他模型预先计算得到，并作为本模型的外部输入，不再由本模型进行优化调整。</w:t>
      </w:r>
    </w:p>
    <w:p w14:paraId="1A17E567" w14:textId="03438AC3" w:rsidR="000F7A0B" w:rsidRPr="00E244B2" w:rsidRDefault="00C62808">
      <w:pPr>
        <w:ind w:firstLine="480"/>
        <w:rPr>
          <w:color w:val="000000" w:themeColor="text1"/>
        </w:rPr>
      </w:pPr>
      <w:r w:rsidRPr="00E244B2">
        <w:rPr>
          <w:color w:val="000000" w:themeColor="text1"/>
        </w:rPr>
        <w:t>对于大区域</w:t>
      </w:r>
      <w:r w:rsidR="003F3C25" w:rsidRPr="00E244B2">
        <w:rPr>
          <w:i/>
          <w:iCs/>
          <w:color w:val="000000" w:themeColor="text1"/>
        </w:rPr>
        <w:t>a</w:t>
      </w:r>
      <w:r w:rsidRPr="00E244B2">
        <w:rPr>
          <w:color w:val="000000" w:themeColor="text1"/>
        </w:rPr>
        <w:t>内任意省份</w:t>
      </w:r>
      <w:r w:rsidRPr="00E244B2">
        <w:rPr>
          <w:color w:val="000000" w:themeColor="text1"/>
        </w:rPr>
        <w:t>p</w:t>
      </w:r>
      <w:r w:rsidRPr="00E244B2">
        <w:rPr>
          <w:color w:val="000000" w:themeColor="text1"/>
        </w:rPr>
        <w:t>，定义</w:t>
      </w:r>
      <w:r w:rsidRPr="00E244B2">
        <w:rPr>
          <w:color w:val="000000" w:themeColor="text1"/>
          <w:position w:val="-14"/>
        </w:rPr>
        <w:object w:dxaOrig="520" w:dyaOrig="420" w14:anchorId="6BFBF2CB">
          <v:shape id="_x0000_i1872" type="#_x0000_t75" style="width:26.85pt;height:21.35pt" o:ole="">
            <v:imagedata r:id="rId1632" o:title=""/>
          </v:shape>
          <o:OLEObject Type="Embed" ProgID="Equation.DSMT4" ShapeID="_x0000_i1872" DrawAspect="Content" ObjectID="_1852641769" r:id="rId1633"/>
        </w:object>
      </w:r>
      <w:r w:rsidRPr="00E244B2">
        <w:rPr>
          <w:color w:val="000000" w:themeColor="text1"/>
        </w:rPr>
        <w:t>为时段</w:t>
      </w:r>
      <w:r w:rsidRPr="00E244B2">
        <w:rPr>
          <w:color w:val="000000" w:themeColor="text1"/>
        </w:rPr>
        <w:t>t</w:t>
      </w:r>
      <w:r w:rsidRPr="00E244B2">
        <w:rPr>
          <w:color w:val="000000" w:themeColor="text1"/>
        </w:rPr>
        <w:t>省份</w:t>
      </w:r>
      <w:r w:rsidRPr="00E244B2">
        <w:rPr>
          <w:color w:val="000000" w:themeColor="text1"/>
        </w:rPr>
        <w:t>p</w:t>
      </w:r>
      <w:r w:rsidRPr="00E244B2">
        <w:rPr>
          <w:color w:val="000000" w:themeColor="text1"/>
        </w:rPr>
        <w:t>已确定的跨省跨区送受电功率。采用统一有符号形式表示送受电方向，其中</w:t>
      </w:r>
      <w:r w:rsidRPr="00E244B2">
        <w:rPr>
          <w:color w:val="000000" w:themeColor="text1"/>
          <w:position w:val="-14"/>
        </w:rPr>
        <w:object w:dxaOrig="900" w:dyaOrig="420" w14:anchorId="6783208D">
          <v:shape id="_x0000_i1873" type="#_x0000_t75" style="width:44.55pt;height:21.35pt" o:ole="">
            <v:imagedata r:id="rId1634" o:title=""/>
          </v:shape>
          <o:OLEObject Type="Embed" ProgID="Equation.DSMT4" ShapeID="_x0000_i1873" DrawAspect="Content" ObjectID="_1852641770" r:id="rId1635"/>
        </w:object>
      </w:r>
      <w:r w:rsidRPr="00E244B2">
        <w:rPr>
          <w:color w:val="000000" w:themeColor="text1"/>
        </w:rPr>
        <w:t>表示省份</w:t>
      </w:r>
      <w:r w:rsidRPr="00E244B2">
        <w:rPr>
          <w:color w:val="000000" w:themeColor="text1"/>
        </w:rPr>
        <w:t>p</w:t>
      </w:r>
      <w:r w:rsidRPr="00E244B2">
        <w:rPr>
          <w:color w:val="000000" w:themeColor="text1"/>
        </w:rPr>
        <w:t>在时段</w:t>
      </w:r>
      <w:r w:rsidRPr="00E244B2">
        <w:rPr>
          <w:color w:val="000000" w:themeColor="text1"/>
        </w:rPr>
        <w:t>t</w:t>
      </w:r>
      <w:r w:rsidRPr="00E244B2">
        <w:rPr>
          <w:color w:val="000000" w:themeColor="text1"/>
        </w:rPr>
        <w:t>从区域外部受入电力；</w:t>
      </w:r>
      <w:r w:rsidRPr="00E244B2">
        <w:rPr>
          <w:color w:val="000000" w:themeColor="text1"/>
          <w:position w:val="-14"/>
        </w:rPr>
        <w:object w:dxaOrig="900" w:dyaOrig="420" w14:anchorId="1F60CA2E">
          <v:shape id="_x0000_i1874" type="#_x0000_t75" style="width:44.55pt;height:21.35pt" o:ole="">
            <v:imagedata r:id="rId1636" o:title=""/>
          </v:shape>
          <o:OLEObject Type="Embed" ProgID="Equation.DSMT4" ShapeID="_x0000_i1874" DrawAspect="Content" ObjectID="_1852641771" r:id="rId1637"/>
        </w:object>
      </w:r>
      <w:r w:rsidRPr="00E244B2">
        <w:rPr>
          <w:color w:val="000000" w:themeColor="text1"/>
        </w:rPr>
        <w:t>表示省份</w:t>
      </w:r>
      <w:r w:rsidRPr="00E244B2">
        <w:rPr>
          <w:color w:val="000000" w:themeColor="text1"/>
        </w:rPr>
        <w:t>p</w:t>
      </w:r>
      <w:r w:rsidRPr="00E244B2">
        <w:rPr>
          <w:color w:val="000000" w:themeColor="text1"/>
        </w:rPr>
        <w:t>在时段</w:t>
      </w:r>
      <w:r w:rsidRPr="00E244B2">
        <w:rPr>
          <w:color w:val="000000" w:themeColor="text1"/>
        </w:rPr>
        <w:t>t</w:t>
      </w:r>
      <w:r w:rsidRPr="00E244B2">
        <w:rPr>
          <w:color w:val="000000" w:themeColor="text1"/>
        </w:rPr>
        <w:t>向区域外部送出电力。</w:t>
      </w:r>
    </w:p>
    <w:p w14:paraId="5B25C3B7" w14:textId="77777777" w:rsidR="00C62808" w:rsidRPr="00E244B2" w:rsidRDefault="00C62808" w:rsidP="00C62808">
      <w:pPr>
        <w:ind w:firstLine="480"/>
        <w:rPr>
          <w:color w:val="000000" w:themeColor="text1"/>
        </w:rPr>
      </w:pPr>
      <w:r w:rsidRPr="00E244B2">
        <w:rPr>
          <w:rFonts w:hint="eastAsia"/>
          <w:color w:val="000000" w:themeColor="text1"/>
        </w:rPr>
        <w:t>由于系统功率平衡在省内各供需平衡分区层面建立，因此需要将省级跨省跨区送受电功率分配至省内各分区。</w:t>
      </w:r>
    </w:p>
    <w:p w14:paraId="20CB0163" w14:textId="20718611" w:rsidR="000F7A0B" w:rsidRPr="00E244B2" w:rsidRDefault="00C62808" w:rsidP="00C62808">
      <w:pPr>
        <w:ind w:firstLine="480"/>
        <w:rPr>
          <w:color w:val="000000" w:themeColor="text1"/>
        </w:rPr>
      </w:pPr>
      <w:r w:rsidRPr="00E244B2">
        <w:rPr>
          <w:rFonts w:hint="eastAsia"/>
          <w:color w:val="000000" w:themeColor="text1"/>
        </w:rPr>
        <w:t>定义</w:t>
      </w:r>
      <w:r w:rsidRPr="00E244B2">
        <w:rPr>
          <w:color w:val="000000" w:themeColor="text1"/>
          <w:position w:val="-14"/>
        </w:rPr>
        <w:object w:dxaOrig="520" w:dyaOrig="400" w14:anchorId="4FC693DC">
          <v:shape id="_x0000_i1875" type="#_x0000_t75" style="width:26.85pt;height:20.15pt" o:ole="">
            <v:imagedata r:id="rId1638" o:title=""/>
          </v:shape>
          <o:OLEObject Type="Embed" ProgID="Equation.DSMT4" ShapeID="_x0000_i1875" DrawAspect="Content" ObjectID="_1852641772" r:id="rId1639"/>
        </w:object>
      </w:r>
      <w:r w:rsidRPr="00E244B2">
        <w:rPr>
          <w:color w:val="000000" w:themeColor="text1"/>
        </w:rPr>
        <w:t>为时段</w:t>
      </w:r>
      <w:r w:rsidRPr="00E244B2">
        <w:rPr>
          <w:color w:val="000000" w:themeColor="text1"/>
        </w:rPr>
        <w:t>t</w:t>
      </w:r>
      <w:r w:rsidRPr="00E244B2">
        <w:rPr>
          <w:color w:val="000000" w:themeColor="text1"/>
        </w:rPr>
        <w:t>省份</w:t>
      </w:r>
      <w:r w:rsidRPr="00E244B2">
        <w:rPr>
          <w:color w:val="000000" w:themeColor="text1"/>
        </w:rPr>
        <w:t>p</w:t>
      </w:r>
      <w:r w:rsidRPr="00E244B2">
        <w:rPr>
          <w:color w:val="000000" w:themeColor="text1"/>
        </w:rPr>
        <w:t>内分区</w:t>
      </w:r>
      <w:r w:rsidRPr="00E244B2">
        <w:rPr>
          <w:color w:val="000000" w:themeColor="text1"/>
        </w:rPr>
        <w:t>r</w:t>
      </w:r>
      <w:r w:rsidRPr="00E244B2">
        <w:rPr>
          <w:color w:val="000000" w:themeColor="text1"/>
        </w:rPr>
        <w:t>承担的跨省跨区送受电功率，其中</w:t>
      </w:r>
      <w:r w:rsidRPr="00E244B2">
        <w:rPr>
          <w:color w:val="000000" w:themeColor="text1"/>
          <w:position w:val="-14"/>
        </w:rPr>
        <w:object w:dxaOrig="900" w:dyaOrig="400" w14:anchorId="28D9BE96">
          <v:shape id="_x0000_i1876" type="#_x0000_t75" style="width:44.55pt;height:20.15pt" o:ole="">
            <v:imagedata r:id="rId1640" o:title=""/>
          </v:shape>
          <o:OLEObject Type="Embed" ProgID="Equation.DSMT4" ShapeID="_x0000_i1876" DrawAspect="Content" ObjectID="_1852641773" r:id="rId1641"/>
        </w:object>
      </w:r>
      <w:r w:rsidRPr="00E244B2">
        <w:rPr>
          <w:color w:val="000000" w:themeColor="text1"/>
        </w:rPr>
        <w:t>表示该分区承担跨省跨区受入功率；</w:t>
      </w:r>
      <w:r w:rsidRPr="00E244B2">
        <w:rPr>
          <w:color w:val="000000" w:themeColor="text1"/>
          <w:position w:val="-14"/>
        </w:rPr>
        <w:object w:dxaOrig="900" w:dyaOrig="400" w14:anchorId="68E154E3">
          <v:shape id="_x0000_i1877" type="#_x0000_t75" style="width:44.55pt;height:20.15pt" o:ole="">
            <v:imagedata r:id="rId1642" o:title=""/>
          </v:shape>
          <o:OLEObject Type="Embed" ProgID="Equation.DSMT4" ShapeID="_x0000_i1877" DrawAspect="Content" ObjectID="_1852641774" r:id="rId1643"/>
        </w:object>
      </w:r>
      <w:r w:rsidRPr="00E244B2">
        <w:rPr>
          <w:color w:val="000000" w:themeColor="text1"/>
        </w:rPr>
        <w:t>表示该分区承担跨省跨区送出功率。</w:t>
      </w:r>
    </w:p>
    <w:p w14:paraId="6AAED689" w14:textId="1A72D517" w:rsidR="000F7A0B" w:rsidRPr="00E244B2" w:rsidRDefault="00C62808">
      <w:pPr>
        <w:ind w:firstLine="480"/>
        <w:rPr>
          <w:color w:val="000000" w:themeColor="text1"/>
        </w:rPr>
      </w:pPr>
      <w:r w:rsidRPr="00E244B2">
        <w:rPr>
          <w:color w:val="000000" w:themeColor="text1"/>
        </w:rPr>
        <w:t>因此，本模型仅对省级既定跨省跨区送受电功率进行分区层面的分配，不改变其总功率曲线。</w:t>
      </w:r>
    </w:p>
    <w:p w14:paraId="77A55ABC" w14:textId="7B935D40" w:rsidR="00C62808" w:rsidRPr="00E244B2" w:rsidRDefault="00C62808">
      <w:pPr>
        <w:ind w:firstLine="482"/>
        <w:rPr>
          <w:b/>
          <w:bCs/>
          <w:color w:val="000000" w:themeColor="text1"/>
        </w:rPr>
      </w:pPr>
      <w:r w:rsidRPr="00E244B2">
        <w:rPr>
          <w:rFonts w:hint="eastAsia"/>
          <w:b/>
          <w:bCs/>
          <w:color w:val="000000" w:themeColor="text1"/>
        </w:rPr>
        <w:t>二、约束条件</w:t>
      </w:r>
    </w:p>
    <w:p w14:paraId="3CF46814" w14:textId="4A3B8176" w:rsidR="00C62808" w:rsidRPr="00E244B2" w:rsidRDefault="00A830DF">
      <w:pPr>
        <w:ind w:firstLine="480"/>
        <w:rPr>
          <w:color w:val="000000" w:themeColor="text1"/>
        </w:rPr>
      </w:pPr>
      <w:r w:rsidRPr="00E244B2">
        <w:rPr>
          <w:color w:val="000000" w:themeColor="text1"/>
        </w:rPr>
        <w:t>为保证各分区承担的跨省跨区送受电功率与省级输入曲线保持一致，应满足</w:t>
      </w:r>
    </w:p>
    <w:p w14:paraId="75810A1C" w14:textId="2F0C7594" w:rsidR="00A830DF" w:rsidRPr="00E244B2" w:rsidRDefault="00F51282" w:rsidP="00F51282">
      <w:pPr>
        <w:ind w:firstLine="480"/>
        <w:jc w:val="center"/>
        <w:rPr>
          <w:color w:val="000000" w:themeColor="text1"/>
        </w:rPr>
      </w:pPr>
      <w:r w:rsidRPr="00E244B2">
        <w:rPr>
          <w:color w:val="000000" w:themeColor="text1"/>
          <w:position w:val="-36"/>
        </w:rPr>
        <w:object w:dxaOrig="3080" w:dyaOrig="639" w14:anchorId="2A731616">
          <v:shape id="_x0000_i1878" type="#_x0000_t75" style="width:154.35pt;height:31.75pt" o:ole="">
            <v:imagedata r:id="rId1644" o:title=""/>
          </v:shape>
          <o:OLEObject Type="Embed" ProgID="Equation.DSMT4" ShapeID="_x0000_i1878" DrawAspect="Content" ObjectID="_1852641775" r:id="rId1645"/>
        </w:object>
      </w:r>
    </w:p>
    <w:p w14:paraId="79488654" w14:textId="54AECEEE" w:rsidR="00A830DF" w:rsidRPr="00E244B2" w:rsidRDefault="00F51282">
      <w:pPr>
        <w:ind w:firstLine="480"/>
        <w:rPr>
          <w:color w:val="000000" w:themeColor="text1"/>
        </w:rPr>
      </w:pPr>
      <w:r w:rsidRPr="00E244B2">
        <w:rPr>
          <w:color w:val="000000" w:themeColor="text1"/>
        </w:rPr>
        <w:t>该约束保证任一时段内省内各分区承担的跨省跨区送受电功率之和严格等于该省既定的跨省跨区送电曲线。</w:t>
      </w:r>
    </w:p>
    <w:p w14:paraId="4F584909" w14:textId="33040FF8" w:rsidR="00914B8A" w:rsidRPr="00E244B2" w:rsidRDefault="00000000">
      <w:pPr>
        <w:pStyle w:val="3"/>
        <w:spacing w:before="156" w:after="156"/>
        <w:rPr>
          <w:rFonts w:hint="default"/>
          <w:color w:val="000000" w:themeColor="text1"/>
        </w:rPr>
      </w:pPr>
      <w:r w:rsidRPr="00E244B2">
        <w:rPr>
          <w:rFonts w:hint="default"/>
          <w:color w:val="000000" w:themeColor="text1"/>
        </w:rPr>
        <w:t>省</w:t>
      </w:r>
      <w:r w:rsidR="008B7340" w:rsidRPr="00E244B2">
        <w:rPr>
          <w:color w:val="000000" w:themeColor="text1"/>
        </w:rPr>
        <w:t>内断面</w:t>
      </w:r>
      <w:r w:rsidRPr="00E244B2">
        <w:rPr>
          <w:rFonts w:hint="default"/>
          <w:color w:val="000000" w:themeColor="text1"/>
        </w:rPr>
        <w:t>约束</w:t>
      </w:r>
    </w:p>
    <w:p w14:paraId="1E5EE41B" w14:textId="77777777" w:rsidR="00AC1E21" w:rsidRPr="00E244B2" w:rsidRDefault="00AC1E21" w:rsidP="00AC1E21">
      <w:pPr>
        <w:ind w:firstLine="482"/>
        <w:rPr>
          <w:b/>
          <w:bCs/>
          <w:color w:val="000000" w:themeColor="text1"/>
        </w:rPr>
      </w:pPr>
      <w:r w:rsidRPr="00E244B2">
        <w:rPr>
          <w:b/>
          <w:bCs/>
          <w:color w:val="000000" w:themeColor="text1"/>
        </w:rPr>
        <w:t>一、模型基本说明</w:t>
      </w:r>
    </w:p>
    <w:p w14:paraId="3879D7FE" w14:textId="4D191AE9" w:rsidR="00D251AA" w:rsidRPr="00E244B2" w:rsidRDefault="00C35D8F" w:rsidP="00D251AA">
      <w:pPr>
        <w:ind w:firstLine="480"/>
        <w:rPr>
          <w:color w:val="000000" w:themeColor="text1"/>
        </w:rPr>
      </w:pPr>
      <w:r w:rsidRPr="00E244B2">
        <w:rPr>
          <w:color w:val="000000" w:themeColor="text1"/>
        </w:rPr>
        <w:t>为刻画同一省份内部不同供需平衡分区之间的电力交换关系，将省内相邻分</w:t>
      </w:r>
      <w:r w:rsidRPr="00E244B2">
        <w:rPr>
          <w:color w:val="000000" w:themeColor="text1"/>
        </w:rPr>
        <w:lastRenderedPageBreak/>
        <w:t>区之间的输电网络等效为分区间输电通道。</w:t>
      </w:r>
    </w:p>
    <w:p w14:paraId="28E4F725" w14:textId="41B1F638" w:rsidR="005A3B4E" w:rsidRPr="00E244B2" w:rsidRDefault="005A3B4E" w:rsidP="005A3B4E">
      <w:pPr>
        <w:ind w:firstLine="480"/>
        <w:rPr>
          <w:color w:val="000000" w:themeColor="text1"/>
        </w:rPr>
      </w:pPr>
      <w:r w:rsidRPr="00E244B2">
        <w:rPr>
          <w:color w:val="000000" w:themeColor="text1"/>
        </w:rPr>
        <w:t>对于大区域</w:t>
      </w:r>
      <w:r w:rsidRPr="00E244B2">
        <w:rPr>
          <w:rFonts w:hint="eastAsia"/>
          <w:color w:val="000000" w:themeColor="text1"/>
          <w:position w:val="-6"/>
        </w:rPr>
        <w:object w:dxaOrig="200" w:dyaOrig="220" w14:anchorId="31FBD286">
          <v:shape id="_x0000_i1879" type="#_x0000_t75" style="width:10.35pt;height:10.35pt" o:ole="">
            <v:imagedata r:id="rId1646" o:title=""/>
          </v:shape>
          <o:OLEObject Type="Embed" ProgID="Equation.DSMT4" ShapeID="_x0000_i1879" DrawAspect="Content" ObjectID="_1852641776" r:id="rId1647"/>
        </w:object>
      </w:r>
      <w:r w:rsidRPr="00E244B2">
        <w:rPr>
          <w:color w:val="000000" w:themeColor="text1"/>
        </w:rPr>
        <w:t>内任意省份</w:t>
      </w:r>
      <w:r w:rsidRPr="00E244B2">
        <w:rPr>
          <w:rFonts w:hint="eastAsia"/>
          <w:color w:val="000000" w:themeColor="text1"/>
          <w:position w:val="-10"/>
        </w:rPr>
        <w:object w:dxaOrig="240" w:dyaOrig="260" w14:anchorId="24C839DF">
          <v:shape id="_x0000_i1880" type="#_x0000_t75" style="width:10.35pt;height:13.4pt" o:ole="">
            <v:imagedata r:id="rId1648" o:title=""/>
          </v:shape>
          <o:OLEObject Type="Embed" ProgID="Equation.DSMT4" ShapeID="_x0000_i1880" DrawAspect="Content" ObjectID="_1852641777" r:id="rId1649"/>
        </w:object>
      </w:r>
      <w:r w:rsidRPr="00E244B2">
        <w:rPr>
          <w:color w:val="000000" w:themeColor="text1"/>
        </w:rPr>
        <w:t>，设</w:t>
      </w:r>
      <w:r w:rsidRPr="00E244B2">
        <w:rPr>
          <w:rFonts w:hint="eastAsia"/>
          <w:color w:val="000000" w:themeColor="text1"/>
          <w:position w:val="-14"/>
        </w:rPr>
        <w:object w:dxaOrig="360" w:dyaOrig="400" w14:anchorId="3060E373">
          <v:shape id="_x0000_i1881" type="#_x0000_t75" style="width:19.55pt;height:20.15pt" o:ole="">
            <v:imagedata r:id="rId1650" o:title=""/>
          </v:shape>
          <o:OLEObject Type="Embed" ProgID="Equation.DSMT4" ShapeID="_x0000_i1881" DrawAspect="Content" ObjectID="_1852641778" r:id="rId1651"/>
        </w:object>
      </w:r>
      <w:r w:rsidRPr="00E244B2">
        <w:rPr>
          <w:color w:val="000000" w:themeColor="text1"/>
        </w:rPr>
        <w:t>为省份</w:t>
      </w:r>
      <w:r w:rsidRPr="00E244B2">
        <w:rPr>
          <w:color w:val="000000" w:themeColor="text1"/>
          <w:position w:val="-10"/>
        </w:rPr>
        <w:object w:dxaOrig="240" w:dyaOrig="260" w14:anchorId="1002788A">
          <v:shape id="_x0000_i1882" type="#_x0000_t75" style="width:10.35pt;height:13.4pt" o:ole="">
            <v:imagedata r:id="rId1652" o:title=""/>
          </v:shape>
          <o:OLEObject Type="Embed" ProgID="Equation.DSMT4" ShapeID="_x0000_i1882" DrawAspect="Content" ObjectID="_1852641779" r:id="rId1653"/>
        </w:object>
      </w:r>
      <w:r w:rsidRPr="00E244B2">
        <w:rPr>
          <w:color w:val="000000" w:themeColor="text1"/>
        </w:rPr>
        <w:t>内的供需平衡分区集合，</w:t>
      </w:r>
      <w:r w:rsidRPr="00E244B2">
        <w:rPr>
          <w:rFonts w:hint="eastAsia"/>
          <w:color w:val="000000" w:themeColor="text1"/>
          <w:position w:val="-14"/>
        </w:rPr>
        <w:object w:dxaOrig="360" w:dyaOrig="400" w14:anchorId="49D6FDBB">
          <v:shape id="_x0000_i1883" type="#_x0000_t75" style="width:19.55pt;height:20.15pt" o:ole="">
            <v:imagedata r:id="rId1654" o:title=""/>
          </v:shape>
          <o:OLEObject Type="Embed" ProgID="Equation.DSMT4" ShapeID="_x0000_i1883" DrawAspect="Content" ObjectID="_1852641780" r:id="rId1655"/>
        </w:object>
      </w:r>
      <w:r w:rsidRPr="00E244B2">
        <w:rPr>
          <w:color w:val="000000" w:themeColor="text1"/>
        </w:rPr>
        <w:t>为省份</w:t>
      </w:r>
      <w:r w:rsidRPr="00E244B2">
        <w:rPr>
          <w:color w:val="000000" w:themeColor="text1"/>
          <w:position w:val="-10"/>
        </w:rPr>
        <w:object w:dxaOrig="240" w:dyaOrig="260" w14:anchorId="57D0C03B">
          <v:shape id="_x0000_i1884" type="#_x0000_t75" style="width:10.35pt;height:13.4pt" o:ole="">
            <v:imagedata r:id="rId1656" o:title=""/>
          </v:shape>
          <o:OLEObject Type="Embed" ProgID="Equation.DSMT4" ShapeID="_x0000_i1884" DrawAspect="Content" ObjectID="_1852641781" r:id="rId1657"/>
        </w:object>
      </w:r>
      <w:r w:rsidRPr="00E244B2">
        <w:rPr>
          <w:color w:val="000000" w:themeColor="text1"/>
        </w:rPr>
        <w:t>内的省内输电通道集合。</w:t>
      </w:r>
    </w:p>
    <w:p w14:paraId="72EA10B1" w14:textId="77777777" w:rsidR="005A3B4E" w:rsidRPr="00E244B2" w:rsidRDefault="005A3B4E" w:rsidP="005A3B4E">
      <w:pPr>
        <w:ind w:firstLine="480"/>
        <w:rPr>
          <w:color w:val="000000" w:themeColor="text1"/>
        </w:rPr>
      </w:pPr>
      <w:r w:rsidRPr="00E244B2">
        <w:rPr>
          <w:color w:val="000000" w:themeColor="text1"/>
        </w:rPr>
        <w:t>对于任意通道</w:t>
      </w:r>
    </w:p>
    <w:p w14:paraId="188F56BB" w14:textId="77777777" w:rsidR="005A3B4E" w:rsidRPr="00E244B2" w:rsidRDefault="005A3B4E" w:rsidP="005A3B4E">
      <w:pPr>
        <w:pStyle w:val="MTDisplayEquation"/>
        <w:rPr>
          <w:color w:val="000000" w:themeColor="text1"/>
        </w:rPr>
      </w:pPr>
      <w:r w:rsidRPr="00E244B2">
        <w:rPr>
          <w:rFonts w:hint="eastAsia"/>
          <w:color w:val="000000" w:themeColor="text1"/>
        </w:rPr>
        <w:tab/>
      </w:r>
      <w:r w:rsidRPr="00E244B2">
        <w:rPr>
          <w:rFonts w:hint="eastAsia"/>
          <w:color w:val="000000" w:themeColor="text1"/>
          <w:position w:val="-14"/>
        </w:rPr>
        <w:object w:dxaOrig="1380" w:dyaOrig="400" w14:anchorId="7E6B7457">
          <v:shape id="_x0000_i1885" type="#_x0000_t75" style="width:67.75pt;height:20.15pt" o:ole="">
            <v:imagedata r:id="rId1658" o:title=""/>
          </v:shape>
          <o:OLEObject Type="Embed" ProgID="Equation.DSMT4" ShapeID="_x0000_i1885" DrawAspect="Content" ObjectID="_1852641782" r:id="rId1659"/>
        </w:object>
      </w:r>
    </w:p>
    <w:p w14:paraId="0B537883" w14:textId="4A5F8E10" w:rsidR="005A3B4E" w:rsidRPr="00E244B2" w:rsidRDefault="005A3B4E" w:rsidP="00057D2A">
      <w:pPr>
        <w:ind w:firstLine="480"/>
        <w:rPr>
          <w:color w:val="000000" w:themeColor="text1"/>
        </w:rPr>
      </w:pPr>
      <w:r w:rsidRPr="00E244B2">
        <w:rPr>
          <w:color w:val="000000" w:themeColor="text1"/>
        </w:rPr>
        <w:t>规定其参考正方向为由分区</w:t>
      </w:r>
      <w:r w:rsidRPr="00E244B2">
        <w:rPr>
          <w:rFonts w:hint="eastAsia"/>
          <w:color w:val="000000" w:themeColor="text1"/>
          <w:position w:val="-6"/>
        </w:rPr>
        <w:object w:dxaOrig="200" w:dyaOrig="220" w14:anchorId="7B5B36CC">
          <v:shape id="_x0000_i1886" type="#_x0000_t75" style="width:10.35pt;height:10.35pt" o:ole="">
            <v:imagedata r:id="rId1660" o:title=""/>
          </v:shape>
          <o:OLEObject Type="Embed" ProgID="Equation.DSMT4" ShapeID="_x0000_i1886" DrawAspect="Content" ObjectID="_1852641783" r:id="rId1661"/>
        </w:object>
      </w:r>
      <w:r w:rsidRPr="00E244B2">
        <w:rPr>
          <w:color w:val="000000" w:themeColor="text1"/>
        </w:rPr>
        <w:t>向分区</w:t>
      </w:r>
      <w:r w:rsidRPr="00E244B2">
        <w:rPr>
          <w:rFonts w:hint="eastAsia"/>
          <w:color w:val="000000" w:themeColor="text1"/>
          <w:position w:val="-6"/>
        </w:rPr>
        <w:object w:dxaOrig="200" w:dyaOrig="220" w14:anchorId="7552206D">
          <v:shape id="_x0000_i1887" type="#_x0000_t75" style="width:10.35pt;height:10.35pt" o:ole="">
            <v:imagedata r:id="rId1662" o:title=""/>
          </v:shape>
          <o:OLEObject Type="Embed" ProgID="Equation.DSMT4" ShapeID="_x0000_i1887" DrawAspect="Content" ObjectID="_1852641784" r:id="rId1663"/>
        </w:object>
      </w:r>
      <w:r w:rsidRPr="00E244B2">
        <w:rPr>
          <w:color w:val="000000" w:themeColor="text1"/>
        </w:rPr>
        <w:t>，定义</w:t>
      </w:r>
      <w:r w:rsidRPr="00E244B2">
        <w:rPr>
          <w:rFonts w:hint="eastAsia"/>
          <w:color w:val="000000" w:themeColor="text1"/>
          <w:position w:val="-14"/>
        </w:rPr>
        <w:object w:dxaOrig="460" w:dyaOrig="400" w14:anchorId="6AB2DA39">
          <v:shape id="_x0000_i1888" type="#_x0000_t75" style="width:22.6pt;height:20.15pt" o:ole="">
            <v:imagedata r:id="rId1664" o:title=""/>
          </v:shape>
          <o:OLEObject Type="Embed" ProgID="Equation.DSMT4" ShapeID="_x0000_i1888" DrawAspect="Content" ObjectID="_1852641785" r:id="rId1665"/>
        </w:object>
      </w:r>
      <w:r w:rsidRPr="00E244B2">
        <w:rPr>
          <w:color w:val="000000" w:themeColor="text1"/>
        </w:rPr>
        <w:t>为时段</w:t>
      </w:r>
      <w:r w:rsidRPr="00E244B2">
        <w:rPr>
          <w:rFonts w:hint="eastAsia"/>
          <w:color w:val="000000" w:themeColor="text1"/>
          <w:position w:val="-6"/>
        </w:rPr>
        <w:object w:dxaOrig="180" w:dyaOrig="240" w14:anchorId="6A6ABACF">
          <v:shape id="_x0000_i1889" type="#_x0000_t75" style="width:9.15pt;height:10.35pt" o:ole="">
            <v:imagedata r:id="rId1666" o:title=""/>
          </v:shape>
          <o:OLEObject Type="Embed" ProgID="Equation.DSMT4" ShapeID="_x0000_i1889" DrawAspect="Content" ObjectID="_1852641786" r:id="rId1667"/>
        </w:object>
      </w:r>
      <w:r w:rsidRPr="00E244B2">
        <w:rPr>
          <w:color w:val="000000" w:themeColor="text1"/>
        </w:rPr>
        <w:t>省份</w:t>
      </w:r>
      <w:r w:rsidRPr="00E244B2">
        <w:rPr>
          <w:color w:val="000000" w:themeColor="text1"/>
        </w:rPr>
        <w:object w:dxaOrig="240" w:dyaOrig="260" w14:anchorId="1B8D8BF1">
          <v:shape id="_x0000_i1890" type="#_x0000_t75" style="width:10.35pt;height:13.4pt" o:ole="">
            <v:imagedata r:id="rId1648" o:title=""/>
          </v:shape>
          <o:OLEObject Type="Embed" ProgID="Equation.DSMT4" ShapeID="_x0000_i1890" DrawAspect="Content" ObjectID="_1852641787" r:id="rId1668"/>
        </w:object>
      </w:r>
      <w:r w:rsidRPr="00E244B2">
        <w:rPr>
          <w:color w:val="000000" w:themeColor="text1"/>
        </w:rPr>
        <w:t>内通道</w:t>
      </w:r>
      <w:r w:rsidRPr="00E244B2">
        <w:rPr>
          <w:rFonts w:hint="eastAsia"/>
          <w:color w:val="000000" w:themeColor="text1"/>
          <w:position w:val="-6"/>
        </w:rPr>
        <w:object w:dxaOrig="180" w:dyaOrig="279" w14:anchorId="203E4FE1">
          <v:shape id="_x0000_i1891" type="#_x0000_t75" style="width:9.15pt;height:14.05pt" o:ole="">
            <v:imagedata r:id="rId1669" o:title=""/>
          </v:shape>
          <o:OLEObject Type="Embed" ProgID="Equation.DSMT4" ShapeID="_x0000_i1891" DrawAspect="Content" ObjectID="_1852641788" r:id="rId1670"/>
        </w:object>
      </w:r>
      <w:r w:rsidRPr="00E244B2">
        <w:rPr>
          <w:color w:val="000000" w:themeColor="text1"/>
        </w:rPr>
        <w:t>的实际交换功率。</w:t>
      </w:r>
    </w:p>
    <w:p w14:paraId="1C42FB87" w14:textId="77777777" w:rsidR="005A3B4E" w:rsidRPr="00E244B2" w:rsidRDefault="005A3B4E" w:rsidP="005A3B4E">
      <w:pPr>
        <w:ind w:firstLine="480"/>
        <w:rPr>
          <w:color w:val="000000" w:themeColor="text1"/>
        </w:rPr>
      </w:pPr>
      <w:r w:rsidRPr="00E244B2">
        <w:rPr>
          <w:color w:val="000000" w:themeColor="text1"/>
        </w:rPr>
        <w:t>当</w:t>
      </w:r>
      <w:r w:rsidRPr="00E244B2">
        <w:rPr>
          <w:rFonts w:hint="eastAsia"/>
          <w:color w:val="000000" w:themeColor="text1"/>
          <w:position w:val="-14"/>
        </w:rPr>
        <w:object w:dxaOrig="840" w:dyaOrig="400" w14:anchorId="118B2E7A">
          <v:shape id="_x0000_i1892" type="#_x0000_t75" style="width:42.1pt;height:20.15pt" o:ole="">
            <v:imagedata r:id="rId1671" o:title=""/>
          </v:shape>
          <o:OLEObject Type="Embed" ProgID="Equation.DSMT4" ShapeID="_x0000_i1892" DrawAspect="Content" ObjectID="_1852641789" r:id="rId1672"/>
        </w:object>
      </w:r>
      <w:r w:rsidRPr="00E244B2">
        <w:rPr>
          <w:color w:val="000000" w:themeColor="text1"/>
        </w:rPr>
        <w:t>时，表示电力由分区</w:t>
      </w:r>
      <w:r w:rsidRPr="00E244B2">
        <w:rPr>
          <w:rFonts w:hint="eastAsia"/>
          <w:color w:val="000000" w:themeColor="text1"/>
          <w:position w:val="-4"/>
        </w:rPr>
        <w:object w:dxaOrig="180" w:dyaOrig="200" w14:anchorId="2382B997">
          <v:shape id="_x0000_i1893" type="#_x0000_t75" style="width:9.15pt;height:10.35pt" o:ole="">
            <v:imagedata r:id="rId1673" o:title=""/>
          </v:shape>
          <o:OLEObject Type="Embed" ProgID="Equation.DSMT4" ShapeID="_x0000_i1893" DrawAspect="Content" ObjectID="_1852641790" r:id="rId1674"/>
        </w:object>
      </w:r>
      <w:r w:rsidRPr="00E244B2">
        <w:rPr>
          <w:color w:val="000000" w:themeColor="text1"/>
        </w:rPr>
        <w:t>向分区</w:t>
      </w:r>
      <w:r w:rsidRPr="00E244B2">
        <w:rPr>
          <w:rFonts w:hint="eastAsia"/>
          <w:color w:val="000000" w:themeColor="text1"/>
          <w:position w:val="-6"/>
        </w:rPr>
        <w:object w:dxaOrig="200" w:dyaOrig="220" w14:anchorId="6916A354">
          <v:shape id="_x0000_i1894" type="#_x0000_t75" style="width:10.35pt;height:10.35pt" o:ole="">
            <v:imagedata r:id="rId1675" o:title=""/>
          </v:shape>
          <o:OLEObject Type="Embed" ProgID="Equation.DSMT4" ShapeID="_x0000_i1894" DrawAspect="Content" ObjectID="_1852641791" r:id="rId1676"/>
        </w:object>
      </w:r>
      <w:r w:rsidRPr="00E244B2">
        <w:rPr>
          <w:color w:val="000000" w:themeColor="text1"/>
        </w:rPr>
        <w:t>输送；</w:t>
      </w:r>
    </w:p>
    <w:p w14:paraId="50B83DE3" w14:textId="77777777" w:rsidR="005A3B4E" w:rsidRPr="00E244B2" w:rsidRDefault="005A3B4E" w:rsidP="005A3B4E">
      <w:pPr>
        <w:ind w:firstLine="480"/>
        <w:rPr>
          <w:color w:val="000000" w:themeColor="text1"/>
        </w:rPr>
      </w:pPr>
      <w:r w:rsidRPr="00E244B2">
        <w:rPr>
          <w:color w:val="000000" w:themeColor="text1"/>
        </w:rPr>
        <w:t>当</w:t>
      </w:r>
      <w:r w:rsidRPr="00E244B2">
        <w:rPr>
          <w:rFonts w:hint="eastAsia"/>
          <w:color w:val="000000" w:themeColor="text1"/>
        </w:rPr>
        <w:tab/>
      </w:r>
      <w:r w:rsidRPr="00E244B2">
        <w:rPr>
          <w:rFonts w:hint="eastAsia"/>
          <w:color w:val="000000" w:themeColor="text1"/>
          <w:position w:val="-14"/>
        </w:rPr>
        <w:object w:dxaOrig="840" w:dyaOrig="400" w14:anchorId="2484C6AD">
          <v:shape id="_x0000_i1895" type="#_x0000_t75" style="width:42.1pt;height:20.15pt" o:ole="">
            <v:imagedata r:id="rId1677" o:title=""/>
          </v:shape>
          <o:OLEObject Type="Embed" ProgID="Equation.DSMT4" ShapeID="_x0000_i1895" DrawAspect="Content" ObjectID="_1852641792" r:id="rId1678"/>
        </w:object>
      </w:r>
      <w:r w:rsidRPr="00E244B2">
        <w:rPr>
          <w:color w:val="000000" w:themeColor="text1"/>
        </w:rPr>
        <w:t>时，表示电力由分区</w:t>
      </w:r>
      <w:r w:rsidRPr="00E244B2">
        <w:rPr>
          <w:rFonts w:hint="eastAsia"/>
          <w:color w:val="000000" w:themeColor="text1"/>
          <w:position w:val="-6"/>
        </w:rPr>
        <w:object w:dxaOrig="200" w:dyaOrig="220" w14:anchorId="14C6A9AD">
          <v:shape id="_x0000_i1896" type="#_x0000_t75" style="width:10.35pt;height:10.35pt" o:ole="">
            <v:imagedata r:id="rId1679" o:title=""/>
          </v:shape>
          <o:OLEObject Type="Embed" ProgID="Equation.DSMT4" ShapeID="_x0000_i1896" DrawAspect="Content" ObjectID="_1852641793" r:id="rId1680"/>
        </w:object>
      </w:r>
      <w:r w:rsidRPr="00E244B2">
        <w:rPr>
          <w:color w:val="000000" w:themeColor="text1"/>
        </w:rPr>
        <w:t>向分区</w:t>
      </w:r>
      <w:r w:rsidRPr="00E244B2">
        <w:rPr>
          <w:rFonts w:hint="eastAsia"/>
          <w:color w:val="000000" w:themeColor="text1"/>
          <w:position w:val="-6"/>
        </w:rPr>
        <w:object w:dxaOrig="200" w:dyaOrig="220" w14:anchorId="2468089F">
          <v:shape id="_x0000_i1897" type="#_x0000_t75" style="width:10.35pt;height:10.35pt" o:ole="">
            <v:imagedata r:id="rId1681" o:title=""/>
          </v:shape>
          <o:OLEObject Type="Embed" ProgID="Equation.DSMT4" ShapeID="_x0000_i1897" DrawAspect="Content" ObjectID="_1852641794" r:id="rId1682"/>
        </w:object>
      </w:r>
      <w:r w:rsidRPr="00E244B2">
        <w:rPr>
          <w:color w:val="000000" w:themeColor="text1"/>
        </w:rPr>
        <w:t>输送。</w:t>
      </w:r>
    </w:p>
    <w:p w14:paraId="5A3C9C11" w14:textId="42CE9F2C" w:rsidR="005A3B4E" w:rsidRPr="00E244B2" w:rsidRDefault="005A3B4E" w:rsidP="00D91BA7">
      <w:pPr>
        <w:ind w:firstLine="480"/>
        <w:rPr>
          <w:color w:val="000000" w:themeColor="text1"/>
        </w:rPr>
      </w:pPr>
      <w:r w:rsidRPr="00E244B2">
        <w:rPr>
          <w:color w:val="000000" w:themeColor="text1"/>
        </w:rPr>
        <w:t>省内断面仅用于描述不同供需平衡分区之间的电力空间转移及输送能力限制，</w:t>
      </w:r>
      <w:r w:rsidRPr="00E244B2">
        <w:rPr>
          <w:b/>
          <w:bCs/>
          <w:color w:val="000000" w:themeColor="text1"/>
        </w:rPr>
        <w:t>本模型不单独考虑省内断面输电成本</w:t>
      </w:r>
      <w:r w:rsidRPr="00E244B2">
        <w:rPr>
          <w:color w:val="000000" w:themeColor="text1"/>
        </w:rPr>
        <w:t>。</w:t>
      </w:r>
    </w:p>
    <w:p w14:paraId="62E76F70" w14:textId="77777777" w:rsidR="00D458C3" w:rsidRPr="00E244B2" w:rsidRDefault="00D458C3" w:rsidP="00D458C3">
      <w:pPr>
        <w:ind w:firstLine="482"/>
        <w:rPr>
          <w:b/>
          <w:bCs/>
          <w:color w:val="000000" w:themeColor="text1"/>
        </w:rPr>
      </w:pPr>
      <w:r w:rsidRPr="00E244B2">
        <w:rPr>
          <w:b/>
          <w:bCs/>
          <w:color w:val="000000" w:themeColor="text1"/>
        </w:rPr>
        <w:t>二、省内互济约束</w:t>
      </w:r>
    </w:p>
    <w:p w14:paraId="048AA499" w14:textId="28F80769" w:rsidR="00CB3790" w:rsidRPr="00E244B2" w:rsidRDefault="00CB3790" w:rsidP="00D91BA7">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1</w:t>
      </w:r>
      <w:r w:rsidRPr="00E244B2">
        <w:rPr>
          <w:rFonts w:hint="eastAsia"/>
          <w:b/>
          <w:bCs/>
          <w:color w:val="000000" w:themeColor="text1"/>
        </w:rPr>
        <w:t>）</w:t>
      </w:r>
      <w:r w:rsidRPr="00E244B2">
        <w:rPr>
          <w:b/>
          <w:bCs/>
          <w:color w:val="000000" w:themeColor="text1"/>
        </w:rPr>
        <w:t>省内输电通道容量约束</w:t>
      </w:r>
    </w:p>
    <w:p w14:paraId="56D5B449" w14:textId="477C3F06" w:rsidR="00D91BA7" w:rsidRPr="00E244B2" w:rsidRDefault="00D91BA7" w:rsidP="00D91BA7">
      <w:pPr>
        <w:ind w:firstLine="480"/>
        <w:rPr>
          <w:color w:val="000000" w:themeColor="text1"/>
        </w:rPr>
      </w:pPr>
      <w:r w:rsidRPr="00E244B2">
        <w:rPr>
          <w:color w:val="000000" w:themeColor="text1"/>
        </w:rPr>
        <w:t>省内不同分区之间的电力交换受到输电线路热稳定极限、断面安全稳定水平以及实际运行方式的限制。</w:t>
      </w:r>
    </w:p>
    <w:p w14:paraId="3C26DD0C" w14:textId="3CD53C50" w:rsidR="00D91BA7" w:rsidRPr="00E244B2" w:rsidRDefault="00D91BA7" w:rsidP="00D91BA7">
      <w:pPr>
        <w:ind w:firstLine="480"/>
        <w:rPr>
          <w:color w:val="000000" w:themeColor="text1"/>
        </w:rPr>
      </w:pPr>
      <w:r w:rsidRPr="00E244B2">
        <w:rPr>
          <w:color w:val="000000" w:themeColor="text1"/>
        </w:rPr>
        <w:t>考虑同一通道两个方向的最大允许输送能力可以不同，对于通道</w:t>
      </w:r>
      <w:r w:rsidRPr="00E244B2">
        <w:rPr>
          <w:rFonts w:hint="eastAsia"/>
          <w:color w:val="000000" w:themeColor="text1"/>
          <w:position w:val="-10"/>
        </w:rPr>
        <w:object w:dxaOrig="859" w:dyaOrig="320" w14:anchorId="51F1B92F">
          <v:shape id="_x0000_i1898" type="#_x0000_t75" style="width:43.3pt;height:15.85pt" o:ole="">
            <v:imagedata r:id="rId1683" o:title=""/>
          </v:shape>
          <o:OLEObject Type="Embed" ProgID="Equation.DSMT4" ShapeID="_x0000_i1898" DrawAspect="Content" ObjectID="_1852641795" r:id="rId1684"/>
        </w:object>
      </w:r>
      <w:r w:rsidRPr="00E244B2">
        <w:rPr>
          <w:color w:val="000000" w:themeColor="text1"/>
        </w:rPr>
        <w:t>有</w:t>
      </w:r>
    </w:p>
    <w:p w14:paraId="1536062C" w14:textId="04DC2793" w:rsidR="00D91BA7" w:rsidRPr="00E244B2" w:rsidRDefault="00D91BA7" w:rsidP="00D91BA7">
      <w:pPr>
        <w:ind w:firstLine="480"/>
        <w:jc w:val="center"/>
        <w:rPr>
          <w:color w:val="000000" w:themeColor="text1"/>
        </w:rPr>
      </w:pPr>
      <w:r w:rsidRPr="00E244B2">
        <w:rPr>
          <w:color w:val="000000" w:themeColor="text1"/>
          <w:position w:val="-14"/>
        </w:rPr>
        <w:object w:dxaOrig="5420" w:dyaOrig="400" w14:anchorId="568173DC">
          <v:shape id="_x0000_i1899" type="#_x0000_t75" style="width:271.55pt;height:20.15pt" o:ole="">
            <v:imagedata r:id="rId1685" o:title=""/>
          </v:shape>
          <o:OLEObject Type="Embed" ProgID="Equation.DSMT4" ShapeID="_x0000_i1899" DrawAspect="Content" ObjectID="_1852641796" r:id="rId1686"/>
        </w:object>
      </w:r>
    </w:p>
    <w:p w14:paraId="6CA892D3" w14:textId="472B792C" w:rsidR="00D91BA7" w:rsidRPr="00E244B2" w:rsidRDefault="00D91BA7" w:rsidP="00467C1B">
      <w:pPr>
        <w:ind w:firstLine="480"/>
        <w:rPr>
          <w:color w:val="000000" w:themeColor="text1"/>
        </w:rPr>
      </w:pPr>
      <w:r w:rsidRPr="00E244B2">
        <w:rPr>
          <w:color w:val="000000" w:themeColor="text1"/>
        </w:rPr>
        <w:t>式中，</w:t>
      </w:r>
      <w:r w:rsidRPr="00E244B2">
        <w:rPr>
          <w:rFonts w:hint="eastAsia"/>
          <w:color w:val="000000" w:themeColor="text1"/>
          <w:position w:val="-14"/>
        </w:rPr>
        <w:object w:dxaOrig="960" w:dyaOrig="400" w14:anchorId="415A2933">
          <v:shape id="_x0000_i1900" type="#_x0000_t75" style="width:47.6pt;height:20.15pt" o:ole="">
            <v:imagedata r:id="rId1687" o:title=""/>
          </v:shape>
          <o:OLEObject Type="Embed" ProgID="Equation.DSMT4" ShapeID="_x0000_i1900" DrawAspect="Content" ObjectID="_1852641797" r:id="rId1688"/>
        </w:object>
      </w:r>
      <w:r w:rsidRPr="00E244B2">
        <w:rPr>
          <w:color w:val="000000" w:themeColor="text1"/>
        </w:rPr>
        <w:t>为省份</w:t>
      </w:r>
      <w:r w:rsidRPr="00E244B2">
        <w:rPr>
          <w:color w:val="000000" w:themeColor="text1"/>
        </w:rPr>
        <w:object w:dxaOrig="240" w:dyaOrig="260" w14:anchorId="3AEB5D4C">
          <v:shape id="_x0000_i1901" type="#_x0000_t75" style="width:10.35pt;height:13.4pt" o:ole="">
            <v:imagedata r:id="rId1648" o:title=""/>
          </v:shape>
          <o:OLEObject Type="Embed" ProgID="Equation.DSMT4" ShapeID="_x0000_i1901" DrawAspect="Content" ObjectID="_1852641798" r:id="rId1689"/>
        </w:object>
      </w:r>
      <w:r w:rsidRPr="00E244B2">
        <w:rPr>
          <w:color w:val="000000" w:themeColor="text1"/>
        </w:rPr>
        <w:t>内通道</w:t>
      </w:r>
      <w:r w:rsidRPr="00E244B2">
        <w:rPr>
          <w:rFonts w:hint="eastAsia"/>
          <w:color w:val="000000" w:themeColor="text1"/>
          <w:position w:val="-6"/>
        </w:rPr>
        <w:object w:dxaOrig="139" w:dyaOrig="279" w14:anchorId="7267094B">
          <v:shape id="_x0000_i1902" type="#_x0000_t75" style="width:6.7pt;height:14.05pt" o:ole="">
            <v:imagedata r:id="rId1690" o:title=""/>
          </v:shape>
          <o:OLEObject Type="Embed" ProgID="Equation.DSMT4" ShapeID="_x0000_i1902" DrawAspect="Content" ObjectID="_1852641799" r:id="rId1691"/>
        </w:object>
      </w:r>
      <w:r w:rsidRPr="00E244B2">
        <w:rPr>
          <w:color w:val="000000" w:themeColor="text1"/>
        </w:rPr>
        <w:t>从分区</w:t>
      </w:r>
      <w:r w:rsidRPr="00E244B2">
        <w:rPr>
          <w:rFonts w:hint="eastAsia"/>
          <w:color w:val="000000" w:themeColor="text1"/>
          <w:position w:val="-6"/>
        </w:rPr>
        <w:object w:dxaOrig="200" w:dyaOrig="220" w14:anchorId="75DC7688">
          <v:shape id="_x0000_i1903" type="#_x0000_t75" style="width:10.35pt;height:10.35pt" o:ole="">
            <v:imagedata r:id="rId1692" o:title=""/>
          </v:shape>
          <o:OLEObject Type="Embed" ProgID="Equation.DSMT4" ShapeID="_x0000_i1903" DrawAspect="Content" ObjectID="_1852641800" r:id="rId1693"/>
        </w:object>
      </w:r>
      <w:r w:rsidRPr="00E244B2">
        <w:rPr>
          <w:color w:val="000000" w:themeColor="text1"/>
        </w:rPr>
        <w:t>向分区</w:t>
      </w:r>
      <w:r w:rsidRPr="00E244B2">
        <w:rPr>
          <w:rFonts w:hint="eastAsia"/>
          <w:color w:val="000000" w:themeColor="text1"/>
          <w:position w:val="-6"/>
        </w:rPr>
        <w:object w:dxaOrig="200" w:dyaOrig="220" w14:anchorId="25BC3C04">
          <v:shape id="_x0000_i1904" type="#_x0000_t75" style="width:10.35pt;height:10.35pt" o:ole="">
            <v:imagedata r:id="rId1694" o:title=""/>
          </v:shape>
          <o:OLEObject Type="Embed" ProgID="Equation.DSMT4" ShapeID="_x0000_i1904" DrawAspect="Content" ObjectID="_1852641801" r:id="rId1695"/>
        </w:object>
      </w:r>
      <w:r w:rsidRPr="00E244B2">
        <w:rPr>
          <w:color w:val="000000" w:themeColor="text1"/>
        </w:rPr>
        <w:t>的最大允许输送功率；</w:t>
      </w:r>
      <w:r w:rsidRPr="00E244B2">
        <w:rPr>
          <w:rFonts w:hint="eastAsia"/>
          <w:color w:val="000000" w:themeColor="text1"/>
          <w:position w:val="-14"/>
        </w:rPr>
        <w:object w:dxaOrig="960" w:dyaOrig="400" w14:anchorId="41571BA0">
          <v:shape id="_x0000_i1905" type="#_x0000_t75" style="width:47.6pt;height:20.15pt" o:ole="">
            <v:imagedata r:id="rId1696" o:title=""/>
          </v:shape>
          <o:OLEObject Type="Embed" ProgID="Equation.DSMT4" ShapeID="_x0000_i1905" DrawAspect="Content" ObjectID="_1852641802" r:id="rId1697"/>
        </w:object>
      </w:r>
      <w:r w:rsidRPr="00E244B2">
        <w:rPr>
          <w:color w:val="000000" w:themeColor="text1"/>
        </w:rPr>
        <w:t>为通道</w:t>
      </w:r>
      <w:r w:rsidRPr="00E244B2">
        <w:rPr>
          <w:rFonts w:hint="eastAsia"/>
          <w:color w:val="000000" w:themeColor="text1"/>
          <w:position w:val="-6"/>
        </w:rPr>
        <w:object w:dxaOrig="180" w:dyaOrig="279" w14:anchorId="45CBAF7A">
          <v:shape id="_x0000_i1906" type="#_x0000_t75" style="width:9.15pt;height:14.05pt" o:ole="">
            <v:imagedata r:id="rId1698" o:title=""/>
          </v:shape>
          <o:OLEObject Type="Embed" ProgID="Equation.DSMT4" ShapeID="_x0000_i1906" DrawAspect="Content" ObjectID="_1852641803" r:id="rId1699"/>
        </w:object>
      </w:r>
      <w:r w:rsidRPr="00E244B2">
        <w:rPr>
          <w:color w:val="000000" w:themeColor="text1"/>
        </w:rPr>
        <w:t>从分区</w:t>
      </w:r>
      <w:r w:rsidRPr="00E244B2">
        <w:rPr>
          <w:rFonts w:hint="eastAsia"/>
          <w:color w:val="000000" w:themeColor="text1"/>
          <w:position w:val="-6"/>
        </w:rPr>
        <w:object w:dxaOrig="200" w:dyaOrig="220" w14:anchorId="3217B9CE">
          <v:shape id="_x0000_i1907" type="#_x0000_t75" style="width:10.35pt;height:10.35pt" o:ole="">
            <v:imagedata r:id="rId1700" o:title=""/>
          </v:shape>
          <o:OLEObject Type="Embed" ProgID="Equation.DSMT4" ShapeID="_x0000_i1907" DrawAspect="Content" ObjectID="_1852641804" r:id="rId1701"/>
        </w:object>
      </w:r>
      <w:r w:rsidRPr="00E244B2">
        <w:rPr>
          <w:color w:val="000000" w:themeColor="text1"/>
        </w:rPr>
        <w:t>向分区</w:t>
      </w:r>
      <w:r w:rsidRPr="00E244B2">
        <w:rPr>
          <w:rFonts w:hint="eastAsia"/>
          <w:color w:val="000000" w:themeColor="text1"/>
          <w:position w:val="-6"/>
        </w:rPr>
        <w:object w:dxaOrig="200" w:dyaOrig="220" w14:anchorId="533FEF8C">
          <v:shape id="_x0000_i1908" type="#_x0000_t75" style="width:10.35pt;height:10.35pt" o:ole="">
            <v:imagedata r:id="rId1702" o:title=""/>
          </v:shape>
          <o:OLEObject Type="Embed" ProgID="Equation.DSMT4" ShapeID="_x0000_i1908" DrawAspect="Content" ObjectID="_1852641805" r:id="rId1703"/>
        </w:object>
      </w:r>
      <w:r w:rsidRPr="00E244B2">
        <w:rPr>
          <w:color w:val="000000" w:themeColor="text1"/>
        </w:rPr>
        <w:t>的最大允许输送功率</w:t>
      </w:r>
      <w:r w:rsidR="0083206C" w:rsidRPr="00E244B2">
        <w:rPr>
          <w:rFonts w:hint="eastAsia"/>
          <w:color w:val="000000" w:themeColor="text1"/>
        </w:rPr>
        <w:t>；</w:t>
      </w:r>
      <w:r w:rsidR="0083206C" w:rsidRPr="00E244B2">
        <w:rPr>
          <w:color w:val="000000" w:themeColor="text1"/>
        </w:rPr>
        <w:t>正值对应参考方向输送，负值对应反方向输送</w:t>
      </w:r>
      <w:r w:rsidR="00D9477D" w:rsidRPr="00E244B2">
        <w:rPr>
          <w:rFonts w:hint="eastAsia"/>
          <w:color w:val="000000" w:themeColor="text1"/>
        </w:rPr>
        <w:t>。</w:t>
      </w:r>
    </w:p>
    <w:p w14:paraId="4B39ED9C" w14:textId="715882B4" w:rsidR="00540977" w:rsidRPr="00E244B2" w:rsidRDefault="00540977" w:rsidP="00540977">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2</w:t>
      </w:r>
      <w:r w:rsidRPr="00E244B2">
        <w:rPr>
          <w:rFonts w:hint="eastAsia"/>
          <w:b/>
          <w:bCs/>
          <w:color w:val="000000" w:themeColor="text1"/>
        </w:rPr>
        <w:t>）</w:t>
      </w:r>
      <w:r w:rsidRPr="00E244B2">
        <w:rPr>
          <w:b/>
          <w:bCs/>
          <w:color w:val="000000" w:themeColor="text1"/>
        </w:rPr>
        <w:t>省内断面功率向分区的映射</w:t>
      </w:r>
    </w:p>
    <w:p w14:paraId="085D681F" w14:textId="77777777" w:rsidR="00540977" w:rsidRPr="00E244B2" w:rsidRDefault="00540977" w:rsidP="00540977">
      <w:pPr>
        <w:ind w:firstLine="480"/>
        <w:rPr>
          <w:color w:val="000000" w:themeColor="text1"/>
        </w:rPr>
      </w:pPr>
      <w:r w:rsidRPr="00E244B2">
        <w:rPr>
          <w:color w:val="000000" w:themeColor="text1"/>
        </w:rPr>
        <w:t>由于系统运行模型及功率平衡均建立在小分区层面，需要将省内各输电通道的交换功率映射至相应分区。</w:t>
      </w:r>
    </w:p>
    <w:p w14:paraId="02702DB4" w14:textId="77777777" w:rsidR="00540977" w:rsidRPr="00E244B2" w:rsidRDefault="00540977" w:rsidP="00540977">
      <w:pPr>
        <w:ind w:firstLine="480"/>
        <w:rPr>
          <w:color w:val="000000" w:themeColor="text1"/>
        </w:rPr>
      </w:pPr>
      <w:r w:rsidRPr="00E244B2">
        <w:rPr>
          <w:color w:val="000000" w:themeColor="text1"/>
        </w:rPr>
        <w:t>定义省内通道</w:t>
      </w:r>
      <w:r w:rsidRPr="00E244B2">
        <w:rPr>
          <w:color w:val="000000" w:themeColor="text1"/>
        </w:rPr>
        <w:t>—</w:t>
      </w:r>
      <w:r w:rsidRPr="00E244B2">
        <w:rPr>
          <w:color w:val="000000" w:themeColor="text1"/>
        </w:rPr>
        <w:t>分区关联参数</w:t>
      </w:r>
    </w:p>
    <w:p w14:paraId="24960DF6" w14:textId="77777777" w:rsidR="00540977" w:rsidRPr="00E244B2" w:rsidRDefault="00540977" w:rsidP="00540977">
      <w:pPr>
        <w:pStyle w:val="MTDisplayEquation"/>
        <w:rPr>
          <w:color w:val="000000" w:themeColor="text1"/>
        </w:rPr>
      </w:pPr>
      <w:r w:rsidRPr="00E244B2">
        <w:rPr>
          <w:rFonts w:hint="eastAsia"/>
          <w:color w:val="000000" w:themeColor="text1"/>
        </w:rPr>
        <w:lastRenderedPageBreak/>
        <w:tab/>
      </w:r>
      <w:r w:rsidRPr="00E244B2">
        <w:rPr>
          <w:rFonts w:hint="eastAsia"/>
          <w:color w:val="000000" w:themeColor="text1"/>
          <w:position w:val="-50"/>
        </w:rPr>
        <w:object w:dxaOrig="4720" w:dyaOrig="1120" w14:anchorId="6C706CA7">
          <v:shape id="_x0000_i1909" type="#_x0000_t75" style="width:235.55pt;height:56.15pt" o:ole="">
            <v:imagedata r:id="rId1704" o:title=""/>
          </v:shape>
          <o:OLEObject Type="Embed" ProgID="Equation.DSMT4" ShapeID="_x0000_i1909" DrawAspect="Content" ObjectID="_1852641806" r:id="rId1705"/>
        </w:object>
      </w:r>
    </w:p>
    <w:p w14:paraId="2BA2595B" w14:textId="77777777" w:rsidR="00540977" w:rsidRPr="00E244B2" w:rsidRDefault="00540977" w:rsidP="00540977">
      <w:pPr>
        <w:pStyle w:val="MTDisplayEquation"/>
        <w:rPr>
          <w:color w:val="000000" w:themeColor="text1"/>
        </w:rPr>
      </w:pPr>
      <w:r w:rsidRPr="00E244B2">
        <w:rPr>
          <w:rFonts w:hint="eastAsia"/>
          <w:color w:val="000000" w:themeColor="text1"/>
          <w:position w:val="-4"/>
        </w:rPr>
        <w:object w:dxaOrig="180" w:dyaOrig="279" w14:anchorId="3005396E">
          <v:shape id="_x0000_i1910" type="#_x0000_t75" style="width:9.15pt;height:14.05pt" o:ole="">
            <v:imagedata r:id="rId1706" o:title=""/>
          </v:shape>
          <o:OLEObject Type="Embed" ProgID="Equation.DSMT4" ShapeID="_x0000_i1910" DrawAspect="Content" ObjectID="_1852641807" r:id="rId1707"/>
        </w:object>
      </w:r>
      <w:r w:rsidRPr="00E244B2">
        <w:rPr>
          <w:color w:val="000000" w:themeColor="text1"/>
        </w:rPr>
        <w:t>则省份</w:t>
      </w:r>
      <w:r w:rsidRPr="00E244B2">
        <w:rPr>
          <w:rFonts w:hint="eastAsia"/>
          <w:color w:val="000000" w:themeColor="text1"/>
          <w:position w:val="-10"/>
        </w:rPr>
        <w:object w:dxaOrig="240" w:dyaOrig="260" w14:anchorId="5379070D">
          <v:shape id="_x0000_i1911" type="#_x0000_t75" style="width:10.35pt;height:13.4pt" o:ole="">
            <v:imagedata r:id="rId1708" o:title=""/>
          </v:shape>
          <o:OLEObject Type="Embed" ProgID="Equation.DSMT4" ShapeID="_x0000_i1911" DrawAspect="Content" ObjectID="_1852641808" r:id="rId1709"/>
        </w:object>
      </w:r>
      <w:r w:rsidRPr="00E244B2">
        <w:rPr>
          <w:color w:val="000000" w:themeColor="text1"/>
        </w:rPr>
        <w:t>内分区</w:t>
      </w:r>
      <w:r w:rsidRPr="00E244B2">
        <w:rPr>
          <w:rFonts w:hint="eastAsia"/>
          <w:color w:val="000000" w:themeColor="text1"/>
          <w:position w:val="-6"/>
        </w:rPr>
        <w:object w:dxaOrig="200" w:dyaOrig="220" w14:anchorId="6510729C">
          <v:shape id="_x0000_i1912" type="#_x0000_t75" style="width:10.35pt;height:10.35pt" o:ole="">
            <v:imagedata r:id="rId1710" o:title=""/>
          </v:shape>
          <o:OLEObject Type="Embed" ProgID="Equation.DSMT4" ShapeID="_x0000_i1912" DrawAspect="Content" ObjectID="_1852641809" r:id="rId1711"/>
        </w:object>
      </w:r>
      <w:r w:rsidRPr="00E244B2">
        <w:rPr>
          <w:color w:val="000000" w:themeColor="text1"/>
        </w:rPr>
        <w:t>在时段</w:t>
      </w:r>
      <w:r w:rsidRPr="00E244B2">
        <w:rPr>
          <w:rFonts w:hint="eastAsia"/>
          <w:color w:val="000000" w:themeColor="text1"/>
          <w:position w:val="-6"/>
        </w:rPr>
        <w:object w:dxaOrig="180" w:dyaOrig="240" w14:anchorId="4309B24C">
          <v:shape id="_x0000_i1913" type="#_x0000_t75" style="width:9.15pt;height:10.35pt" o:ole="">
            <v:imagedata r:id="rId1712" o:title=""/>
          </v:shape>
          <o:OLEObject Type="Embed" ProgID="Equation.DSMT4" ShapeID="_x0000_i1913" DrawAspect="Content" ObjectID="_1852641810" r:id="rId1713"/>
        </w:object>
      </w:r>
      <w:r w:rsidRPr="00E244B2">
        <w:rPr>
          <w:color w:val="000000" w:themeColor="text1"/>
        </w:rPr>
        <w:t>的省内净受入功率为</w:t>
      </w:r>
    </w:p>
    <w:p w14:paraId="0E4AD160" w14:textId="77777777" w:rsidR="00540977" w:rsidRPr="00E244B2" w:rsidRDefault="00540977" w:rsidP="00540977">
      <w:pPr>
        <w:pStyle w:val="MTDisplayEquation"/>
        <w:rPr>
          <w:color w:val="000000" w:themeColor="text1"/>
        </w:rPr>
      </w:pPr>
      <w:r w:rsidRPr="00E244B2">
        <w:rPr>
          <w:rFonts w:hint="eastAsia"/>
          <w:color w:val="000000" w:themeColor="text1"/>
        </w:rPr>
        <w:tab/>
      </w:r>
      <w:r w:rsidRPr="00E244B2">
        <w:rPr>
          <w:rFonts w:hint="eastAsia"/>
          <w:color w:val="000000" w:themeColor="text1"/>
          <w:position w:val="-36"/>
        </w:rPr>
        <w:object w:dxaOrig="1960" w:dyaOrig="620" w14:anchorId="6609EF77">
          <v:shape id="_x0000_i1914" type="#_x0000_t75" style="width:98.85pt;height:31.1pt" o:ole="">
            <v:imagedata r:id="rId1714" o:title=""/>
          </v:shape>
          <o:OLEObject Type="Embed" ProgID="Equation.DSMT4" ShapeID="_x0000_i1914" DrawAspect="Content" ObjectID="_1852641811" r:id="rId1715"/>
        </w:object>
      </w:r>
    </w:p>
    <w:p w14:paraId="431AD3AC" w14:textId="6DAD0821" w:rsidR="00540977" w:rsidRPr="00E244B2" w:rsidRDefault="00B92575" w:rsidP="00B92575">
      <w:pPr>
        <w:ind w:firstLine="480"/>
        <w:rPr>
          <w:color w:val="000000" w:themeColor="text1"/>
        </w:rPr>
      </w:pPr>
      <w:r w:rsidRPr="00E244B2">
        <w:rPr>
          <w:rFonts w:hint="eastAsia"/>
          <w:color w:val="000000" w:themeColor="text1"/>
        </w:rPr>
        <w:t>式中，</w:t>
      </w:r>
      <w:r w:rsidR="00540977" w:rsidRPr="00E244B2">
        <w:rPr>
          <w:color w:val="000000" w:themeColor="text1"/>
        </w:rPr>
        <w:t>当</w:t>
      </w:r>
      <w:r w:rsidR="00540977" w:rsidRPr="00E244B2">
        <w:rPr>
          <w:rFonts w:hint="eastAsia"/>
          <w:color w:val="000000" w:themeColor="text1"/>
          <w:position w:val="-14"/>
        </w:rPr>
        <w:object w:dxaOrig="859" w:dyaOrig="400" w14:anchorId="26348A9D">
          <v:shape id="_x0000_i1915" type="#_x0000_t75" style="width:43.3pt;height:20.15pt" o:ole="">
            <v:imagedata r:id="rId1716" o:title=""/>
          </v:shape>
          <o:OLEObject Type="Embed" ProgID="Equation.DSMT4" ShapeID="_x0000_i1915" DrawAspect="Content" ObjectID="_1852641812" r:id="rId1717"/>
        </w:object>
      </w:r>
      <w:r w:rsidR="00540977" w:rsidRPr="00E244B2">
        <w:rPr>
          <w:color w:val="000000" w:themeColor="text1"/>
        </w:rPr>
        <w:t>时，表示分区</w:t>
      </w:r>
      <w:r w:rsidR="00540977" w:rsidRPr="00E244B2">
        <w:rPr>
          <w:rFonts w:hint="eastAsia"/>
          <w:color w:val="000000" w:themeColor="text1"/>
          <w:position w:val="-6"/>
        </w:rPr>
        <w:object w:dxaOrig="200" w:dyaOrig="220" w14:anchorId="48B66F78">
          <v:shape id="_x0000_i1916" type="#_x0000_t75" style="width:10.35pt;height:10.35pt" o:ole="">
            <v:imagedata r:id="rId1718" o:title=""/>
          </v:shape>
          <o:OLEObject Type="Embed" ProgID="Equation.DSMT4" ShapeID="_x0000_i1916" DrawAspect="Content" ObjectID="_1852641813" r:id="rId1719"/>
        </w:object>
      </w:r>
      <w:r w:rsidR="00540977" w:rsidRPr="00E244B2">
        <w:rPr>
          <w:color w:val="000000" w:themeColor="text1"/>
        </w:rPr>
        <w:t>从省内其他分区净受入电力；当</w:t>
      </w:r>
      <w:r w:rsidR="00540977" w:rsidRPr="00E244B2">
        <w:rPr>
          <w:rFonts w:hint="eastAsia"/>
          <w:color w:val="000000" w:themeColor="text1"/>
          <w:position w:val="-14"/>
        </w:rPr>
        <w:object w:dxaOrig="859" w:dyaOrig="400" w14:anchorId="19DF1E8B">
          <v:shape id="_x0000_i1917" type="#_x0000_t75" style="width:43.3pt;height:20.15pt" o:ole="">
            <v:imagedata r:id="rId1720" o:title=""/>
          </v:shape>
          <o:OLEObject Type="Embed" ProgID="Equation.DSMT4" ShapeID="_x0000_i1917" DrawAspect="Content" ObjectID="_1852641814" r:id="rId1721"/>
        </w:object>
      </w:r>
      <w:r w:rsidR="00540977" w:rsidRPr="00E244B2">
        <w:rPr>
          <w:color w:val="000000" w:themeColor="text1"/>
        </w:rPr>
        <w:t>时，表示分区</w:t>
      </w:r>
      <w:r w:rsidR="00540977" w:rsidRPr="00E244B2">
        <w:rPr>
          <w:rFonts w:hint="eastAsia"/>
          <w:color w:val="000000" w:themeColor="text1"/>
          <w:position w:val="-6"/>
        </w:rPr>
        <w:object w:dxaOrig="200" w:dyaOrig="220" w14:anchorId="1FA38D12">
          <v:shape id="_x0000_i1918" type="#_x0000_t75" style="width:10.35pt;height:10.35pt" o:ole="">
            <v:imagedata r:id="rId1722" o:title=""/>
          </v:shape>
          <o:OLEObject Type="Embed" ProgID="Equation.DSMT4" ShapeID="_x0000_i1918" DrawAspect="Content" ObjectID="_1852641815" r:id="rId1723"/>
        </w:object>
      </w:r>
      <w:r w:rsidR="00540977" w:rsidRPr="00E244B2">
        <w:rPr>
          <w:color w:val="000000" w:themeColor="text1"/>
        </w:rPr>
        <w:t>向省内其他分区净送出电力；当</w:t>
      </w:r>
      <w:r w:rsidR="00540977" w:rsidRPr="00E244B2">
        <w:rPr>
          <w:rFonts w:hint="eastAsia"/>
          <w:color w:val="000000" w:themeColor="text1"/>
          <w:position w:val="-14"/>
        </w:rPr>
        <w:object w:dxaOrig="859" w:dyaOrig="400" w14:anchorId="6067A575">
          <v:shape id="_x0000_i1919" type="#_x0000_t75" style="width:43.3pt;height:20.15pt" o:ole="">
            <v:imagedata r:id="rId1724" o:title=""/>
          </v:shape>
          <o:OLEObject Type="Embed" ProgID="Equation.DSMT4" ShapeID="_x0000_i1919" DrawAspect="Content" ObjectID="_1852641816" r:id="rId1725"/>
        </w:object>
      </w:r>
      <w:r w:rsidR="00540977" w:rsidRPr="00E244B2">
        <w:rPr>
          <w:color w:val="000000" w:themeColor="text1"/>
        </w:rPr>
        <w:t>时，表示该分区不存在省内净交换，或不同通道上的送受电功率相互抵消。</w:t>
      </w:r>
    </w:p>
    <w:p w14:paraId="773751E3" w14:textId="77777777" w:rsidR="00540977" w:rsidRPr="00E244B2" w:rsidRDefault="00540977" w:rsidP="00540977">
      <w:pPr>
        <w:ind w:firstLine="480"/>
        <w:rPr>
          <w:color w:val="000000" w:themeColor="text1"/>
        </w:rPr>
      </w:pPr>
      <w:r w:rsidRPr="00E244B2">
        <w:rPr>
          <w:color w:val="000000" w:themeColor="text1"/>
        </w:rPr>
        <w:t>由于每一条省内通道同时连接一个送端分区和一个受端分区，因此有</w:t>
      </w:r>
    </w:p>
    <w:p w14:paraId="204D5A97" w14:textId="77777777" w:rsidR="00540977" w:rsidRPr="00E244B2" w:rsidRDefault="00540977" w:rsidP="00540977">
      <w:pPr>
        <w:pStyle w:val="MTDisplayEquation"/>
        <w:rPr>
          <w:color w:val="000000" w:themeColor="text1"/>
        </w:rPr>
      </w:pPr>
      <w:r w:rsidRPr="00E244B2">
        <w:rPr>
          <w:rFonts w:hint="eastAsia"/>
          <w:color w:val="000000" w:themeColor="text1"/>
        </w:rPr>
        <w:tab/>
      </w:r>
      <w:r w:rsidRPr="00E244B2">
        <w:rPr>
          <w:rFonts w:hint="eastAsia"/>
          <w:color w:val="000000" w:themeColor="text1"/>
          <w:position w:val="-36"/>
        </w:rPr>
        <w:object w:dxaOrig="1240" w:dyaOrig="620" w14:anchorId="03436302">
          <v:shape id="_x0000_i1920" type="#_x0000_t75" style="width:61.65pt;height:31.1pt" o:ole="">
            <v:imagedata r:id="rId1726" o:title=""/>
          </v:shape>
          <o:OLEObject Type="Embed" ProgID="Equation.DSMT4" ShapeID="_x0000_i1920" DrawAspect="Content" ObjectID="_1852641817" r:id="rId1727"/>
        </w:object>
      </w:r>
    </w:p>
    <w:p w14:paraId="529926B3" w14:textId="77777777" w:rsidR="00540977" w:rsidRPr="00E244B2" w:rsidRDefault="00540977" w:rsidP="00540977">
      <w:pPr>
        <w:ind w:firstLine="480"/>
        <w:rPr>
          <w:color w:val="000000" w:themeColor="text1"/>
        </w:rPr>
      </w:pPr>
      <w:r w:rsidRPr="00E244B2">
        <w:rPr>
          <w:color w:val="000000" w:themeColor="text1"/>
        </w:rPr>
        <w:t>即省内断面只能改变电力在各分区之间的空间分布，不改变整个省份的电力总量。</w:t>
      </w:r>
    </w:p>
    <w:p w14:paraId="05E6208A" w14:textId="423EE3BE" w:rsidR="00914B8A" w:rsidRPr="00E244B2" w:rsidRDefault="00B21BD3">
      <w:pPr>
        <w:pStyle w:val="3"/>
        <w:rPr>
          <w:rFonts w:hint="default"/>
          <w:color w:val="000000" w:themeColor="text1"/>
        </w:rPr>
      </w:pPr>
      <w:r w:rsidRPr="00E244B2">
        <w:rPr>
          <w:color w:val="000000" w:themeColor="text1"/>
        </w:rPr>
        <w:t>省间互济约束</w:t>
      </w:r>
    </w:p>
    <w:p w14:paraId="648C7639" w14:textId="77777777" w:rsidR="00A71254" w:rsidRPr="00E244B2" w:rsidRDefault="00A71254" w:rsidP="00A71254">
      <w:pPr>
        <w:ind w:firstLine="482"/>
        <w:rPr>
          <w:b/>
          <w:bCs/>
          <w:color w:val="000000" w:themeColor="text1"/>
        </w:rPr>
      </w:pPr>
      <w:r w:rsidRPr="00E244B2">
        <w:rPr>
          <w:b/>
          <w:bCs/>
          <w:color w:val="000000" w:themeColor="text1"/>
        </w:rPr>
        <w:t>一、模型基本说明</w:t>
      </w:r>
    </w:p>
    <w:p w14:paraId="1A100BB0" w14:textId="416B9AFB" w:rsidR="007A54C2" w:rsidRPr="00E244B2" w:rsidRDefault="006B1C45" w:rsidP="00DD5768">
      <w:pPr>
        <w:ind w:firstLine="480"/>
        <w:rPr>
          <w:color w:val="000000" w:themeColor="text1"/>
        </w:rPr>
      </w:pPr>
      <w:r w:rsidRPr="00E244B2">
        <w:rPr>
          <w:color w:val="000000" w:themeColor="text1"/>
        </w:rPr>
        <w:t>为刻画大区域内部不同省份之间的电力余缺互济关系，对区域内存在直接省间输电联系的省份建立省间电力互济模型。</w:t>
      </w:r>
    </w:p>
    <w:p w14:paraId="2B8E3C13" w14:textId="6277A45E" w:rsidR="00C45D17" w:rsidRPr="00E244B2" w:rsidRDefault="00C45D17" w:rsidP="007C4159">
      <w:pPr>
        <w:ind w:firstLine="480"/>
        <w:rPr>
          <w:color w:val="000000" w:themeColor="text1"/>
        </w:rPr>
      </w:pPr>
      <w:r w:rsidRPr="00E244B2">
        <w:rPr>
          <w:color w:val="000000" w:themeColor="text1"/>
        </w:rPr>
        <w:t>对于大区域</w:t>
      </w:r>
      <w:r w:rsidRPr="00E244B2">
        <w:rPr>
          <w:i/>
          <w:iCs/>
          <w:color w:val="000000" w:themeColor="text1"/>
        </w:rPr>
        <w:t>a</w:t>
      </w:r>
      <w:r w:rsidRPr="00E244B2">
        <w:rPr>
          <w:color w:val="000000" w:themeColor="text1"/>
        </w:rPr>
        <w:t>，设</w:t>
      </w:r>
      <w:r w:rsidR="007C4159" w:rsidRPr="00E244B2">
        <w:rPr>
          <w:color w:val="000000" w:themeColor="text1"/>
          <w:position w:val="-12"/>
        </w:rPr>
        <w:object w:dxaOrig="740" w:dyaOrig="380" w14:anchorId="1E04D884">
          <v:shape id="_x0000_i1921" type="#_x0000_t75" style="width:36.6pt;height:18.9pt" o:ole="">
            <v:imagedata r:id="rId1728" o:title=""/>
          </v:shape>
          <o:OLEObject Type="Embed" ProgID="Equation.DSMT4" ShapeID="_x0000_i1921" DrawAspect="Content" ObjectID="_1852641818" r:id="rId1729"/>
        </w:object>
      </w:r>
      <w:r w:rsidRPr="00E244B2">
        <w:rPr>
          <w:color w:val="000000" w:themeColor="text1"/>
        </w:rPr>
        <w:t>为大区域</w:t>
      </w:r>
      <w:r w:rsidRPr="00E244B2">
        <w:rPr>
          <w:i/>
          <w:iCs/>
          <w:color w:val="000000" w:themeColor="text1"/>
        </w:rPr>
        <w:t>a</w:t>
      </w:r>
      <w:r w:rsidRPr="00E244B2">
        <w:rPr>
          <w:color w:val="000000" w:themeColor="text1"/>
        </w:rPr>
        <w:t>内的省份，</w:t>
      </w:r>
      <w:r w:rsidR="00C728DD" w:rsidRPr="00E244B2">
        <w:rPr>
          <w:color w:val="000000" w:themeColor="text1"/>
          <w:position w:val="-14"/>
        </w:rPr>
        <w:object w:dxaOrig="360" w:dyaOrig="400" w14:anchorId="2085F0B3">
          <v:shape id="_x0000_i1922" type="#_x0000_t75" style="width:18.3pt;height:20.15pt" o:ole="">
            <v:imagedata r:id="rId1730" o:title=""/>
          </v:shape>
          <o:OLEObject Type="Embed" ProgID="Equation.DSMT4" ShapeID="_x0000_i1922" DrawAspect="Content" ObjectID="_1852641819" r:id="rId1731"/>
        </w:object>
      </w:r>
      <w:r w:rsidRPr="00E244B2">
        <w:rPr>
          <w:color w:val="000000" w:themeColor="text1"/>
        </w:rPr>
        <w:t>为省份</w:t>
      </w:r>
      <w:r w:rsidRPr="00E244B2">
        <w:rPr>
          <w:i/>
          <w:iCs/>
          <w:color w:val="000000" w:themeColor="text1"/>
        </w:rPr>
        <w:t>p</w:t>
      </w:r>
      <w:r w:rsidRPr="00E244B2">
        <w:rPr>
          <w:color w:val="000000" w:themeColor="text1"/>
        </w:rPr>
        <w:t>内全部供需平衡分区集合。</w:t>
      </w:r>
    </w:p>
    <w:p w14:paraId="0AA3651F" w14:textId="0292C683" w:rsidR="00C45D17" w:rsidRPr="00E244B2" w:rsidRDefault="00C45D17" w:rsidP="00C45D17">
      <w:pPr>
        <w:ind w:firstLine="480"/>
        <w:rPr>
          <w:color w:val="000000" w:themeColor="text1"/>
        </w:rPr>
      </w:pPr>
      <w:r w:rsidRPr="00E244B2">
        <w:rPr>
          <w:color w:val="000000" w:themeColor="text1"/>
        </w:rPr>
        <w:t>考虑省间输电通道通常接入省内特定区域，而并非所有供需平衡分区均直接与外省相连，定义</w:t>
      </w:r>
      <w:r w:rsidR="00174256" w:rsidRPr="00E244B2">
        <w:rPr>
          <w:color w:val="000000" w:themeColor="text1"/>
          <w:position w:val="-14"/>
        </w:rPr>
        <w:object w:dxaOrig="1240" w:dyaOrig="400" w14:anchorId="4695EBDA">
          <v:shape id="_x0000_i1923" type="#_x0000_t75" style="width:61.65pt;height:20.15pt" o:ole="">
            <v:imagedata r:id="rId1732" o:title=""/>
          </v:shape>
          <o:OLEObject Type="Embed" ProgID="Equation.DSMT4" ShapeID="_x0000_i1923" DrawAspect="Content" ObjectID="_1852641820" r:id="rId1733"/>
        </w:object>
      </w:r>
      <w:r w:rsidR="00174256" w:rsidRPr="00E244B2">
        <w:rPr>
          <w:color w:val="000000" w:themeColor="text1"/>
        </w:rPr>
        <w:t>为省份</w:t>
      </w:r>
      <w:r w:rsidR="00174256" w:rsidRPr="00E244B2">
        <w:rPr>
          <w:i/>
          <w:iCs/>
          <w:color w:val="000000" w:themeColor="text1"/>
        </w:rPr>
        <w:t>p</w:t>
      </w:r>
      <w:r w:rsidR="00174256" w:rsidRPr="00E244B2">
        <w:rPr>
          <w:color w:val="000000" w:themeColor="text1"/>
        </w:rPr>
        <w:t>内与省间输电通道存在直接连接关系的供需平衡分区集合。</w:t>
      </w:r>
    </w:p>
    <w:p w14:paraId="259AA91C" w14:textId="6F03646E" w:rsidR="007A54C2" w:rsidRPr="00E244B2" w:rsidRDefault="00E97241" w:rsidP="0028603A">
      <w:pPr>
        <w:ind w:firstLine="480"/>
        <w:rPr>
          <w:color w:val="000000" w:themeColor="text1"/>
        </w:rPr>
      </w:pPr>
      <w:r w:rsidRPr="00E244B2">
        <w:rPr>
          <w:color w:val="000000" w:themeColor="text1"/>
        </w:rPr>
        <w:t>对于</w:t>
      </w:r>
      <w:r w:rsidRPr="00E244B2">
        <w:rPr>
          <w:color w:val="000000" w:themeColor="text1"/>
          <w:position w:val="-14"/>
        </w:rPr>
        <w:object w:dxaOrig="999" w:dyaOrig="400" w14:anchorId="48A9AF57">
          <v:shape id="_x0000_i1924" type="#_x0000_t75" style="width:50.05pt;height:20.15pt" o:ole="">
            <v:imagedata r:id="rId1734" o:title=""/>
          </v:shape>
          <o:OLEObject Type="Embed" ProgID="Equation.DSMT4" ShapeID="_x0000_i1924" DrawAspect="Content" ObjectID="_1852641821" r:id="rId1735"/>
        </w:object>
      </w:r>
      <w:r w:rsidRPr="00E244B2">
        <w:rPr>
          <w:rFonts w:hint="eastAsia"/>
          <w:color w:val="000000" w:themeColor="text1"/>
        </w:rPr>
        <w:t>，</w:t>
      </w:r>
      <w:r w:rsidR="00743152" w:rsidRPr="00E244B2">
        <w:rPr>
          <w:color w:val="000000" w:themeColor="text1"/>
        </w:rPr>
        <w:t>定义</w:t>
      </w:r>
      <w:r w:rsidR="00743152" w:rsidRPr="00E244B2">
        <w:rPr>
          <w:color w:val="000000" w:themeColor="text1"/>
          <w:position w:val="-14"/>
        </w:rPr>
        <w:object w:dxaOrig="499" w:dyaOrig="400" w14:anchorId="186E26B0">
          <v:shape id="_x0000_i1925" type="#_x0000_t75" style="width:24.4pt;height:20.15pt" o:ole="">
            <v:imagedata r:id="rId1736" o:title=""/>
          </v:shape>
          <o:OLEObject Type="Embed" ProgID="Equation.DSMT4" ShapeID="_x0000_i1925" DrawAspect="Content" ObjectID="_1852641822" r:id="rId1737"/>
        </w:object>
      </w:r>
      <w:r w:rsidR="00743152" w:rsidRPr="00E244B2">
        <w:rPr>
          <w:color w:val="000000" w:themeColor="text1"/>
        </w:rPr>
        <w:t>为时段</w:t>
      </w:r>
      <w:r w:rsidR="00743152" w:rsidRPr="00E244B2">
        <w:rPr>
          <w:i/>
          <w:iCs/>
          <w:color w:val="000000" w:themeColor="text1"/>
        </w:rPr>
        <w:t>t</w:t>
      </w:r>
      <w:r w:rsidR="00743152" w:rsidRPr="00E244B2">
        <w:rPr>
          <w:color w:val="000000" w:themeColor="text1"/>
        </w:rPr>
        <w:t>分区</w:t>
      </w:r>
      <w:r w:rsidR="00743152" w:rsidRPr="00E244B2">
        <w:rPr>
          <w:i/>
          <w:iCs/>
          <w:color w:val="000000" w:themeColor="text1"/>
        </w:rPr>
        <w:t>r</w:t>
      </w:r>
      <w:r w:rsidR="00743152" w:rsidRPr="00E244B2">
        <w:rPr>
          <w:color w:val="000000" w:themeColor="text1"/>
        </w:rPr>
        <w:t>通过省间输电通道形成的省间净受入功率，并规定：</w:t>
      </w:r>
      <w:r w:rsidR="0089163E" w:rsidRPr="00E244B2">
        <w:rPr>
          <w:color w:val="000000" w:themeColor="text1"/>
          <w:position w:val="-14"/>
        </w:rPr>
        <w:object w:dxaOrig="880" w:dyaOrig="400" w14:anchorId="7AE12CDB">
          <v:shape id="_x0000_i1926" type="#_x0000_t75" style="width:44.55pt;height:20.15pt" o:ole="">
            <v:imagedata r:id="rId1738" o:title=""/>
          </v:shape>
          <o:OLEObject Type="Embed" ProgID="Equation.DSMT4" ShapeID="_x0000_i1926" DrawAspect="Content" ObjectID="_1852641823" r:id="rId1739"/>
        </w:object>
      </w:r>
      <w:r w:rsidR="0089163E" w:rsidRPr="00E244B2">
        <w:rPr>
          <w:color w:val="000000" w:themeColor="text1"/>
        </w:rPr>
        <w:t>表示分区</w:t>
      </w:r>
      <w:r w:rsidR="0089163E" w:rsidRPr="00E244B2">
        <w:rPr>
          <w:i/>
          <w:iCs/>
          <w:color w:val="000000" w:themeColor="text1"/>
        </w:rPr>
        <w:t>r</w:t>
      </w:r>
      <w:r w:rsidR="0089163E" w:rsidRPr="00E244B2">
        <w:rPr>
          <w:color w:val="000000" w:themeColor="text1"/>
        </w:rPr>
        <w:t>从其他省份净受入电力；</w:t>
      </w:r>
      <w:r w:rsidR="001114BE" w:rsidRPr="00E244B2">
        <w:rPr>
          <w:color w:val="000000" w:themeColor="text1"/>
          <w:position w:val="-14"/>
        </w:rPr>
        <w:object w:dxaOrig="880" w:dyaOrig="400" w14:anchorId="0B81A4ED">
          <v:shape id="_x0000_i1927" type="#_x0000_t75" style="width:44.55pt;height:20.15pt" o:ole="">
            <v:imagedata r:id="rId1740" o:title=""/>
          </v:shape>
          <o:OLEObject Type="Embed" ProgID="Equation.DSMT4" ShapeID="_x0000_i1927" DrawAspect="Content" ObjectID="_1852641824" r:id="rId1741"/>
        </w:object>
      </w:r>
      <w:r w:rsidR="001114BE" w:rsidRPr="00E244B2">
        <w:rPr>
          <w:color w:val="000000" w:themeColor="text1"/>
        </w:rPr>
        <w:t>表示分区</w:t>
      </w:r>
      <w:r w:rsidR="001114BE" w:rsidRPr="00E244B2">
        <w:rPr>
          <w:i/>
          <w:iCs/>
          <w:color w:val="000000" w:themeColor="text1"/>
        </w:rPr>
        <w:t>r</w:t>
      </w:r>
      <w:r w:rsidR="001114BE" w:rsidRPr="00E244B2">
        <w:rPr>
          <w:color w:val="000000" w:themeColor="text1"/>
        </w:rPr>
        <w:t>向其他省份净送出电力。</w:t>
      </w:r>
    </w:p>
    <w:p w14:paraId="6AC11613" w14:textId="10E95690" w:rsidR="0028603A" w:rsidRPr="00E244B2" w:rsidRDefault="0028603A" w:rsidP="002E52EB">
      <w:pPr>
        <w:ind w:firstLine="480"/>
        <w:rPr>
          <w:color w:val="000000" w:themeColor="text1"/>
        </w:rPr>
      </w:pPr>
      <w:r w:rsidRPr="00E244B2">
        <w:rPr>
          <w:color w:val="000000" w:themeColor="text1"/>
        </w:rPr>
        <w:t>进一步定义</w:t>
      </w:r>
      <w:r w:rsidRPr="00E244B2">
        <w:rPr>
          <w:color w:val="000000" w:themeColor="text1"/>
          <w:position w:val="-14"/>
        </w:rPr>
        <w:object w:dxaOrig="499" w:dyaOrig="400" w14:anchorId="7F69104F">
          <v:shape id="_x0000_i1928" type="#_x0000_t75" style="width:24.4pt;height:20.15pt" o:ole="">
            <v:imagedata r:id="rId1742" o:title=""/>
          </v:shape>
          <o:OLEObject Type="Embed" ProgID="Equation.DSMT4" ShapeID="_x0000_i1928" DrawAspect="Content" ObjectID="_1852641825" r:id="rId1743"/>
        </w:object>
      </w:r>
      <w:r w:rsidRPr="00E244B2">
        <w:rPr>
          <w:color w:val="000000" w:themeColor="text1"/>
        </w:rPr>
        <w:t>为省份</w:t>
      </w:r>
      <w:r w:rsidRPr="00E244B2">
        <w:rPr>
          <w:i/>
          <w:iCs/>
          <w:color w:val="000000" w:themeColor="text1"/>
        </w:rPr>
        <w:t>p</w:t>
      </w:r>
      <w:r w:rsidRPr="00E244B2">
        <w:rPr>
          <w:color w:val="000000" w:themeColor="text1"/>
        </w:rPr>
        <w:t>在时段</w:t>
      </w:r>
      <w:r w:rsidRPr="00E244B2">
        <w:rPr>
          <w:i/>
          <w:iCs/>
          <w:color w:val="000000" w:themeColor="text1"/>
        </w:rPr>
        <w:t>t</w:t>
      </w:r>
      <w:r w:rsidRPr="00E244B2">
        <w:rPr>
          <w:color w:val="000000" w:themeColor="text1"/>
        </w:rPr>
        <w:t>的</w:t>
      </w:r>
      <w:r w:rsidRPr="00E244B2">
        <w:rPr>
          <w:b/>
          <w:bCs/>
          <w:color w:val="000000" w:themeColor="text1"/>
        </w:rPr>
        <w:t>省间净受入功率</w:t>
      </w:r>
      <w:r w:rsidRPr="00E244B2">
        <w:rPr>
          <w:color w:val="000000" w:themeColor="text1"/>
        </w:rPr>
        <w:t>。设</w:t>
      </w:r>
      <w:r w:rsidRPr="00E244B2">
        <w:rPr>
          <w:color w:val="000000" w:themeColor="text1"/>
          <w:position w:val="-12"/>
        </w:rPr>
        <w:object w:dxaOrig="880" w:dyaOrig="380" w14:anchorId="2170B126">
          <v:shape id="_x0000_i1929" type="#_x0000_t75" style="width:44.55pt;height:18.9pt" o:ole="">
            <v:imagedata r:id="rId1744" o:title=""/>
          </v:shape>
          <o:OLEObject Type="Embed" ProgID="Equation.DSMT4" ShapeID="_x0000_i1929" DrawAspect="Content" ObjectID="_1852641826" r:id="rId1745"/>
        </w:object>
      </w:r>
      <w:r w:rsidRPr="00E244B2">
        <w:rPr>
          <w:color w:val="000000" w:themeColor="text1"/>
        </w:rPr>
        <w:t>为大区域</w:t>
      </w:r>
      <w:r w:rsidRPr="00E244B2">
        <w:rPr>
          <w:color w:val="000000" w:themeColor="text1"/>
        </w:rPr>
        <w:t xml:space="preserve"> </w:t>
      </w:r>
      <w:r w:rsidRPr="00E244B2">
        <w:rPr>
          <w:i/>
          <w:iCs/>
          <w:color w:val="000000" w:themeColor="text1"/>
        </w:rPr>
        <w:lastRenderedPageBreak/>
        <w:t>a</w:t>
      </w:r>
      <w:r w:rsidRPr="00E244B2">
        <w:rPr>
          <w:color w:val="000000" w:themeColor="text1"/>
        </w:rPr>
        <w:t>内的省间输电通道，其中</w:t>
      </w:r>
      <w:r w:rsidRPr="00E244B2">
        <w:rPr>
          <w:i/>
          <w:iCs/>
          <w:color w:val="000000" w:themeColor="text1"/>
        </w:rPr>
        <w:t>h</w:t>
      </w:r>
      <w:r w:rsidRPr="00E244B2">
        <w:rPr>
          <w:color w:val="000000" w:themeColor="text1"/>
        </w:rPr>
        <w:t>为省间输电通道编号。对于连接省份</w:t>
      </w:r>
      <w:r w:rsidRPr="00E244B2">
        <w:rPr>
          <w:i/>
          <w:iCs/>
          <w:color w:val="000000" w:themeColor="text1"/>
        </w:rPr>
        <w:t>p</w:t>
      </w:r>
      <w:r w:rsidRPr="00E244B2">
        <w:rPr>
          <w:color w:val="000000" w:themeColor="text1"/>
        </w:rPr>
        <w:t>与省份</w:t>
      </w:r>
      <w:r w:rsidRPr="00E244B2">
        <w:rPr>
          <w:i/>
          <w:iCs/>
          <w:color w:val="000000" w:themeColor="text1"/>
        </w:rPr>
        <w:t>q</w:t>
      </w:r>
      <w:r w:rsidRPr="00E244B2">
        <w:rPr>
          <w:color w:val="000000" w:themeColor="text1"/>
        </w:rPr>
        <w:t>的通道，记为</w:t>
      </w:r>
      <w:r w:rsidR="002E52EB" w:rsidRPr="00E244B2">
        <w:rPr>
          <w:color w:val="000000" w:themeColor="text1"/>
          <w:position w:val="-10"/>
        </w:rPr>
        <w:object w:dxaOrig="980" w:dyaOrig="320" w14:anchorId="6FFB74A8">
          <v:shape id="_x0000_i1930" type="#_x0000_t75" style="width:49.4pt;height:15.25pt" o:ole="">
            <v:imagedata r:id="rId1746" o:title=""/>
          </v:shape>
          <o:OLEObject Type="Embed" ProgID="Equation.DSMT4" ShapeID="_x0000_i1930" DrawAspect="Content" ObjectID="_1852641827" r:id="rId1747"/>
        </w:object>
      </w:r>
      <w:r w:rsidRPr="00E244B2">
        <w:rPr>
          <w:color w:val="000000" w:themeColor="text1"/>
        </w:rPr>
        <w:t>并规定通道参考正方向为</w:t>
      </w:r>
      <w:r w:rsidRPr="00E244B2">
        <w:rPr>
          <w:b/>
          <w:bCs/>
          <w:color w:val="000000" w:themeColor="text1"/>
        </w:rPr>
        <w:t>由省份</w:t>
      </w:r>
      <w:r w:rsidRPr="00E244B2">
        <w:rPr>
          <w:b/>
          <w:bCs/>
          <w:i/>
          <w:iCs/>
          <w:color w:val="000000" w:themeColor="text1"/>
        </w:rPr>
        <w:t>p</w:t>
      </w:r>
      <w:r w:rsidRPr="00E244B2">
        <w:rPr>
          <w:b/>
          <w:bCs/>
          <w:color w:val="000000" w:themeColor="text1"/>
        </w:rPr>
        <w:t>向省份</w:t>
      </w:r>
      <w:r w:rsidRPr="00E244B2">
        <w:rPr>
          <w:b/>
          <w:bCs/>
          <w:i/>
          <w:iCs/>
          <w:color w:val="000000" w:themeColor="text1"/>
        </w:rPr>
        <w:t>q</w:t>
      </w:r>
      <w:r w:rsidRPr="00E244B2">
        <w:rPr>
          <w:color w:val="000000" w:themeColor="text1"/>
        </w:rPr>
        <w:t>。</w:t>
      </w:r>
    </w:p>
    <w:p w14:paraId="425D273B" w14:textId="660F6244" w:rsidR="007A54C2" w:rsidRPr="00E244B2" w:rsidRDefault="00831F84" w:rsidP="00DD5768">
      <w:pPr>
        <w:ind w:firstLine="480"/>
        <w:rPr>
          <w:color w:val="000000" w:themeColor="text1"/>
        </w:rPr>
      </w:pPr>
      <w:r w:rsidRPr="00E244B2">
        <w:rPr>
          <w:color w:val="000000" w:themeColor="text1"/>
        </w:rPr>
        <w:t>定义</w:t>
      </w:r>
      <w:r w:rsidRPr="00E244B2">
        <w:rPr>
          <w:color w:val="000000" w:themeColor="text1"/>
          <w:position w:val="-14"/>
        </w:rPr>
        <w:object w:dxaOrig="520" w:dyaOrig="400" w14:anchorId="6531FA67">
          <v:shape id="_x0000_i1931" type="#_x0000_t75" style="width:26.25pt;height:20.15pt" o:ole="">
            <v:imagedata r:id="rId1748" o:title=""/>
          </v:shape>
          <o:OLEObject Type="Embed" ProgID="Equation.DSMT4" ShapeID="_x0000_i1931" DrawAspect="Content" ObjectID="_1852641828" r:id="rId1749"/>
        </w:object>
      </w:r>
      <w:r w:rsidRPr="00E244B2">
        <w:rPr>
          <w:color w:val="000000" w:themeColor="text1"/>
        </w:rPr>
        <w:t>为时段</w:t>
      </w:r>
      <w:r w:rsidRPr="00E244B2">
        <w:rPr>
          <w:i/>
          <w:iCs/>
          <w:color w:val="000000" w:themeColor="text1"/>
        </w:rPr>
        <w:t>t</w:t>
      </w:r>
      <w:r w:rsidRPr="00E244B2">
        <w:rPr>
          <w:color w:val="000000" w:themeColor="text1"/>
        </w:rPr>
        <w:t>省间输电通道</w:t>
      </w:r>
      <w:r w:rsidRPr="00E244B2">
        <w:rPr>
          <w:i/>
          <w:iCs/>
          <w:color w:val="000000" w:themeColor="text1"/>
        </w:rPr>
        <w:t>h</w:t>
      </w:r>
      <w:r w:rsidRPr="00E244B2">
        <w:rPr>
          <w:color w:val="000000" w:themeColor="text1"/>
        </w:rPr>
        <w:t>上的实际互济功率。该变量为</w:t>
      </w:r>
      <w:r w:rsidRPr="00E244B2">
        <w:rPr>
          <w:b/>
          <w:bCs/>
          <w:color w:val="000000" w:themeColor="text1"/>
        </w:rPr>
        <w:t>单一有符号连续变量</w:t>
      </w:r>
      <w:r w:rsidRPr="00E244B2">
        <w:rPr>
          <w:color w:val="000000" w:themeColor="text1"/>
        </w:rPr>
        <w:t>，不分别设置送入和送出变量，其中：</w:t>
      </w:r>
    </w:p>
    <w:p w14:paraId="16835312" w14:textId="6CA8AC31" w:rsidR="00361004" w:rsidRPr="00E244B2" w:rsidRDefault="00361004" w:rsidP="00361004">
      <w:pPr>
        <w:ind w:firstLine="480"/>
        <w:jc w:val="center"/>
        <w:rPr>
          <w:color w:val="000000" w:themeColor="text1"/>
        </w:rPr>
      </w:pPr>
      <w:r w:rsidRPr="00E244B2">
        <w:rPr>
          <w:color w:val="000000" w:themeColor="text1"/>
          <w:position w:val="-14"/>
        </w:rPr>
        <w:object w:dxaOrig="900" w:dyaOrig="400" w14:anchorId="11956B16">
          <v:shape id="_x0000_i1932" type="#_x0000_t75" style="width:44.55pt;height:20.15pt" o:ole="">
            <v:imagedata r:id="rId1750" o:title=""/>
          </v:shape>
          <o:OLEObject Type="Embed" ProgID="Equation.DSMT4" ShapeID="_x0000_i1932" DrawAspect="Content" ObjectID="_1852641829" r:id="rId1751"/>
        </w:object>
      </w:r>
    </w:p>
    <w:p w14:paraId="4716A24B" w14:textId="42763668" w:rsidR="00361004" w:rsidRPr="00E244B2" w:rsidRDefault="00361004" w:rsidP="00361004">
      <w:pPr>
        <w:ind w:firstLine="480"/>
        <w:rPr>
          <w:color w:val="000000" w:themeColor="text1"/>
        </w:rPr>
      </w:pPr>
      <w:r w:rsidRPr="00E244B2">
        <w:rPr>
          <w:color w:val="000000" w:themeColor="text1"/>
        </w:rPr>
        <w:t>表示电力按照通道参考正方向由省份</w:t>
      </w:r>
      <w:r w:rsidRPr="00E244B2">
        <w:rPr>
          <w:i/>
          <w:iCs/>
          <w:color w:val="000000" w:themeColor="text1"/>
        </w:rPr>
        <w:t>p</w:t>
      </w:r>
      <w:r w:rsidRPr="00E244B2">
        <w:rPr>
          <w:color w:val="000000" w:themeColor="text1"/>
        </w:rPr>
        <w:t>向省份</w:t>
      </w:r>
      <w:r w:rsidRPr="00E244B2">
        <w:rPr>
          <w:i/>
          <w:iCs/>
          <w:color w:val="000000" w:themeColor="text1"/>
        </w:rPr>
        <w:t>q</w:t>
      </w:r>
      <w:r w:rsidRPr="00E244B2">
        <w:rPr>
          <w:color w:val="000000" w:themeColor="text1"/>
        </w:rPr>
        <w:t>输送；</w:t>
      </w:r>
    </w:p>
    <w:p w14:paraId="4A5CFF65" w14:textId="691A9204" w:rsidR="00361004" w:rsidRPr="00E244B2" w:rsidRDefault="00361004" w:rsidP="00361004">
      <w:pPr>
        <w:ind w:firstLine="480"/>
        <w:jc w:val="center"/>
        <w:rPr>
          <w:color w:val="000000" w:themeColor="text1"/>
        </w:rPr>
      </w:pPr>
      <w:r w:rsidRPr="00E244B2">
        <w:rPr>
          <w:color w:val="000000" w:themeColor="text1"/>
          <w:position w:val="-14"/>
        </w:rPr>
        <w:object w:dxaOrig="900" w:dyaOrig="400" w14:anchorId="3454DB29">
          <v:shape id="_x0000_i1933" type="#_x0000_t75" style="width:44.55pt;height:20.15pt" o:ole="">
            <v:imagedata r:id="rId1752" o:title=""/>
          </v:shape>
          <o:OLEObject Type="Embed" ProgID="Equation.DSMT4" ShapeID="_x0000_i1933" DrawAspect="Content" ObjectID="_1852641830" r:id="rId1753"/>
        </w:object>
      </w:r>
    </w:p>
    <w:p w14:paraId="6CBEB1F6" w14:textId="1F303DC3" w:rsidR="00361004" w:rsidRPr="00E244B2" w:rsidRDefault="00361004" w:rsidP="00361004">
      <w:pPr>
        <w:ind w:firstLine="480"/>
        <w:rPr>
          <w:color w:val="000000" w:themeColor="text1"/>
        </w:rPr>
      </w:pPr>
      <w:r w:rsidRPr="00E244B2">
        <w:rPr>
          <w:color w:val="000000" w:themeColor="text1"/>
        </w:rPr>
        <w:t>表示电力按照参考方向的反方向由省份</w:t>
      </w:r>
      <w:r w:rsidRPr="00E244B2">
        <w:rPr>
          <w:i/>
          <w:iCs/>
          <w:color w:val="000000" w:themeColor="text1"/>
        </w:rPr>
        <w:t>q</w:t>
      </w:r>
      <w:r w:rsidRPr="00E244B2">
        <w:rPr>
          <w:color w:val="000000" w:themeColor="text1"/>
        </w:rPr>
        <w:t>向省份</w:t>
      </w:r>
      <w:r w:rsidRPr="00E244B2">
        <w:rPr>
          <w:i/>
          <w:iCs/>
          <w:color w:val="000000" w:themeColor="text1"/>
        </w:rPr>
        <w:t>p</w:t>
      </w:r>
      <w:r w:rsidRPr="00E244B2">
        <w:rPr>
          <w:color w:val="000000" w:themeColor="text1"/>
        </w:rPr>
        <w:t>输送；</w:t>
      </w:r>
    </w:p>
    <w:p w14:paraId="6ABE1643" w14:textId="16F704F5" w:rsidR="00361004" w:rsidRPr="00E244B2" w:rsidRDefault="00361004" w:rsidP="00361004">
      <w:pPr>
        <w:ind w:firstLine="480"/>
        <w:jc w:val="center"/>
        <w:rPr>
          <w:color w:val="000000" w:themeColor="text1"/>
        </w:rPr>
      </w:pPr>
      <w:r w:rsidRPr="00E244B2">
        <w:rPr>
          <w:color w:val="000000" w:themeColor="text1"/>
          <w:position w:val="-14"/>
        </w:rPr>
        <w:object w:dxaOrig="900" w:dyaOrig="400" w14:anchorId="71097F73">
          <v:shape id="_x0000_i1934" type="#_x0000_t75" style="width:44.55pt;height:20.15pt" o:ole="">
            <v:imagedata r:id="rId1754" o:title=""/>
          </v:shape>
          <o:OLEObject Type="Embed" ProgID="Equation.DSMT4" ShapeID="_x0000_i1934" DrawAspect="Content" ObjectID="_1852641831" r:id="rId1755"/>
        </w:object>
      </w:r>
    </w:p>
    <w:p w14:paraId="1968F7C3" w14:textId="5A12493D" w:rsidR="00361004" w:rsidRPr="00E244B2" w:rsidRDefault="00361004" w:rsidP="00361004">
      <w:pPr>
        <w:ind w:firstLine="480"/>
        <w:rPr>
          <w:color w:val="000000" w:themeColor="text1"/>
        </w:rPr>
      </w:pPr>
      <w:r w:rsidRPr="00E244B2">
        <w:rPr>
          <w:color w:val="000000" w:themeColor="text1"/>
        </w:rPr>
        <w:t>表示该时段通道</w:t>
      </w:r>
      <w:r w:rsidRPr="00E244B2">
        <w:rPr>
          <w:i/>
          <w:iCs/>
          <w:color w:val="000000" w:themeColor="text1"/>
        </w:rPr>
        <w:t>h</w:t>
      </w:r>
      <w:r w:rsidRPr="00E244B2">
        <w:rPr>
          <w:color w:val="000000" w:themeColor="text1"/>
        </w:rPr>
        <w:t>不发生省间电力交换。</w:t>
      </w:r>
    </w:p>
    <w:p w14:paraId="2324C700" w14:textId="218AE43E" w:rsidR="007A54C2" w:rsidRPr="00E244B2" w:rsidRDefault="008F2DD0" w:rsidP="00DD5768">
      <w:pPr>
        <w:ind w:firstLine="480"/>
        <w:rPr>
          <w:color w:val="000000" w:themeColor="text1"/>
        </w:rPr>
      </w:pPr>
      <w:r w:rsidRPr="00E244B2">
        <w:rPr>
          <w:color w:val="000000" w:themeColor="text1"/>
        </w:rPr>
        <w:t>因此，</w:t>
      </w:r>
      <w:r w:rsidRPr="00E244B2">
        <w:rPr>
          <w:color w:val="000000" w:themeColor="text1"/>
          <w:position w:val="-14"/>
        </w:rPr>
        <w:object w:dxaOrig="499" w:dyaOrig="400" w14:anchorId="05382AA0">
          <v:shape id="_x0000_i1935" type="#_x0000_t75" style="width:24.4pt;height:20.15pt" o:ole="">
            <v:imagedata r:id="rId1756" o:title=""/>
          </v:shape>
          <o:OLEObject Type="Embed" ProgID="Equation.DSMT4" ShapeID="_x0000_i1935" DrawAspect="Content" ObjectID="_1852641832" r:id="rId1757"/>
        </w:object>
      </w:r>
      <w:r w:rsidRPr="00E244B2">
        <w:rPr>
          <w:color w:val="000000" w:themeColor="text1"/>
        </w:rPr>
        <w:t>和</w:t>
      </w:r>
      <w:r w:rsidRPr="00E244B2">
        <w:rPr>
          <w:color w:val="000000" w:themeColor="text1"/>
          <w:position w:val="-14"/>
        </w:rPr>
        <w:object w:dxaOrig="499" w:dyaOrig="400" w14:anchorId="6474842A">
          <v:shape id="_x0000_i1936" type="#_x0000_t75" style="width:24.4pt;height:20.15pt" o:ole="">
            <v:imagedata r:id="rId1758" o:title=""/>
          </v:shape>
          <o:OLEObject Type="Embed" ProgID="Equation.DSMT4" ShapeID="_x0000_i1936" DrawAspect="Content" ObjectID="_1852641833" r:id="rId1759"/>
        </w:object>
      </w:r>
      <w:r w:rsidRPr="00E244B2">
        <w:rPr>
          <w:color w:val="000000" w:themeColor="text1"/>
        </w:rPr>
        <w:t>分别描述</w:t>
      </w:r>
      <w:r w:rsidRPr="00E244B2">
        <w:rPr>
          <w:b/>
          <w:bCs/>
          <w:color w:val="000000" w:themeColor="text1"/>
        </w:rPr>
        <w:t>分区和省份层面的净受入功率</w:t>
      </w:r>
      <w:r w:rsidRPr="00E244B2">
        <w:rPr>
          <w:color w:val="000000" w:themeColor="text1"/>
        </w:rPr>
        <w:t>，</w:t>
      </w:r>
      <w:r w:rsidRPr="00E244B2">
        <w:rPr>
          <w:color w:val="000000" w:themeColor="text1"/>
          <w:position w:val="-14"/>
        </w:rPr>
        <w:object w:dxaOrig="520" w:dyaOrig="400" w14:anchorId="5F7D0DA0">
          <v:shape id="_x0000_i1937" type="#_x0000_t75" style="width:26.25pt;height:20.15pt" o:ole="">
            <v:imagedata r:id="rId1760" o:title=""/>
          </v:shape>
          <o:OLEObject Type="Embed" ProgID="Equation.DSMT4" ShapeID="_x0000_i1937" DrawAspect="Content" ObjectID="_1852641834" r:id="rId1761"/>
        </w:object>
      </w:r>
      <w:r w:rsidRPr="00E244B2">
        <w:rPr>
          <w:color w:val="000000" w:themeColor="text1"/>
        </w:rPr>
        <w:t>描述</w:t>
      </w:r>
      <w:r w:rsidRPr="00E244B2">
        <w:rPr>
          <w:b/>
          <w:bCs/>
          <w:color w:val="000000" w:themeColor="text1"/>
        </w:rPr>
        <w:t>省间输电通道上的实际有符号潮流</w:t>
      </w:r>
      <w:r w:rsidRPr="00E244B2">
        <w:rPr>
          <w:color w:val="000000" w:themeColor="text1"/>
        </w:rPr>
        <w:t>，三者物理含义相互区分。</w:t>
      </w:r>
    </w:p>
    <w:p w14:paraId="210D98CE" w14:textId="77777777" w:rsidR="00A71254" w:rsidRPr="00E244B2" w:rsidRDefault="00A71254" w:rsidP="00A71254">
      <w:pPr>
        <w:ind w:firstLine="482"/>
        <w:rPr>
          <w:b/>
          <w:bCs/>
          <w:color w:val="000000" w:themeColor="text1"/>
        </w:rPr>
      </w:pPr>
      <w:r w:rsidRPr="00E244B2">
        <w:rPr>
          <w:b/>
          <w:bCs/>
          <w:color w:val="000000" w:themeColor="text1"/>
        </w:rPr>
        <w:t>二、省间电力互济约束</w:t>
      </w:r>
    </w:p>
    <w:p w14:paraId="7C42AB91" w14:textId="77777777" w:rsidR="00EB56ED" w:rsidRPr="00E244B2" w:rsidRDefault="00EB56ED" w:rsidP="00EB56ED">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）省间互济分区功率汇集约束</w:t>
      </w:r>
    </w:p>
    <w:p w14:paraId="24BCDD40" w14:textId="397BE3E7" w:rsidR="00EB56ED" w:rsidRPr="00E244B2" w:rsidRDefault="00EB56ED" w:rsidP="00EB56ED">
      <w:pPr>
        <w:ind w:firstLine="480"/>
        <w:rPr>
          <w:color w:val="000000" w:themeColor="text1"/>
        </w:rPr>
      </w:pPr>
      <w:r w:rsidRPr="00E244B2">
        <w:rPr>
          <w:color w:val="000000" w:themeColor="text1"/>
        </w:rPr>
        <w:t>省间互济功率直接进入各供需平衡分区的功率平衡。对于省份</w:t>
      </w:r>
      <w:r w:rsidRPr="00E244B2">
        <w:rPr>
          <w:i/>
          <w:iCs/>
          <w:color w:val="000000" w:themeColor="text1"/>
        </w:rPr>
        <w:t>p</w:t>
      </w:r>
      <w:r w:rsidRPr="00E244B2">
        <w:rPr>
          <w:color w:val="000000" w:themeColor="text1"/>
        </w:rPr>
        <w:t>，其各省间连接分区的净互济功率汇总后形成该省的省间净受入功率：</w:t>
      </w:r>
    </w:p>
    <w:p w14:paraId="7C80B896" w14:textId="2C626143" w:rsidR="00EB56ED" w:rsidRPr="00E244B2" w:rsidRDefault="00EB56ED" w:rsidP="00EB56ED">
      <w:pPr>
        <w:ind w:firstLine="480"/>
        <w:jc w:val="center"/>
        <w:rPr>
          <w:color w:val="000000" w:themeColor="text1"/>
        </w:rPr>
      </w:pPr>
      <w:r w:rsidRPr="00E244B2">
        <w:rPr>
          <w:color w:val="000000" w:themeColor="text1"/>
          <w:position w:val="-36"/>
        </w:rPr>
        <w:object w:dxaOrig="3660" w:dyaOrig="620" w14:anchorId="4484DCC2">
          <v:shape id="_x0000_i1938" type="#_x0000_t75" style="width:183.05pt;height:31.1pt" o:ole="">
            <v:imagedata r:id="rId1762" o:title=""/>
          </v:shape>
          <o:OLEObject Type="Embed" ProgID="Equation.DSMT4" ShapeID="_x0000_i1938" DrawAspect="Content" ObjectID="_1852641835" r:id="rId1763"/>
        </w:object>
      </w:r>
    </w:p>
    <w:p w14:paraId="3EA06503" w14:textId="1C55E148" w:rsidR="00EB56ED" w:rsidRPr="00E244B2" w:rsidRDefault="00EB56ED" w:rsidP="00EB56ED">
      <w:pPr>
        <w:ind w:firstLine="480"/>
        <w:rPr>
          <w:color w:val="000000" w:themeColor="text1"/>
        </w:rPr>
      </w:pPr>
      <w:r w:rsidRPr="00E244B2">
        <w:rPr>
          <w:color w:val="000000" w:themeColor="text1"/>
        </w:rPr>
        <w:t>其中：</w:t>
      </w:r>
      <w:r w:rsidRPr="00E244B2">
        <w:rPr>
          <w:color w:val="000000" w:themeColor="text1"/>
          <w:position w:val="-14"/>
        </w:rPr>
        <w:object w:dxaOrig="880" w:dyaOrig="400" w14:anchorId="7182FD5E">
          <v:shape id="_x0000_i1939" type="#_x0000_t75" style="width:44.55pt;height:20.15pt" o:ole="">
            <v:imagedata r:id="rId1764" o:title=""/>
          </v:shape>
          <o:OLEObject Type="Embed" ProgID="Equation.DSMT4" ShapeID="_x0000_i1939" DrawAspect="Content" ObjectID="_1852641836" r:id="rId1765"/>
        </w:object>
      </w:r>
      <w:r w:rsidRPr="00E244B2">
        <w:rPr>
          <w:color w:val="000000" w:themeColor="text1"/>
        </w:rPr>
        <w:t>表示省份</w:t>
      </w:r>
      <w:r w:rsidRPr="00E244B2">
        <w:rPr>
          <w:i/>
          <w:iCs/>
          <w:color w:val="000000" w:themeColor="text1"/>
        </w:rPr>
        <w:t>p</w:t>
      </w:r>
      <w:r w:rsidRPr="00E244B2">
        <w:rPr>
          <w:color w:val="000000" w:themeColor="text1"/>
        </w:rPr>
        <w:t>在时段</w:t>
      </w:r>
      <w:r w:rsidRPr="00E244B2">
        <w:rPr>
          <w:i/>
          <w:iCs/>
          <w:color w:val="000000" w:themeColor="text1"/>
        </w:rPr>
        <w:t>t</w:t>
      </w:r>
      <w:r w:rsidRPr="00E244B2">
        <w:rPr>
          <w:color w:val="000000" w:themeColor="text1"/>
        </w:rPr>
        <w:t>整体从其他省份净受入电力；</w:t>
      </w:r>
      <w:r w:rsidRPr="00E244B2">
        <w:rPr>
          <w:color w:val="000000" w:themeColor="text1"/>
          <w:position w:val="-14"/>
        </w:rPr>
        <w:object w:dxaOrig="880" w:dyaOrig="400" w14:anchorId="53F537E5">
          <v:shape id="_x0000_i1940" type="#_x0000_t75" style="width:44.55pt;height:20.15pt" o:ole="">
            <v:imagedata r:id="rId1766" o:title=""/>
          </v:shape>
          <o:OLEObject Type="Embed" ProgID="Equation.DSMT4" ShapeID="_x0000_i1940" DrawAspect="Content" ObjectID="_1852641837" r:id="rId1767"/>
        </w:object>
      </w:r>
      <w:r w:rsidRPr="00E244B2">
        <w:rPr>
          <w:color w:val="000000" w:themeColor="text1"/>
        </w:rPr>
        <w:t>表示省份</w:t>
      </w:r>
      <w:r w:rsidRPr="00E244B2">
        <w:rPr>
          <w:i/>
          <w:iCs/>
          <w:color w:val="000000" w:themeColor="text1"/>
        </w:rPr>
        <w:t>p</w:t>
      </w:r>
      <w:r w:rsidRPr="00E244B2">
        <w:rPr>
          <w:color w:val="000000" w:themeColor="text1"/>
        </w:rPr>
        <w:t>在时段</w:t>
      </w:r>
      <w:r w:rsidRPr="00E244B2">
        <w:rPr>
          <w:i/>
          <w:iCs/>
          <w:color w:val="000000" w:themeColor="text1"/>
        </w:rPr>
        <w:t>t</w:t>
      </w:r>
      <w:r w:rsidRPr="00E244B2">
        <w:rPr>
          <w:color w:val="000000" w:themeColor="text1"/>
        </w:rPr>
        <w:t>整体向其他省份净送出电力；</w:t>
      </w:r>
      <w:r w:rsidRPr="00E244B2">
        <w:rPr>
          <w:color w:val="000000" w:themeColor="text1"/>
          <w:position w:val="-14"/>
        </w:rPr>
        <w:object w:dxaOrig="880" w:dyaOrig="400" w14:anchorId="7EE837F1">
          <v:shape id="_x0000_i1941" type="#_x0000_t75" style="width:44.55pt;height:20.15pt" o:ole="">
            <v:imagedata r:id="rId1768" o:title=""/>
          </v:shape>
          <o:OLEObject Type="Embed" ProgID="Equation.DSMT4" ShapeID="_x0000_i1941" DrawAspect="Content" ObjectID="_1852641838" r:id="rId1769"/>
        </w:object>
      </w:r>
      <w:r w:rsidRPr="00E244B2">
        <w:rPr>
          <w:color w:val="000000" w:themeColor="text1"/>
        </w:rPr>
        <w:t>表示省份</w:t>
      </w:r>
      <w:r w:rsidRPr="00E244B2">
        <w:rPr>
          <w:i/>
          <w:iCs/>
          <w:color w:val="000000" w:themeColor="text1"/>
        </w:rPr>
        <w:t>p</w:t>
      </w:r>
      <w:r w:rsidRPr="00E244B2">
        <w:rPr>
          <w:color w:val="000000" w:themeColor="text1"/>
        </w:rPr>
        <w:t>在该时段不存在省间净电力交换，或者不同省间接口上的送入、送出功率相互抵消。</w:t>
      </w:r>
    </w:p>
    <w:p w14:paraId="2A500426" w14:textId="5354B8D6" w:rsidR="00EB56ED" w:rsidRPr="00E244B2" w:rsidRDefault="00EB56ED" w:rsidP="00EB56ED">
      <w:pPr>
        <w:ind w:firstLine="480"/>
        <w:rPr>
          <w:color w:val="000000" w:themeColor="text1"/>
        </w:rPr>
      </w:pPr>
      <w:r w:rsidRPr="00E244B2">
        <w:rPr>
          <w:color w:val="000000" w:themeColor="text1"/>
        </w:rPr>
        <w:t>考虑不同分区省间接口的接入能力存在差异，各省连接分区承担的省间互济功率还应满足：</w:t>
      </w:r>
    </w:p>
    <w:p w14:paraId="5ABBFA66" w14:textId="0A1A5F80" w:rsidR="00EB56ED" w:rsidRPr="00E244B2" w:rsidRDefault="00EB56ED" w:rsidP="00EB56ED">
      <w:pPr>
        <w:ind w:firstLine="480"/>
        <w:jc w:val="center"/>
        <w:rPr>
          <w:color w:val="000000" w:themeColor="text1"/>
        </w:rPr>
      </w:pPr>
      <w:r w:rsidRPr="00E244B2">
        <w:rPr>
          <w:color w:val="000000" w:themeColor="text1"/>
          <w:position w:val="-14"/>
        </w:rPr>
        <w:object w:dxaOrig="5580" w:dyaOrig="400" w14:anchorId="72FEBA8B">
          <v:shape id="_x0000_i1942" type="#_x0000_t75" style="width:277.65pt;height:20.15pt" o:ole="">
            <v:imagedata r:id="rId1770" o:title=""/>
          </v:shape>
          <o:OLEObject Type="Embed" ProgID="Equation.DSMT4" ShapeID="_x0000_i1942" DrawAspect="Content" ObjectID="_1852641839" r:id="rId1771"/>
        </w:object>
      </w:r>
    </w:p>
    <w:p w14:paraId="369AEB33" w14:textId="5D920387" w:rsidR="00EB56ED" w:rsidRPr="00E244B2" w:rsidRDefault="00EB56ED" w:rsidP="00EB56ED">
      <w:pPr>
        <w:ind w:firstLine="480"/>
        <w:rPr>
          <w:color w:val="000000" w:themeColor="text1"/>
        </w:rPr>
      </w:pPr>
      <w:r w:rsidRPr="00E244B2">
        <w:rPr>
          <w:color w:val="000000" w:themeColor="text1"/>
        </w:rPr>
        <w:t>式中，</w:t>
      </w:r>
      <w:r w:rsidRPr="00E244B2">
        <w:rPr>
          <w:color w:val="000000" w:themeColor="text1"/>
          <w:position w:val="-14"/>
        </w:rPr>
        <w:object w:dxaOrig="1020" w:dyaOrig="400" w14:anchorId="2BDAB7B3">
          <v:shape id="_x0000_i1943" type="#_x0000_t75" style="width:51.25pt;height:20.15pt" o:ole="">
            <v:imagedata r:id="rId1772" o:title=""/>
          </v:shape>
          <o:OLEObject Type="Embed" ProgID="Equation.DSMT4" ShapeID="_x0000_i1943" DrawAspect="Content" ObjectID="_1852641840" r:id="rId1773"/>
        </w:object>
      </w:r>
      <w:r w:rsidRPr="00E244B2">
        <w:rPr>
          <w:color w:val="000000" w:themeColor="text1"/>
        </w:rPr>
        <w:t>为分区</w:t>
      </w:r>
      <w:r w:rsidRPr="00E244B2">
        <w:rPr>
          <w:i/>
          <w:iCs/>
          <w:color w:val="000000" w:themeColor="text1"/>
        </w:rPr>
        <w:t>r</w:t>
      </w:r>
      <w:r w:rsidRPr="00E244B2">
        <w:rPr>
          <w:color w:val="000000" w:themeColor="text1"/>
        </w:rPr>
        <w:t>可承担的最大省间送出功率；</w:t>
      </w:r>
      <w:r w:rsidRPr="00E244B2">
        <w:rPr>
          <w:color w:val="000000" w:themeColor="text1"/>
          <w:position w:val="-14"/>
        </w:rPr>
        <w:object w:dxaOrig="940" w:dyaOrig="400" w14:anchorId="27293554">
          <v:shape id="_x0000_i1944" type="#_x0000_t75" style="width:47.6pt;height:20.15pt" o:ole="">
            <v:imagedata r:id="rId1774" o:title=""/>
          </v:shape>
          <o:OLEObject Type="Embed" ProgID="Equation.DSMT4" ShapeID="_x0000_i1944" DrawAspect="Content" ObjectID="_1852641841" r:id="rId1775"/>
        </w:object>
      </w:r>
      <w:r w:rsidRPr="00E244B2">
        <w:rPr>
          <w:color w:val="000000" w:themeColor="text1"/>
        </w:rPr>
        <w:t>为分区</w:t>
      </w:r>
      <w:r w:rsidRPr="00E244B2">
        <w:rPr>
          <w:i/>
          <w:iCs/>
          <w:color w:val="000000" w:themeColor="text1"/>
        </w:rPr>
        <w:t>r</w:t>
      </w:r>
      <w:r w:rsidRPr="00E244B2">
        <w:rPr>
          <w:color w:val="000000" w:themeColor="text1"/>
        </w:rPr>
        <w:t>可承担的最大省间受入功率。</w:t>
      </w:r>
    </w:p>
    <w:p w14:paraId="3120331E" w14:textId="77777777" w:rsidR="00F20DF3" w:rsidRPr="00E244B2" w:rsidRDefault="00F20DF3" w:rsidP="00F20DF3">
      <w:pPr>
        <w:ind w:firstLine="482"/>
        <w:rPr>
          <w:b/>
          <w:bCs/>
          <w:color w:val="000000" w:themeColor="text1"/>
        </w:rPr>
      </w:pPr>
      <w:r w:rsidRPr="00E244B2">
        <w:rPr>
          <w:b/>
          <w:bCs/>
          <w:color w:val="000000" w:themeColor="text1"/>
        </w:rPr>
        <w:lastRenderedPageBreak/>
        <w:t>（</w:t>
      </w:r>
      <w:r w:rsidRPr="00E244B2">
        <w:rPr>
          <w:b/>
          <w:bCs/>
          <w:color w:val="000000" w:themeColor="text1"/>
        </w:rPr>
        <w:t>2</w:t>
      </w:r>
      <w:r w:rsidRPr="00E244B2">
        <w:rPr>
          <w:b/>
          <w:bCs/>
          <w:color w:val="000000" w:themeColor="text1"/>
        </w:rPr>
        <w:t>）省间通道功率与省级净互济功率一致性约束</w:t>
      </w:r>
    </w:p>
    <w:p w14:paraId="3B55E0A3" w14:textId="77777777" w:rsidR="00F20DF3" w:rsidRPr="00E244B2" w:rsidRDefault="00F20DF3" w:rsidP="00F20DF3">
      <w:pPr>
        <w:ind w:firstLine="480"/>
        <w:rPr>
          <w:color w:val="000000" w:themeColor="text1"/>
        </w:rPr>
      </w:pPr>
      <w:r w:rsidRPr="00E244B2">
        <w:rPr>
          <w:color w:val="000000" w:themeColor="text1"/>
        </w:rPr>
        <w:t>为建立省级净互济功率与实际省间输电通道潮流之间的对应关系，定义省间</w:t>
      </w:r>
      <w:r w:rsidRPr="00E244B2">
        <w:rPr>
          <w:b/>
          <w:bCs/>
          <w:color w:val="000000" w:themeColor="text1"/>
        </w:rPr>
        <w:t>通道</w:t>
      </w:r>
      <w:r w:rsidRPr="00E244B2">
        <w:rPr>
          <w:b/>
          <w:bCs/>
          <w:color w:val="000000" w:themeColor="text1"/>
        </w:rPr>
        <w:t>—</w:t>
      </w:r>
      <w:r w:rsidRPr="00E244B2">
        <w:rPr>
          <w:b/>
          <w:bCs/>
          <w:color w:val="000000" w:themeColor="text1"/>
        </w:rPr>
        <w:t>省份关联参数</w:t>
      </w:r>
    </w:p>
    <w:p w14:paraId="6897A5C7" w14:textId="183926AA" w:rsidR="00F20DF3" w:rsidRPr="00E244B2" w:rsidRDefault="00F20DF3" w:rsidP="00F20DF3">
      <w:pPr>
        <w:ind w:firstLine="480"/>
        <w:jc w:val="center"/>
        <w:rPr>
          <w:color w:val="000000" w:themeColor="text1"/>
        </w:rPr>
      </w:pPr>
      <w:r w:rsidRPr="00E244B2">
        <w:rPr>
          <w:color w:val="000000" w:themeColor="text1"/>
          <w:position w:val="-50"/>
        </w:rPr>
        <w:object w:dxaOrig="4740" w:dyaOrig="1120" w14:anchorId="52CD0ABC">
          <v:shape id="_x0000_i1945" type="#_x0000_t75" style="width:250.8pt;height:56.75pt" o:ole="">
            <v:imagedata r:id="rId1776" o:title=""/>
          </v:shape>
          <o:OLEObject Type="Embed" ProgID="Equation.DSMT4" ShapeID="_x0000_i1945" DrawAspect="Content" ObjectID="_1852641842" r:id="rId1777"/>
        </w:object>
      </w:r>
    </w:p>
    <w:p w14:paraId="1CBFB7F5" w14:textId="11BB37F4" w:rsidR="00F20DF3" w:rsidRPr="00E244B2" w:rsidRDefault="00F20DF3" w:rsidP="00F20DF3">
      <w:pPr>
        <w:ind w:firstLine="480"/>
        <w:rPr>
          <w:color w:val="000000" w:themeColor="text1"/>
        </w:rPr>
      </w:pPr>
      <w:r w:rsidRPr="00E244B2">
        <w:rPr>
          <w:color w:val="000000" w:themeColor="text1"/>
        </w:rPr>
        <w:t>则省份</w:t>
      </w:r>
      <w:r w:rsidRPr="00E244B2">
        <w:rPr>
          <w:i/>
          <w:iCs/>
          <w:color w:val="000000" w:themeColor="text1"/>
        </w:rPr>
        <w:t>p</w:t>
      </w:r>
      <w:r w:rsidRPr="00E244B2">
        <w:rPr>
          <w:color w:val="000000" w:themeColor="text1"/>
        </w:rPr>
        <w:t>在时段</w:t>
      </w:r>
      <w:r w:rsidRPr="00E244B2">
        <w:rPr>
          <w:i/>
          <w:iCs/>
          <w:color w:val="000000" w:themeColor="text1"/>
        </w:rPr>
        <w:t>t</w:t>
      </w:r>
      <w:r w:rsidRPr="00E244B2">
        <w:rPr>
          <w:color w:val="000000" w:themeColor="text1"/>
        </w:rPr>
        <w:t>通过所有省间输电通道形成的净受入功率为：</w:t>
      </w:r>
    </w:p>
    <w:p w14:paraId="020104BB" w14:textId="2D3C6686" w:rsidR="00F20DF3" w:rsidRPr="00E244B2" w:rsidRDefault="00D4344C" w:rsidP="00561D05">
      <w:pPr>
        <w:ind w:firstLine="480"/>
        <w:jc w:val="center"/>
        <w:rPr>
          <w:color w:val="000000" w:themeColor="text1"/>
        </w:rPr>
      </w:pPr>
      <w:r w:rsidRPr="00E244B2">
        <w:rPr>
          <w:color w:val="000000" w:themeColor="text1"/>
          <w:position w:val="-32"/>
        </w:rPr>
        <w:object w:dxaOrig="3700" w:dyaOrig="580" w14:anchorId="63765A8F">
          <v:shape id="_x0000_i1946" type="#_x0000_t75" style="width:184.9pt;height:29.3pt" o:ole="">
            <v:imagedata r:id="rId1778" o:title=""/>
          </v:shape>
          <o:OLEObject Type="Embed" ProgID="Equation.DSMT4" ShapeID="_x0000_i1946" DrawAspect="Content" ObjectID="_1852641843" r:id="rId1779"/>
        </w:object>
      </w:r>
    </w:p>
    <w:p w14:paraId="5B298AA2" w14:textId="071E563D" w:rsidR="00F20DF3" w:rsidRPr="00E244B2" w:rsidRDefault="00F20DF3" w:rsidP="003D2D6B">
      <w:pPr>
        <w:ind w:firstLine="480"/>
        <w:rPr>
          <w:color w:val="000000" w:themeColor="text1"/>
        </w:rPr>
      </w:pPr>
      <w:r w:rsidRPr="00E244B2">
        <w:rPr>
          <w:color w:val="000000" w:themeColor="text1"/>
        </w:rPr>
        <w:t>对于通道</w:t>
      </w:r>
      <w:r w:rsidR="003D2D6B" w:rsidRPr="00E244B2">
        <w:rPr>
          <w:color w:val="000000" w:themeColor="text1"/>
          <w:position w:val="-14"/>
        </w:rPr>
        <w:object w:dxaOrig="999" w:dyaOrig="400" w14:anchorId="2DB97475">
          <v:shape id="_x0000_i1947" type="#_x0000_t75" style="width:50.05pt;height:20.15pt" o:ole="">
            <v:imagedata r:id="rId1780" o:title=""/>
          </v:shape>
          <o:OLEObject Type="Embed" ProgID="Equation.DSMT4" ShapeID="_x0000_i1947" DrawAspect="Content" ObjectID="_1852641844" r:id="rId1781"/>
        </w:object>
      </w:r>
      <w:r w:rsidRPr="00E244B2">
        <w:rPr>
          <w:color w:val="000000" w:themeColor="text1"/>
        </w:rPr>
        <w:t>，若</w:t>
      </w:r>
      <w:r w:rsidR="003D2D6B" w:rsidRPr="00E244B2">
        <w:rPr>
          <w:color w:val="000000" w:themeColor="text1"/>
          <w:position w:val="-14"/>
        </w:rPr>
        <w:object w:dxaOrig="900" w:dyaOrig="400" w14:anchorId="1398A1C7">
          <v:shape id="_x0000_i1948" type="#_x0000_t75" style="width:44.55pt;height:20.15pt" o:ole="">
            <v:imagedata r:id="rId1782" o:title=""/>
          </v:shape>
          <o:OLEObject Type="Embed" ProgID="Equation.DSMT4" ShapeID="_x0000_i1948" DrawAspect="Content" ObjectID="_1852641845" r:id="rId1783"/>
        </w:object>
      </w:r>
      <w:r w:rsidR="003D2D6B" w:rsidRPr="00E244B2">
        <w:rPr>
          <w:rFonts w:hint="eastAsia"/>
          <w:color w:val="000000" w:themeColor="text1"/>
        </w:rPr>
        <w:t>，</w:t>
      </w:r>
      <w:r w:rsidRPr="00E244B2">
        <w:rPr>
          <w:color w:val="000000" w:themeColor="text1"/>
        </w:rPr>
        <w:t>则电力由</w:t>
      </w:r>
      <w:r w:rsidRPr="00E244B2">
        <w:rPr>
          <w:i/>
          <w:iCs/>
          <w:color w:val="000000" w:themeColor="text1"/>
        </w:rPr>
        <w:t>p</w:t>
      </w:r>
      <w:r w:rsidRPr="00E244B2">
        <w:rPr>
          <w:color w:val="000000" w:themeColor="text1"/>
        </w:rPr>
        <w:t>向</w:t>
      </w:r>
      <w:r w:rsidRPr="00E244B2">
        <w:rPr>
          <w:i/>
          <w:iCs/>
          <w:color w:val="000000" w:themeColor="text1"/>
        </w:rPr>
        <w:t>q</w:t>
      </w:r>
      <w:r w:rsidRPr="00E244B2">
        <w:rPr>
          <w:color w:val="000000" w:themeColor="text1"/>
        </w:rPr>
        <w:t>输送，因此对省份</w:t>
      </w:r>
      <w:r w:rsidRPr="00E244B2">
        <w:rPr>
          <w:i/>
          <w:iCs/>
          <w:color w:val="000000" w:themeColor="text1"/>
        </w:rPr>
        <w:t>p</w:t>
      </w:r>
      <w:r w:rsidRPr="00E244B2">
        <w:rPr>
          <w:color w:val="000000" w:themeColor="text1"/>
        </w:rPr>
        <w:t>而言为净送出，对省份</w:t>
      </w:r>
      <w:r w:rsidRPr="00E244B2">
        <w:rPr>
          <w:i/>
          <w:iCs/>
          <w:color w:val="000000" w:themeColor="text1"/>
        </w:rPr>
        <w:t>q</w:t>
      </w:r>
      <w:r w:rsidRPr="00E244B2">
        <w:rPr>
          <w:color w:val="000000" w:themeColor="text1"/>
        </w:rPr>
        <w:t>而言为净受入，即</w:t>
      </w:r>
    </w:p>
    <w:p w14:paraId="63B84E27" w14:textId="40D62F75" w:rsidR="00F20DF3" w:rsidRPr="00E244B2" w:rsidRDefault="00A005FC" w:rsidP="00A005FC">
      <w:pPr>
        <w:ind w:firstLine="480"/>
        <w:jc w:val="center"/>
        <w:rPr>
          <w:color w:val="000000" w:themeColor="text1"/>
        </w:rPr>
      </w:pPr>
      <w:r w:rsidRPr="00E244B2">
        <w:rPr>
          <w:color w:val="000000" w:themeColor="text1"/>
          <w:position w:val="-14"/>
        </w:rPr>
        <w:object w:dxaOrig="2460" w:dyaOrig="400" w14:anchorId="31E34191">
          <v:shape id="_x0000_i1949" type="#_x0000_t75" style="width:123.25pt;height:20.15pt" o:ole="">
            <v:imagedata r:id="rId1784" o:title=""/>
          </v:shape>
          <o:OLEObject Type="Embed" ProgID="Equation.DSMT4" ShapeID="_x0000_i1949" DrawAspect="Content" ObjectID="_1852641846" r:id="rId1785"/>
        </w:object>
      </w:r>
    </w:p>
    <w:p w14:paraId="309B1E30" w14:textId="77777777" w:rsidR="00F20DF3" w:rsidRPr="00E244B2" w:rsidRDefault="00F20DF3" w:rsidP="00F20DF3">
      <w:pPr>
        <w:ind w:firstLine="480"/>
        <w:rPr>
          <w:color w:val="000000" w:themeColor="text1"/>
        </w:rPr>
      </w:pPr>
      <w:r w:rsidRPr="00E244B2">
        <w:rPr>
          <w:color w:val="000000" w:themeColor="text1"/>
        </w:rPr>
        <w:t>由此可保证同一省间通道的输送功率在送端省与受端省中以相反符号计入，不会重复计算电力交换量。</w:t>
      </w:r>
    </w:p>
    <w:p w14:paraId="49E1E01E" w14:textId="7443D004" w:rsidR="00F20DF3" w:rsidRPr="00E244B2" w:rsidRDefault="00F20DF3" w:rsidP="00F20DF3">
      <w:pPr>
        <w:ind w:firstLine="480"/>
        <w:rPr>
          <w:color w:val="000000" w:themeColor="text1"/>
        </w:rPr>
      </w:pPr>
      <w:r w:rsidRPr="00E244B2">
        <w:rPr>
          <w:color w:val="000000" w:themeColor="text1"/>
        </w:rPr>
        <w:t>结合</w:t>
      </w:r>
      <w:r w:rsidR="00A005FC" w:rsidRPr="00E244B2">
        <w:rPr>
          <w:rFonts w:hint="eastAsia"/>
          <w:color w:val="000000" w:themeColor="text1"/>
        </w:rPr>
        <w:t>上式</w:t>
      </w:r>
      <w:r w:rsidRPr="00E244B2">
        <w:rPr>
          <w:color w:val="000000" w:themeColor="text1"/>
        </w:rPr>
        <w:t>，有：</w:t>
      </w:r>
    </w:p>
    <w:p w14:paraId="795FC014" w14:textId="7DCA62A2" w:rsidR="00F20DF3" w:rsidRPr="00E244B2" w:rsidRDefault="00B71DD6" w:rsidP="00B71DD6">
      <w:pPr>
        <w:ind w:firstLine="480"/>
        <w:jc w:val="center"/>
        <w:rPr>
          <w:color w:val="000000" w:themeColor="text1"/>
        </w:rPr>
      </w:pPr>
      <w:r w:rsidRPr="00E244B2">
        <w:rPr>
          <w:color w:val="000000" w:themeColor="text1"/>
          <w:position w:val="-36"/>
        </w:rPr>
        <w:object w:dxaOrig="2740" w:dyaOrig="620" w14:anchorId="10801E93">
          <v:shape id="_x0000_i1950" type="#_x0000_t75" style="width:137.3pt;height:31.1pt" o:ole="">
            <v:imagedata r:id="rId1786" o:title=""/>
          </v:shape>
          <o:OLEObject Type="Embed" ProgID="Equation.DSMT4" ShapeID="_x0000_i1950" DrawAspect="Content" ObjectID="_1852641847" r:id="rId1787"/>
        </w:object>
      </w:r>
    </w:p>
    <w:p w14:paraId="6958AFA8" w14:textId="77777777" w:rsidR="00F20DF3" w:rsidRPr="00E244B2" w:rsidRDefault="00F20DF3" w:rsidP="00F20DF3">
      <w:pPr>
        <w:ind w:firstLine="480"/>
        <w:rPr>
          <w:color w:val="000000" w:themeColor="text1"/>
        </w:rPr>
      </w:pPr>
      <w:r w:rsidRPr="00E244B2">
        <w:rPr>
          <w:color w:val="000000" w:themeColor="text1"/>
        </w:rPr>
        <w:t>即省内各省间连接分区汇总得到的净受入功率，应与该省通过所有实际省间输电通道形成的净受入功率保持一致。</w:t>
      </w:r>
    </w:p>
    <w:p w14:paraId="5AD09150" w14:textId="77777777" w:rsidR="00946A48" w:rsidRPr="00E244B2" w:rsidRDefault="00946A48" w:rsidP="00946A48">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）省间输电通道能力约束</w:t>
      </w:r>
    </w:p>
    <w:p w14:paraId="0E639656" w14:textId="77777777" w:rsidR="00946A48" w:rsidRPr="00E244B2" w:rsidRDefault="00946A48" w:rsidP="00946A48">
      <w:pPr>
        <w:ind w:firstLine="480"/>
        <w:rPr>
          <w:color w:val="000000" w:themeColor="text1"/>
        </w:rPr>
      </w:pPr>
      <w:r w:rsidRPr="00E244B2">
        <w:rPr>
          <w:color w:val="000000" w:themeColor="text1"/>
        </w:rPr>
        <w:t>省间输电通道的实际互济功率不得超过其最大允许输送能力。</w:t>
      </w:r>
    </w:p>
    <w:p w14:paraId="7E5B6958" w14:textId="038A392C" w:rsidR="00946A48" w:rsidRPr="00E244B2" w:rsidRDefault="00946A48" w:rsidP="00946A48">
      <w:pPr>
        <w:ind w:firstLine="480"/>
        <w:rPr>
          <w:color w:val="000000" w:themeColor="text1"/>
        </w:rPr>
      </w:pPr>
      <w:r w:rsidRPr="00E244B2">
        <w:rPr>
          <w:color w:val="000000" w:themeColor="text1"/>
        </w:rPr>
        <w:t>对于省间通道</w:t>
      </w:r>
      <w:r w:rsidRPr="00E244B2">
        <w:rPr>
          <w:color w:val="000000" w:themeColor="text1"/>
          <w:position w:val="-10"/>
        </w:rPr>
        <w:object w:dxaOrig="980" w:dyaOrig="320" w14:anchorId="437B6141">
          <v:shape id="_x0000_i1951" type="#_x0000_t75" style="width:49.4pt;height:15.25pt" o:ole="">
            <v:imagedata r:id="rId1788" o:title=""/>
          </v:shape>
          <o:OLEObject Type="Embed" ProgID="Equation.DSMT4" ShapeID="_x0000_i1951" DrawAspect="Content" ObjectID="_1852641848" r:id="rId1789"/>
        </w:object>
      </w:r>
    </w:p>
    <w:p w14:paraId="13E558FF" w14:textId="2DC4BF6B" w:rsidR="00946A48" w:rsidRPr="00E244B2" w:rsidRDefault="00946A48" w:rsidP="00946A48">
      <w:pPr>
        <w:ind w:firstLine="480"/>
        <w:rPr>
          <w:color w:val="000000" w:themeColor="text1"/>
        </w:rPr>
      </w:pPr>
      <w:r w:rsidRPr="00E244B2">
        <w:rPr>
          <w:color w:val="000000" w:themeColor="text1"/>
        </w:rPr>
        <w:t>规定其参考正方向为</w:t>
      </w:r>
      <w:r w:rsidRPr="00E244B2">
        <w:rPr>
          <w:color w:val="000000" w:themeColor="text1"/>
          <w:position w:val="-10"/>
        </w:rPr>
        <w:object w:dxaOrig="700" w:dyaOrig="260" w14:anchorId="572D4BB5">
          <v:shape id="_x0000_i1952" type="#_x0000_t75" style="width:35.4pt;height:12.2pt" o:ole="">
            <v:imagedata r:id="rId1790" o:title=""/>
          </v:shape>
          <o:OLEObject Type="Embed" ProgID="Equation.DSMT4" ShapeID="_x0000_i1952" DrawAspect="Content" ObjectID="_1852641849" r:id="rId1791"/>
        </w:object>
      </w:r>
      <w:r w:rsidRPr="00E244B2">
        <w:rPr>
          <w:color w:val="000000" w:themeColor="text1"/>
        </w:rPr>
        <w:t>。考虑两个方向的最大允许输送能力可能不同，则：</w:t>
      </w:r>
    </w:p>
    <w:p w14:paraId="6093E435" w14:textId="509F1A63" w:rsidR="00946A48" w:rsidRPr="00E244B2" w:rsidRDefault="00946A48" w:rsidP="00946A48">
      <w:pPr>
        <w:ind w:firstLine="480"/>
        <w:jc w:val="center"/>
        <w:rPr>
          <w:color w:val="000000" w:themeColor="text1"/>
        </w:rPr>
      </w:pPr>
      <w:r w:rsidRPr="00E244B2">
        <w:rPr>
          <w:color w:val="000000" w:themeColor="text1"/>
          <w:position w:val="-14"/>
        </w:rPr>
        <w:object w:dxaOrig="5800" w:dyaOrig="400" w14:anchorId="75741694">
          <v:shape id="_x0000_i1953" type="#_x0000_t75" style="width:289.85pt;height:20.15pt" o:ole="">
            <v:imagedata r:id="rId1792" o:title=""/>
          </v:shape>
          <o:OLEObject Type="Embed" ProgID="Equation.DSMT4" ShapeID="_x0000_i1953" DrawAspect="Content" ObjectID="_1852641850" r:id="rId1793"/>
        </w:object>
      </w:r>
    </w:p>
    <w:p w14:paraId="5836E73B" w14:textId="180A6307" w:rsidR="00946A48" w:rsidRPr="00E244B2" w:rsidRDefault="00946A48" w:rsidP="00946A48">
      <w:pPr>
        <w:ind w:firstLine="480"/>
        <w:rPr>
          <w:color w:val="000000" w:themeColor="text1"/>
        </w:rPr>
      </w:pPr>
      <w:r w:rsidRPr="00E244B2">
        <w:rPr>
          <w:color w:val="000000" w:themeColor="text1"/>
        </w:rPr>
        <w:t>式中，</w:t>
      </w:r>
      <w:r w:rsidRPr="00E244B2">
        <w:rPr>
          <w:color w:val="000000" w:themeColor="text1"/>
          <w:position w:val="-14"/>
        </w:rPr>
        <w:object w:dxaOrig="1140" w:dyaOrig="400" w14:anchorId="3DB14CE5">
          <v:shape id="_x0000_i1954" type="#_x0000_t75" style="width:57.35pt;height:20.15pt" o:ole="">
            <v:imagedata r:id="rId1794" o:title=""/>
          </v:shape>
          <o:OLEObject Type="Embed" ProgID="Equation.DSMT4" ShapeID="_x0000_i1954" DrawAspect="Content" ObjectID="_1852641851" r:id="rId1795"/>
        </w:object>
      </w:r>
      <w:r w:rsidRPr="00E244B2">
        <w:rPr>
          <w:color w:val="000000" w:themeColor="text1"/>
        </w:rPr>
        <w:t>为省间通道</w:t>
      </w:r>
      <w:r w:rsidRPr="00E244B2">
        <w:rPr>
          <w:color w:val="000000" w:themeColor="text1"/>
        </w:rPr>
        <w:t>h</w:t>
      </w:r>
      <w:r w:rsidRPr="00E244B2">
        <w:rPr>
          <w:color w:val="000000" w:themeColor="text1"/>
        </w:rPr>
        <w:t>从省份</w:t>
      </w:r>
      <w:r w:rsidRPr="00E244B2">
        <w:rPr>
          <w:color w:val="000000" w:themeColor="text1"/>
        </w:rPr>
        <w:t>p</w:t>
      </w:r>
      <w:r w:rsidRPr="00E244B2">
        <w:rPr>
          <w:color w:val="000000" w:themeColor="text1"/>
        </w:rPr>
        <w:t>向省份</w:t>
      </w:r>
      <w:r w:rsidRPr="00E244B2">
        <w:rPr>
          <w:color w:val="000000" w:themeColor="text1"/>
        </w:rPr>
        <w:t>q</w:t>
      </w:r>
      <w:r w:rsidRPr="00E244B2">
        <w:rPr>
          <w:color w:val="000000" w:themeColor="text1"/>
        </w:rPr>
        <w:t>的最大允许输送功率；</w:t>
      </w:r>
      <w:r w:rsidRPr="00E244B2">
        <w:rPr>
          <w:color w:val="000000" w:themeColor="text1"/>
          <w:position w:val="-14"/>
        </w:rPr>
        <w:object w:dxaOrig="1140" w:dyaOrig="400" w14:anchorId="456275D6">
          <v:shape id="_x0000_i1955" type="#_x0000_t75" style="width:57.35pt;height:20.15pt" o:ole="">
            <v:imagedata r:id="rId1796" o:title=""/>
          </v:shape>
          <o:OLEObject Type="Embed" ProgID="Equation.DSMT4" ShapeID="_x0000_i1955" DrawAspect="Content" ObjectID="_1852641852" r:id="rId1797"/>
        </w:object>
      </w:r>
      <w:r w:rsidRPr="00E244B2">
        <w:rPr>
          <w:color w:val="000000" w:themeColor="text1"/>
        </w:rPr>
        <w:t>为省间通道</w:t>
      </w:r>
      <w:r w:rsidRPr="00E244B2">
        <w:rPr>
          <w:color w:val="000000" w:themeColor="text1"/>
        </w:rPr>
        <w:t>h</w:t>
      </w:r>
      <w:r w:rsidRPr="00E244B2">
        <w:rPr>
          <w:color w:val="000000" w:themeColor="text1"/>
        </w:rPr>
        <w:t>从省份</w:t>
      </w:r>
      <w:r w:rsidRPr="00E244B2">
        <w:rPr>
          <w:color w:val="000000" w:themeColor="text1"/>
        </w:rPr>
        <w:t>q</w:t>
      </w:r>
      <w:r w:rsidRPr="00E244B2">
        <w:rPr>
          <w:color w:val="000000" w:themeColor="text1"/>
        </w:rPr>
        <w:t>向省份</w:t>
      </w:r>
      <w:r w:rsidRPr="00E244B2">
        <w:rPr>
          <w:color w:val="000000" w:themeColor="text1"/>
        </w:rPr>
        <w:t>p</w:t>
      </w:r>
      <w:r w:rsidRPr="00E244B2">
        <w:rPr>
          <w:color w:val="000000" w:themeColor="text1"/>
        </w:rPr>
        <w:t>的最大允许输送功率。</w:t>
      </w:r>
    </w:p>
    <w:p w14:paraId="4D51B167" w14:textId="68902755" w:rsidR="00946A48" w:rsidRPr="00E244B2" w:rsidRDefault="00946A48" w:rsidP="00946A48">
      <w:pPr>
        <w:ind w:firstLine="480"/>
        <w:rPr>
          <w:color w:val="000000" w:themeColor="text1"/>
        </w:rPr>
      </w:pPr>
      <w:r w:rsidRPr="00E244B2">
        <w:rPr>
          <w:color w:val="000000" w:themeColor="text1"/>
        </w:rPr>
        <w:t>因此，一个变量</w:t>
      </w:r>
      <w:r w:rsidRPr="00E244B2">
        <w:rPr>
          <w:color w:val="000000" w:themeColor="text1"/>
          <w:position w:val="-14"/>
        </w:rPr>
        <w:object w:dxaOrig="520" w:dyaOrig="400" w14:anchorId="1D7F04E4">
          <v:shape id="_x0000_i1956" type="#_x0000_t75" style="width:26.25pt;height:20.15pt" o:ole="">
            <v:imagedata r:id="rId1798" o:title=""/>
          </v:shape>
          <o:OLEObject Type="Embed" ProgID="Equation.DSMT4" ShapeID="_x0000_i1956" DrawAspect="Content" ObjectID="_1852641853" r:id="rId1799"/>
        </w:object>
      </w:r>
      <w:r w:rsidRPr="00E244B2">
        <w:rPr>
          <w:color w:val="000000" w:themeColor="text1"/>
        </w:rPr>
        <w:t>即可同时描述省间通道两个方向的功率交换，其中正值</w:t>
      </w:r>
      <w:r w:rsidRPr="00E244B2">
        <w:rPr>
          <w:color w:val="000000" w:themeColor="text1"/>
        </w:rPr>
        <w:lastRenderedPageBreak/>
        <w:t>对应参考方向</w:t>
      </w:r>
      <w:r w:rsidRPr="00E244B2">
        <w:rPr>
          <w:color w:val="000000" w:themeColor="text1"/>
          <w:position w:val="-10"/>
        </w:rPr>
        <w:object w:dxaOrig="700" w:dyaOrig="260" w14:anchorId="7104366E">
          <v:shape id="_x0000_i1957" type="#_x0000_t75" style="width:35.4pt;height:12.2pt" o:ole="">
            <v:imagedata r:id="rId1800" o:title=""/>
          </v:shape>
          <o:OLEObject Type="Embed" ProgID="Equation.DSMT4" ShapeID="_x0000_i1957" DrawAspect="Content" ObjectID="_1852641854" r:id="rId1801"/>
        </w:object>
      </w:r>
      <w:r w:rsidRPr="00E244B2">
        <w:rPr>
          <w:color w:val="000000" w:themeColor="text1"/>
        </w:rPr>
        <w:t>，负值对应反方向</w:t>
      </w:r>
      <w:r w:rsidR="008C364B" w:rsidRPr="00E244B2">
        <w:rPr>
          <w:color w:val="000000" w:themeColor="text1"/>
          <w:position w:val="-10"/>
        </w:rPr>
        <w:object w:dxaOrig="700" w:dyaOrig="260" w14:anchorId="0B6F0861">
          <v:shape id="_x0000_i1958" type="#_x0000_t75" style="width:35.4pt;height:12.2pt" o:ole="">
            <v:imagedata r:id="rId1802" o:title=""/>
          </v:shape>
          <o:OLEObject Type="Embed" ProgID="Equation.DSMT4" ShapeID="_x0000_i1958" DrawAspect="Content" ObjectID="_1852641855" r:id="rId1803"/>
        </w:object>
      </w:r>
      <w:r w:rsidR="00233F5E" w:rsidRPr="00E244B2">
        <w:rPr>
          <w:rFonts w:hint="eastAsia"/>
          <w:color w:val="000000" w:themeColor="text1"/>
        </w:rPr>
        <w:t>。</w:t>
      </w:r>
    </w:p>
    <w:p w14:paraId="04562272" w14:textId="77777777" w:rsidR="00642D89" w:rsidRPr="00E244B2" w:rsidRDefault="00642D89" w:rsidP="00642D89">
      <w:pPr>
        <w:ind w:firstLine="482"/>
        <w:rPr>
          <w:b/>
          <w:bCs/>
          <w:color w:val="000000" w:themeColor="text1"/>
        </w:rPr>
      </w:pPr>
      <w:r w:rsidRPr="00E244B2">
        <w:rPr>
          <w:b/>
          <w:bCs/>
          <w:color w:val="000000" w:themeColor="text1"/>
        </w:rPr>
        <w:t>（</w:t>
      </w:r>
      <w:r w:rsidRPr="00E244B2">
        <w:rPr>
          <w:b/>
          <w:bCs/>
          <w:color w:val="000000" w:themeColor="text1"/>
        </w:rPr>
        <w:t>4</w:t>
      </w:r>
      <w:r w:rsidRPr="00E244B2">
        <w:rPr>
          <w:b/>
          <w:bCs/>
          <w:color w:val="000000" w:themeColor="text1"/>
        </w:rPr>
        <w:t>）省间互济功率绝对值线性化</w:t>
      </w:r>
    </w:p>
    <w:p w14:paraId="77742489" w14:textId="62FF8748" w:rsidR="00642D89" w:rsidRPr="00E244B2" w:rsidRDefault="00642D89" w:rsidP="00642D89">
      <w:pPr>
        <w:ind w:firstLine="480"/>
        <w:rPr>
          <w:color w:val="000000" w:themeColor="text1"/>
        </w:rPr>
      </w:pPr>
      <w:r w:rsidRPr="00E244B2">
        <w:rPr>
          <w:color w:val="000000" w:themeColor="text1"/>
        </w:rPr>
        <w:t>由于省间输电通道功率</w:t>
      </w:r>
      <w:r w:rsidRPr="00E244B2">
        <w:rPr>
          <w:color w:val="000000" w:themeColor="text1"/>
          <w:position w:val="-14"/>
        </w:rPr>
        <w:object w:dxaOrig="520" w:dyaOrig="400" w14:anchorId="1CFBF110">
          <v:shape id="_x0000_i1959" type="#_x0000_t75" style="width:26.25pt;height:20.15pt" o:ole="">
            <v:imagedata r:id="rId1804" o:title=""/>
          </v:shape>
          <o:OLEObject Type="Embed" ProgID="Equation.DSMT4" ShapeID="_x0000_i1959" DrawAspect="Content" ObjectID="_1852641856" r:id="rId1805"/>
        </w:object>
      </w:r>
      <w:r w:rsidRPr="00E244B2">
        <w:rPr>
          <w:color w:val="000000" w:themeColor="text1"/>
        </w:rPr>
        <w:t>为有符号变量，在计算省间互济电量及相应惩罚成本时，需要计算其绝对值。</w:t>
      </w:r>
    </w:p>
    <w:p w14:paraId="3DAA93A8" w14:textId="77777777" w:rsidR="00642D89" w:rsidRPr="00E244B2" w:rsidRDefault="00642D89" w:rsidP="00642D89">
      <w:pPr>
        <w:ind w:firstLine="480"/>
        <w:rPr>
          <w:color w:val="000000" w:themeColor="text1"/>
        </w:rPr>
      </w:pPr>
      <w:r w:rsidRPr="00E244B2">
        <w:rPr>
          <w:color w:val="000000" w:themeColor="text1"/>
        </w:rPr>
        <w:t>定义非负连续辅助变量</w:t>
      </w:r>
    </w:p>
    <w:p w14:paraId="53EF5F7C" w14:textId="66D1BA29" w:rsidR="00642D89" w:rsidRPr="00E244B2" w:rsidRDefault="00642D89" w:rsidP="000C1940">
      <w:pPr>
        <w:ind w:firstLine="480"/>
        <w:jc w:val="center"/>
        <w:rPr>
          <w:color w:val="000000" w:themeColor="text1"/>
        </w:rPr>
      </w:pPr>
      <w:r w:rsidRPr="00E244B2">
        <w:rPr>
          <w:color w:val="000000" w:themeColor="text1"/>
          <w:position w:val="-14"/>
        </w:rPr>
        <w:object w:dxaOrig="1120" w:dyaOrig="400" w14:anchorId="5EECB8B7">
          <v:shape id="_x0000_i1960" type="#_x0000_t75" style="width:56.75pt;height:20.15pt" o:ole="">
            <v:imagedata r:id="rId1806" o:title=""/>
          </v:shape>
          <o:OLEObject Type="Embed" ProgID="Equation.DSMT4" ShapeID="_x0000_i1960" DrawAspect="Content" ObjectID="_1852641857" r:id="rId1807"/>
        </w:object>
      </w:r>
    </w:p>
    <w:p w14:paraId="212EEE84" w14:textId="0641B4B1" w:rsidR="00642D89" w:rsidRPr="00E244B2" w:rsidRDefault="00642D89" w:rsidP="00642D89">
      <w:pPr>
        <w:ind w:firstLine="480"/>
        <w:rPr>
          <w:color w:val="000000" w:themeColor="text1"/>
        </w:rPr>
      </w:pPr>
      <w:r w:rsidRPr="00E244B2">
        <w:rPr>
          <w:color w:val="000000" w:themeColor="text1"/>
        </w:rPr>
        <w:t>表示省间通道</w:t>
      </w:r>
      <w:r w:rsidRPr="00E244B2">
        <w:rPr>
          <w:color w:val="000000" w:themeColor="text1"/>
        </w:rPr>
        <w:t>h</w:t>
      </w:r>
      <w:r w:rsidRPr="00E244B2">
        <w:rPr>
          <w:color w:val="000000" w:themeColor="text1"/>
        </w:rPr>
        <w:t>在时段</w:t>
      </w:r>
      <w:r w:rsidRPr="00E244B2">
        <w:rPr>
          <w:color w:val="000000" w:themeColor="text1"/>
        </w:rPr>
        <w:t>t</w:t>
      </w:r>
      <w:r w:rsidRPr="00E244B2">
        <w:rPr>
          <w:color w:val="000000" w:themeColor="text1"/>
        </w:rPr>
        <w:t>的实际互济功率绝对值，并设置：</w:t>
      </w:r>
    </w:p>
    <w:p w14:paraId="208108F5" w14:textId="169F71BD" w:rsidR="00642D89" w:rsidRPr="00E244B2" w:rsidRDefault="00642D89" w:rsidP="00642D89">
      <w:pPr>
        <w:ind w:firstLine="480"/>
        <w:jc w:val="center"/>
        <w:rPr>
          <w:color w:val="000000" w:themeColor="text1"/>
        </w:rPr>
      </w:pPr>
      <w:r w:rsidRPr="00E244B2">
        <w:rPr>
          <w:color w:val="000000" w:themeColor="text1"/>
          <w:position w:val="-34"/>
        </w:rPr>
        <w:object w:dxaOrig="1600" w:dyaOrig="800" w14:anchorId="727CB685">
          <v:shape id="_x0000_i1961" type="#_x0000_t75" style="width:80.55pt;height:40.9pt" o:ole="">
            <v:imagedata r:id="rId1808" o:title=""/>
          </v:shape>
          <o:OLEObject Type="Embed" ProgID="Equation.DSMT4" ShapeID="_x0000_i1961" DrawAspect="Content" ObjectID="_1852641858" r:id="rId1809"/>
        </w:object>
      </w:r>
    </w:p>
    <w:p w14:paraId="11417207" w14:textId="77777777" w:rsidR="00642D89" w:rsidRPr="00E244B2" w:rsidRDefault="00642D89" w:rsidP="00642D89">
      <w:pPr>
        <w:ind w:firstLine="480"/>
        <w:rPr>
          <w:color w:val="000000" w:themeColor="text1"/>
        </w:rPr>
      </w:pPr>
      <w:r w:rsidRPr="00E244B2">
        <w:rPr>
          <w:color w:val="000000" w:themeColor="text1"/>
        </w:rPr>
        <w:t>在省间互济惩罚成本最小化的目标函数作用下，有：</w:t>
      </w:r>
    </w:p>
    <w:p w14:paraId="16C033E9" w14:textId="01E576DA" w:rsidR="00642D89" w:rsidRPr="00E244B2" w:rsidRDefault="00E17555" w:rsidP="00E17555">
      <w:pPr>
        <w:ind w:firstLine="480"/>
        <w:jc w:val="center"/>
        <w:rPr>
          <w:color w:val="000000" w:themeColor="text1"/>
        </w:rPr>
      </w:pPr>
      <w:r w:rsidRPr="00E244B2">
        <w:rPr>
          <w:color w:val="000000" w:themeColor="text1"/>
          <w:position w:val="-16"/>
        </w:rPr>
        <w:object w:dxaOrig="1560" w:dyaOrig="440" w14:anchorId="22054FA8">
          <v:shape id="_x0000_i1962" type="#_x0000_t75" style="width:78.1pt;height:21.95pt" o:ole="">
            <v:imagedata r:id="rId1810" o:title=""/>
          </v:shape>
          <o:OLEObject Type="Embed" ProgID="Equation.DSMT4" ShapeID="_x0000_i1962" DrawAspect="Content" ObjectID="_1852641859" r:id="rId1811"/>
        </w:object>
      </w:r>
    </w:p>
    <w:p w14:paraId="7BA355DD" w14:textId="45889793" w:rsidR="00914B8A" w:rsidRPr="00E244B2" w:rsidRDefault="00000000">
      <w:pPr>
        <w:pStyle w:val="20"/>
        <w:rPr>
          <w:color w:val="000000" w:themeColor="text1"/>
        </w:rPr>
      </w:pPr>
      <w:r w:rsidRPr="00E244B2">
        <w:rPr>
          <w:rFonts w:hint="eastAsia"/>
          <w:color w:val="000000" w:themeColor="text1"/>
        </w:rPr>
        <w:t>用电侧协同模型</w:t>
      </w:r>
    </w:p>
    <w:p w14:paraId="44220721" w14:textId="77777777" w:rsidR="00914B8A" w:rsidRPr="00E244B2" w:rsidRDefault="00000000">
      <w:pPr>
        <w:ind w:firstLine="480"/>
        <w:rPr>
          <w:color w:val="000000" w:themeColor="text1"/>
        </w:rPr>
      </w:pPr>
      <w:r w:rsidRPr="00E244B2">
        <w:rPr>
          <w:color w:val="000000" w:themeColor="text1"/>
        </w:rPr>
        <w:t>省级全年时序生产</w:t>
      </w:r>
      <w:r w:rsidRPr="00E244B2">
        <w:rPr>
          <w:rFonts w:hint="eastAsia"/>
          <w:color w:val="000000" w:themeColor="text1"/>
        </w:rPr>
        <w:t>模拟采用两类需求响应：</w:t>
      </w:r>
    </w:p>
    <w:p w14:paraId="687862F7" w14:textId="77777777" w:rsidR="00914B8A" w:rsidRPr="00E244B2" w:rsidRDefault="00000000">
      <w:pPr>
        <w:ind w:firstLine="480"/>
        <w:rPr>
          <w:color w:val="000000" w:themeColor="text1"/>
        </w:rPr>
      </w:pPr>
      <w:r w:rsidRPr="00E244B2">
        <w:rPr>
          <w:color w:val="000000" w:themeColor="text1"/>
        </w:rPr>
        <w:t>可转移负荷：改变</w:t>
      </w:r>
      <w:r w:rsidRPr="00E244B2">
        <w:rPr>
          <w:color w:val="000000" w:themeColor="text1"/>
        </w:rPr>
        <w:t>“</w:t>
      </w:r>
      <w:r w:rsidRPr="00E244B2">
        <w:rPr>
          <w:color w:val="000000" w:themeColor="text1"/>
        </w:rPr>
        <w:t>什么时候用电</w:t>
      </w:r>
      <w:r w:rsidRPr="00E244B2">
        <w:rPr>
          <w:color w:val="000000" w:themeColor="text1"/>
        </w:rPr>
        <w:t>”</w:t>
      </w:r>
      <w:r w:rsidRPr="00E244B2">
        <w:rPr>
          <w:color w:val="000000" w:themeColor="text1"/>
        </w:rPr>
        <w:t>，总用电量基本不变。</w:t>
      </w:r>
    </w:p>
    <w:p w14:paraId="6D797FBC" w14:textId="77777777" w:rsidR="00914B8A" w:rsidRPr="00E244B2" w:rsidRDefault="00000000">
      <w:pPr>
        <w:ind w:firstLine="480"/>
        <w:rPr>
          <w:color w:val="000000" w:themeColor="text1"/>
        </w:rPr>
      </w:pPr>
      <w:r w:rsidRPr="00E244B2">
        <w:rPr>
          <w:color w:val="000000" w:themeColor="text1"/>
        </w:rPr>
        <w:t>可削减负荷：改变</w:t>
      </w:r>
      <w:r w:rsidRPr="00E244B2">
        <w:rPr>
          <w:color w:val="000000" w:themeColor="text1"/>
        </w:rPr>
        <w:t>“</w:t>
      </w:r>
      <w:r w:rsidRPr="00E244B2">
        <w:rPr>
          <w:color w:val="000000" w:themeColor="text1"/>
        </w:rPr>
        <w:t>用多少电</w:t>
      </w:r>
      <w:r w:rsidRPr="00E244B2">
        <w:rPr>
          <w:color w:val="000000" w:themeColor="text1"/>
        </w:rPr>
        <w:t>”</w:t>
      </w:r>
      <w:r w:rsidRPr="00E244B2">
        <w:rPr>
          <w:color w:val="000000" w:themeColor="text1"/>
        </w:rPr>
        <w:t>，被削减的电量不再在其他时段补回来。</w:t>
      </w:r>
    </w:p>
    <w:p w14:paraId="69263F9D" w14:textId="77777777" w:rsidR="00914B8A" w:rsidRPr="00E244B2" w:rsidRDefault="00000000">
      <w:pPr>
        <w:ind w:firstLine="480"/>
        <w:rPr>
          <w:color w:val="000000" w:themeColor="text1"/>
        </w:rPr>
      </w:pPr>
      <w:r w:rsidRPr="00E244B2">
        <w:rPr>
          <w:rFonts w:hint="eastAsia"/>
          <w:color w:val="000000" w:themeColor="text1"/>
        </w:rPr>
        <w:t>两类模型的区别如下所示。</w:t>
      </w:r>
    </w:p>
    <w:tbl>
      <w:tblPr>
        <w:tblW w:w="0" w:type="auto"/>
        <w:tblBorders>
          <w:top w:val="single" w:sz="12" w:space="0" w:color="auto"/>
          <w:bottom w:val="single" w:sz="12" w:space="0" w:color="auto"/>
        </w:tblBorders>
        <w:tblLook w:val="04A0" w:firstRow="1" w:lastRow="0" w:firstColumn="1" w:lastColumn="0" w:noHBand="0" w:noVBand="1"/>
      </w:tblPr>
      <w:tblGrid>
        <w:gridCol w:w="914"/>
        <w:gridCol w:w="1241"/>
        <w:gridCol w:w="1241"/>
        <w:gridCol w:w="1241"/>
        <w:gridCol w:w="915"/>
        <w:gridCol w:w="2754"/>
      </w:tblGrid>
      <w:tr w:rsidR="00914B8A" w:rsidRPr="00E244B2" w14:paraId="6BF86E19" w14:textId="77777777">
        <w:trPr>
          <w:trHeight w:val="600"/>
        </w:trPr>
        <w:tc>
          <w:tcPr>
            <w:tcW w:w="0" w:type="auto"/>
            <w:tcBorders>
              <w:top w:val="single" w:sz="12" w:space="0" w:color="auto"/>
              <w:bottom w:val="single" w:sz="6" w:space="0" w:color="auto"/>
            </w:tcBorders>
            <w:vAlign w:val="center"/>
          </w:tcPr>
          <w:p w14:paraId="7B634EA9" w14:textId="77777777" w:rsidR="00914B8A" w:rsidRPr="00E244B2" w:rsidRDefault="00000000" w:rsidP="00166A8B">
            <w:pPr>
              <w:pStyle w:val="a8"/>
              <w:rPr>
                <w:color w:val="000000" w:themeColor="text1"/>
              </w:rPr>
            </w:pPr>
            <w:r w:rsidRPr="00E244B2">
              <w:rPr>
                <w:color w:val="000000" w:themeColor="text1"/>
              </w:rPr>
              <w:t>类型</w:t>
            </w:r>
          </w:p>
        </w:tc>
        <w:tc>
          <w:tcPr>
            <w:tcW w:w="0" w:type="auto"/>
            <w:tcBorders>
              <w:top w:val="single" w:sz="12" w:space="0" w:color="auto"/>
              <w:bottom w:val="single" w:sz="6" w:space="0" w:color="auto"/>
            </w:tcBorders>
            <w:vAlign w:val="center"/>
          </w:tcPr>
          <w:p w14:paraId="2BCDA76D" w14:textId="77777777" w:rsidR="00914B8A" w:rsidRPr="00E244B2" w:rsidRDefault="00000000" w:rsidP="00166A8B">
            <w:pPr>
              <w:pStyle w:val="a8"/>
              <w:rPr>
                <w:color w:val="000000" w:themeColor="text1"/>
              </w:rPr>
            </w:pPr>
            <w:r w:rsidRPr="00E244B2">
              <w:rPr>
                <w:color w:val="000000" w:themeColor="text1"/>
              </w:rPr>
              <w:t>核心动作</w:t>
            </w:r>
          </w:p>
        </w:tc>
        <w:tc>
          <w:tcPr>
            <w:tcW w:w="0" w:type="auto"/>
            <w:tcBorders>
              <w:top w:val="single" w:sz="12" w:space="0" w:color="auto"/>
              <w:bottom w:val="single" w:sz="6" w:space="0" w:color="auto"/>
            </w:tcBorders>
            <w:vAlign w:val="center"/>
          </w:tcPr>
          <w:p w14:paraId="0B9CC828" w14:textId="77777777" w:rsidR="00914B8A" w:rsidRPr="00E244B2" w:rsidRDefault="00000000" w:rsidP="00166A8B">
            <w:pPr>
              <w:pStyle w:val="a8"/>
              <w:rPr>
                <w:color w:val="000000" w:themeColor="text1"/>
              </w:rPr>
            </w:pPr>
            <w:r w:rsidRPr="00E244B2">
              <w:rPr>
                <w:color w:val="000000" w:themeColor="text1"/>
              </w:rPr>
              <w:t>当前时段负荷</w:t>
            </w:r>
          </w:p>
        </w:tc>
        <w:tc>
          <w:tcPr>
            <w:tcW w:w="0" w:type="auto"/>
            <w:tcBorders>
              <w:top w:val="single" w:sz="12" w:space="0" w:color="auto"/>
              <w:bottom w:val="single" w:sz="6" w:space="0" w:color="auto"/>
            </w:tcBorders>
            <w:vAlign w:val="center"/>
          </w:tcPr>
          <w:p w14:paraId="18B76BEB" w14:textId="77777777" w:rsidR="00914B8A" w:rsidRPr="00E244B2" w:rsidRDefault="00000000" w:rsidP="00166A8B">
            <w:pPr>
              <w:pStyle w:val="a8"/>
              <w:rPr>
                <w:color w:val="000000" w:themeColor="text1"/>
              </w:rPr>
            </w:pPr>
            <w:r w:rsidRPr="00E244B2">
              <w:rPr>
                <w:color w:val="000000" w:themeColor="text1"/>
              </w:rPr>
              <w:t>后续时段负荷</w:t>
            </w:r>
          </w:p>
        </w:tc>
        <w:tc>
          <w:tcPr>
            <w:tcW w:w="0" w:type="auto"/>
            <w:tcBorders>
              <w:top w:val="single" w:sz="12" w:space="0" w:color="auto"/>
              <w:bottom w:val="single" w:sz="6" w:space="0" w:color="auto"/>
            </w:tcBorders>
            <w:vAlign w:val="center"/>
          </w:tcPr>
          <w:p w14:paraId="4FB3D17D" w14:textId="77777777" w:rsidR="00914B8A" w:rsidRPr="00E244B2" w:rsidRDefault="00000000" w:rsidP="00166A8B">
            <w:pPr>
              <w:pStyle w:val="a8"/>
              <w:rPr>
                <w:color w:val="000000" w:themeColor="text1"/>
              </w:rPr>
            </w:pPr>
            <w:r w:rsidRPr="00E244B2">
              <w:rPr>
                <w:color w:val="000000" w:themeColor="text1"/>
              </w:rPr>
              <w:t>总电量</w:t>
            </w:r>
          </w:p>
        </w:tc>
        <w:tc>
          <w:tcPr>
            <w:tcW w:w="0" w:type="auto"/>
            <w:tcBorders>
              <w:top w:val="single" w:sz="12" w:space="0" w:color="auto"/>
              <w:bottom w:val="single" w:sz="6" w:space="0" w:color="auto"/>
            </w:tcBorders>
            <w:vAlign w:val="center"/>
          </w:tcPr>
          <w:p w14:paraId="40788E50" w14:textId="77777777" w:rsidR="00914B8A" w:rsidRPr="00E244B2" w:rsidRDefault="00000000" w:rsidP="00166A8B">
            <w:pPr>
              <w:pStyle w:val="a8"/>
              <w:rPr>
                <w:color w:val="000000" w:themeColor="text1"/>
              </w:rPr>
            </w:pPr>
            <w:r w:rsidRPr="00E244B2">
              <w:rPr>
                <w:color w:val="000000" w:themeColor="text1"/>
              </w:rPr>
              <w:t>典型资源</w:t>
            </w:r>
          </w:p>
        </w:tc>
      </w:tr>
      <w:tr w:rsidR="00914B8A" w:rsidRPr="00E244B2" w14:paraId="1333BA04" w14:textId="77777777">
        <w:trPr>
          <w:trHeight w:val="1200"/>
        </w:trPr>
        <w:tc>
          <w:tcPr>
            <w:tcW w:w="0" w:type="auto"/>
            <w:tcBorders>
              <w:top w:val="single" w:sz="6" w:space="0" w:color="auto"/>
            </w:tcBorders>
            <w:vAlign w:val="center"/>
          </w:tcPr>
          <w:p w14:paraId="34A4A986" w14:textId="77777777" w:rsidR="00914B8A" w:rsidRPr="00E244B2" w:rsidRDefault="00000000" w:rsidP="00166A8B">
            <w:pPr>
              <w:pStyle w:val="a8"/>
              <w:rPr>
                <w:color w:val="000000" w:themeColor="text1"/>
              </w:rPr>
            </w:pPr>
            <w:r w:rsidRPr="00E244B2">
              <w:rPr>
                <w:color w:val="000000" w:themeColor="text1"/>
              </w:rPr>
              <w:t>转移负荷</w:t>
            </w:r>
          </w:p>
        </w:tc>
        <w:tc>
          <w:tcPr>
            <w:tcW w:w="0" w:type="auto"/>
            <w:tcBorders>
              <w:top w:val="single" w:sz="6" w:space="0" w:color="auto"/>
            </w:tcBorders>
            <w:vAlign w:val="center"/>
          </w:tcPr>
          <w:p w14:paraId="2C0837A6" w14:textId="77777777" w:rsidR="00914B8A" w:rsidRPr="00E244B2" w:rsidRDefault="00000000" w:rsidP="00166A8B">
            <w:pPr>
              <w:pStyle w:val="a8"/>
              <w:rPr>
                <w:color w:val="000000" w:themeColor="text1"/>
              </w:rPr>
            </w:pPr>
            <w:r w:rsidRPr="00E244B2">
              <w:rPr>
                <w:color w:val="000000" w:themeColor="text1"/>
              </w:rPr>
              <w:t>改变用电时间</w:t>
            </w:r>
          </w:p>
        </w:tc>
        <w:tc>
          <w:tcPr>
            <w:tcW w:w="0" w:type="auto"/>
            <w:tcBorders>
              <w:top w:val="single" w:sz="6" w:space="0" w:color="auto"/>
            </w:tcBorders>
            <w:vAlign w:val="center"/>
          </w:tcPr>
          <w:p w14:paraId="524B9719" w14:textId="77777777" w:rsidR="00914B8A" w:rsidRPr="00E244B2" w:rsidRDefault="00000000" w:rsidP="00166A8B">
            <w:pPr>
              <w:pStyle w:val="a8"/>
              <w:rPr>
                <w:color w:val="000000" w:themeColor="text1"/>
              </w:rPr>
            </w:pPr>
            <w:r w:rsidRPr="00E244B2">
              <w:rPr>
                <w:color w:val="000000" w:themeColor="text1"/>
              </w:rPr>
              <w:t>↓</w:t>
            </w:r>
          </w:p>
        </w:tc>
        <w:tc>
          <w:tcPr>
            <w:tcW w:w="0" w:type="auto"/>
            <w:tcBorders>
              <w:top w:val="single" w:sz="6" w:space="0" w:color="auto"/>
            </w:tcBorders>
            <w:vAlign w:val="center"/>
          </w:tcPr>
          <w:p w14:paraId="38F071F9" w14:textId="77777777" w:rsidR="00914B8A" w:rsidRPr="00E244B2" w:rsidRDefault="00000000" w:rsidP="00166A8B">
            <w:pPr>
              <w:pStyle w:val="a8"/>
              <w:rPr>
                <w:color w:val="000000" w:themeColor="text1"/>
              </w:rPr>
            </w:pPr>
            <w:r w:rsidRPr="00E244B2">
              <w:rPr>
                <w:color w:val="000000" w:themeColor="text1"/>
              </w:rPr>
              <w:t>↑</w:t>
            </w:r>
          </w:p>
        </w:tc>
        <w:tc>
          <w:tcPr>
            <w:tcW w:w="0" w:type="auto"/>
            <w:tcBorders>
              <w:top w:val="single" w:sz="6" w:space="0" w:color="auto"/>
            </w:tcBorders>
            <w:vAlign w:val="center"/>
          </w:tcPr>
          <w:p w14:paraId="7B5139C4" w14:textId="77777777" w:rsidR="00914B8A" w:rsidRPr="00E244B2" w:rsidRDefault="00000000" w:rsidP="00166A8B">
            <w:pPr>
              <w:pStyle w:val="a8"/>
              <w:rPr>
                <w:color w:val="000000" w:themeColor="text1"/>
              </w:rPr>
            </w:pPr>
            <w:r w:rsidRPr="00E244B2">
              <w:rPr>
                <w:color w:val="000000" w:themeColor="text1"/>
              </w:rPr>
              <w:t>基本不变</w:t>
            </w:r>
          </w:p>
        </w:tc>
        <w:tc>
          <w:tcPr>
            <w:tcW w:w="0" w:type="auto"/>
            <w:tcBorders>
              <w:top w:val="single" w:sz="6" w:space="0" w:color="auto"/>
            </w:tcBorders>
            <w:vAlign w:val="center"/>
          </w:tcPr>
          <w:p w14:paraId="76220C03" w14:textId="77777777" w:rsidR="00914B8A" w:rsidRPr="00E244B2" w:rsidRDefault="00000000" w:rsidP="00166A8B">
            <w:pPr>
              <w:pStyle w:val="a8"/>
              <w:rPr>
                <w:color w:val="000000" w:themeColor="text1"/>
              </w:rPr>
            </w:pPr>
            <w:r w:rsidRPr="00E244B2">
              <w:rPr>
                <w:color w:val="000000" w:themeColor="text1"/>
              </w:rPr>
              <w:t>EV</w:t>
            </w:r>
            <w:r w:rsidRPr="00E244B2">
              <w:rPr>
                <w:color w:val="000000" w:themeColor="text1"/>
              </w:rPr>
              <w:t>充电、工业排产、蓄冷、制氢</w:t>
            </w:r>
          </w:p>
        </w:tc>
      </w:tr>
      <w:tr w:rsidR="00914B8A" w:rsidRPr="00E244B2" w14:paraId="4BA58DC1" w14:textId="77777777">
        <w:trPr>
          <w:trHeight w:val="1200"/>
        </w:trPr>
        <w:tc>
          <w:tcPr>
            <w:tcW w:w="0" w:type="auto"/>
            <w:vAlign w:val="center"/>
          </w:tcPr>
          <w:p w14:paraId="4273E6B9" w14:textId="77777777" w:rsidR="00914B8A" w:rsidRPr="00E244B2" w:rsidRDefault="00000000" w:rsidP="00166A8B">
            <w:pPr>
              <w:pStyle w:val="a8"/>
              <w:rPr>
                <w:color w:val="000000" w:themeColor="text1"/>
              </w:rPr>
            </w:pPr>
            <w:r w:rsidRPr="00E244B2">
              <w:rPr>
                <w:color w:val="000000" w:themeColor="text1"/>
              </w:rPr>
              <w:t>削减负荷</w:t>
            </w:r>
          </w:p>
        </w:tc>
        <w:tc>
          <w:tcPr>
            <w:tcW w:w="0" w:type="auto"/>
            <w:vAlign w:val="center"/>
          </w:tcPr>
          <w:p w14:paraId="736714AE" w14:textId="77777777" w:rsidR="00914B8A" w:rsidRPr="00E244B2" w:rsidRDefault="00000000" w:rsidP="00166A8B">
            <w:pPr>
              <w:pStyle w:val="a8"/>
              <w:rPr>
                <w:color w:val="000000" w:themeColor="text1"/>
              </w:rPr>
            </w:pPr>
            <w:r w:rsidRPr="00E244B2">
              <w:rPr>
                <w:color w:val="000000" w:themeColor="text1"/>
              </w:rPr>
              <w:t>减少用电需求</w:t>
            </w:r>
          </w:p>
        </w:tc>
        <w:tc>
          <w:tcPr>
            <w:tcW w:w="0" w:type="auto"/>
            <w:vAlign w:val="center"/>
          </w:tcPr>
          <w:p w14:paraId="5491505E" w14:textId="77777777" w:rsidR="00914B8A" w:rsidRPr="00E244B2" w:rsidRDefault="00000000" w:rsidP="00166A8B">
            <w:pPr>
              <w:pStyle w:val="a8"/>
              <w:rPr>
                <w:color w:val="000000" w:themeColor="text1"/>
              </w:rPr>
            </w:pPr>
            <w:r w:rsidRPr="00E244B2">
              <w:rPr>
                <w:color w:val="000000" w:themeColor="text1"/>
              </w:rPr>
              <w:t>↓</w:t>
            </w:r>
          </w:p>
        </w:tc>
        <w:tc>
          <w:tcPr>
            <w:tcW w:w="0" w:type="auto"/>
            <w:vAlign w:val="center"/>
          </w:tcPr>
          <w:p w14:paraId="65C51B69" w14:textId="77777777" w:rsidR="00914B8A" w:rsidRPr="00E244B2" w:rsidRDefault="00000000" w:rsidP="00166A8B">
            <w:pPr>
              <w:pStyle w:val="a8"/>
              <w:rPr>
                <w:color w:val="000000" w:themeColor="text1"/>
              </w:rPr>
            </w:pPr>
            <w:r w:rsidRPr="00E244B2">
              <w:rPr>
                <w:color w:val="000000" w:themeColor="text1"/>
              </w:rPr>
              <w:t>不增加</w:t>
            </w:r>
          </w:p>
        </w:tc>
        <w:tc>
          <w:tcPr>
            <w:tcW w:w="0" w:type="auto"/>
            <w:vAlign w:val="center"/>
          </w:tcPr>
          <w:p w14:paraId="55B96F3F" w14:textId="77777777" w:rsidR="00914B8A" w:rsidRPr="00E244B2" w:rsidRDefault="00000000" w:rsidP="00166A8B">
            <w:pPr>
              <w:pStyle w:val="a8"/>
              <w:rPr>
                <w:color w:val="000000" w:themeColor="text1"/>
              </w:rPr>
            </w:pPr>
            <w:r w:rsidRPr="00E244B2">
              <w:rPr>
                <w:color w:val="000000" w:themeColor="text1"/>
              </w:rPr>
              <w:t>减少</w:t>
            </w:r>
          </w:p>
        </w:tc>
        <w:tc>
          <w:tcPr>
            <w:tcW w:w="0" w:type="auto"/>
            <w:vAlign w:val="center"/>
          </w:tcPr>
          <w:p w14:paraId="45EDB780" w14:textId="77777777" w:rsidR="00914B8A" w:rsidRPr="00E244B2" w:rsidRDefault="00000000" w:rsidP="00166A8B">
            <w:pPr>
              <w:pStyle w:val="a8"/>
              <w:rPr>
                <w:color w:val="000000" w:themeColor="text1"/>
              </w:rPr>
            </w:pPr>
            <w:r w:rsidRPr="00E244B2">
              <w:rPr>
                <w:color w:val="000000" w:themeColor="text1"/>
              </w:rPr>
              <w:t>可中断负荷、空调削减、工业减产</w:t>
            </w:r>
          </w:p>
        </w:tc>
      </w:tr>
    </w:tbl>
    <w:p w14:paraId="7DE465FB" w14:textId="77777777" w:rsidR="00914B8A" w:rsidRPr="00E244B2" w:rsidRDefault="00000000">
      <w:pPr>
        <w:pStyle w:val="3"/>
        <w:rPr>
          <w:rFonts w:hint="default"/>
          <w:color w:val="000000" w:themeColor="text1"/>
        </w:rPr>
      </w:pPr>
      <w:r w:rsidRPr="00E244B2">
        <w:rPr>
          <w:color w:val="000000" w:themeColor="text1"/>
        </w:rPr>
        <w:t>可转移负荷约束</w:t>
      </w:r>
    </w:p>
    <w:p w14:paraId="3E29507C" w14:textId="77777777" w:rsidR="00914B8A" w:rsidRPr="00E244B2" w:rsidRDefault="00000000">
      <w:pPr>
        <w:ind w:firstLine="480"/>
        <w:rPr>
          <w:color w:val="000000" w:themeColor="text1"/>
        </w:rPr>
      </w:pPr>
      <w:r w:rsidRPr="00E244B2">
        <w:rPr>
          <w:rFonts w:hint="eastAsia"/>
          <w:color w:val="000000" w:themeColor="text1"/>
        </w:rPr>
        <w:t>一、</w:t>
      </w:r>
      <w:r w:rsidRPr="00E244B2">
        <w:rPr>
          <w:color w:val="000000" w:themeColor="text1"/>
        </w:rPr>
        <w:t>物理过程</w:t>
      </w:r>
    </w:p>
    <w:p w14:paraId="52017A17" w14:textId="77777777" w:rsidR="00914B8A" w:rsidRPr="00E244B2" w:rsidRDefault="00000000">
      <w:pPr>
        <w:ind w:firstLine="480"/>
        <w:rPr>
          <w:color w:val="000000" w:themeColor="text1"/>
        </w:rPr>
      </w:pPr>
      <w:r w:rsidRPr="00E244B2">
        <w:rPr>
          <w:color w:val="000000" w:themeColor="text1"/>
        </w:rPr>
        <w:t>可转移负荷是指用户的某部分用电需求并不要求在某一个固定时刻完成，而允许在一定时间窗口内调整用电时刻。它的本质不是减少用电，而是</w:t>
      </w:r>
      <w:r w:rsidRPr="00E244B2">
        <w:rPr>
          <w:rFonts w:hint="eastAsia"/>
          <w:color w:val="000000" w:themeColor="text1"/>
        </w:rPr>
        <w:t>将某时段减少的电量转移到其他时段使用，</w:t>
      </w:r>
    </w:p>
    <w:p w14:paraId="1DB5A46A" w14:textId="6978EECC" w:rsidR="00914B8A" w:rsidRPr="00E244B2" w:rsidRDefault="00000000" w:rsidP="007C1CE4">
      <w:pPr>
        <w:ind w:firstLine="480"/>
        <w:rPr>
          <w:color w:val="000000" w:themeColor="text1"/>
        </w:rPr>
      </w:pPr>
      <w:r w:rsidRPr="00E244B2">
        <w:rPr>
          <w:rFonts w:hint="eastAsia"/>
          <w:color w:val="000000" w:themeColor="text1"/>
        </w:rPr>
        <w:lastRenderedPageBreak/>
        <w:t>例如，</w:t>
      </w:r>
      <w:r w:rsidR="00473319" w:rsidRPr="00E244B2">
        <w:rPr>
          <w:color w:val="000000" w:themeColor="text1"/>
        </w:rPr>
        <w:t>设定省份</w:t>
      </w:r>
      <w:r w:rsidR="00473319" w:rsidRPr="00E244B2">
        <w:rPr>
          <w:rFonts w:hint="eastAsia"/>
          <w:color w:val="000000" w:themeColor="text1"/>
          <w:position w:val="-10"/>
        </w:rPr>
        <w:object w:dxaOrig="260" w:dyaOrig="260" w14:anchorId="308576F1">
          <v:shape id="_x0000_i1963" type="#_x0000_t75" style="width:12.8pt;height:12.8pt" o:ole="">
            <v:imagedata r:id="rId1812" o:title=""/>
          </v:shape>
          <o:OLEObject Type="Embed" ProgID="Equation.DSMT4" ShapeID="_x0000_i1963" DrawAspect="Content" ObjectID="_1852641860" r:id="rId1813"/>
        </w:object>
      </w:r>
      <w:r w:rsidR="00473319" w:rsidRPr="00E244B2">
        <w:rPr>
          <w:color w:val="000000" w:themeColor="text1"/>
        </w:rPr>
        <w:t>的分区</w:t>
      </w:r>
      <w:r w:rsidR="00473319" w:rsidRPr="00E244B2">
        <w:rPr>
          <w:rFonts w:hint="eastAsia"/>
          <w:color w:val="000000" w:themeColor="text1"/>
          <w:position w:val="-6"/>
        </w:rPr>
        <w:object w:dxaOrig="200" w:dyaOrig="220" w14:anchorId="0B30D385">
          <v:shape id="_x0000_i1964" type="#_x0000_t75" style="width:9.75pt;height:11pt" o:ole="">
            <v:imagedata r:id="rId1814" o:title=""/>
          </v:shape>
          <o:OLEObject Type="Embed" ProgID="Equation.DSMT4" ShapeID="_x0000_i1964" DrawAspect="Content" ObjectID="_1852641861" r:id="rId1815"/>
        </w:object>
      </w:r>
      <w:r w:rsidR="00473319" w:rsidRPr="00E244B2">
        <w:rPr>
          <w:color w:val="000000" w:themeColor="text1"/>
        </w:rPr>
        <w:t>在时段的原始负荷为</w:t>
      </w:r>
      <w:r w:rsidR="00473319" w:rsidRPr="00E244B2">
        <w:rPr>
          <w:rFonts w:hint="eastAsia"/>
          <w:color w:val="000000" w:themeColor="text1"/>
          <w:position w:val="-14"/>
        </w:rPr>
        <w:object w:dxaOrig="480" w:dyaOrig="400" w14:anchorId="6B2F523B">
          <v:shape id="_x0000_i1965" type="#_x0000_t75" style="width:22.6pt;height:20.15pt" o:ole="">
            <v:imagedata r:id="rId1816" o:title=""/>
          </v:shape>
          <o:OLEObject Type="Embed" ProgID="Equation.DSMT4" ShapeID="_x0000_i1965" DrawAspect="Content" ObjectID="_1852641862" r:id="rId1817"/>
        </w:object>
      </w:r>
      <w:r w:rsidR="007C1CE4" w:rsidRPr="00E244B2">
        <w:rPr>
          <w:rFonts w:hint="eastAsia"/>
          <w:color w:val="000000" w:themeColor="text1"/>
        </w:rPr>
        <w:t>，</w:t>
      </w:r>
      <w:r w:rsidR="00473319" w:rsidRPr="00E244B2">
        <w:rPr>
          <w:color w:val="000000" w:themeColor="text1"/>
        </w:rPr>
        <w:t>当系统在晚高峰出现供电紧张时，可以将其中一部分负荷从时段</w:t>
      </w:r>
      <w:r w:rsidR="00473319" w:rsidRPr="00E244B2">
        <w:rPr>
          <w:rFonts w:hint="eastAsia"/>
          <w:color w:val="000000" w:themeColor="text1"/>
          <w:position w:val="-6"/>
        </w:rPr>
        <w:object w:dxaOrig="180" w:dyaOrig="240" w14:anchorId="11729520">
          <v:shape id="_x0000_i1966" type="#_x0000_t75" style="width:9.15pt;height:11pt" o:ole="">
            <v:imagedata r:id="rId1818" o:title=""/>
          </v:shape>
          <o:OLEObject Type="Embed" ProgID="Equation.DSMT4" ShapeID="_x0000_i1966" DrawAspect="Content" ObjectID="_1852641863" r:id="rId1819"/>
        </w:object>
      </w:r>
      <w:r w:rsidR="00473319" w:rsidRPr="00E244B2">
        <w:rPr>
          <w:color w:val="000000" w:themeColor="text1"/>
        </w:rPr>
        <w:t>转移到负荷较低或新能源出力较高的时段</w:t>
      </w:r>
      <w:r w:rsidR="00473319" w:rsidRPr="00E244B2">
        <w:rPr>
          <w:rFonts w:hint="eastAsia"/>
          <w:color w:val="000000" w:themeColor="text1"/>
          <w:position w:val="-6"/>
        </w:rPr>
        <w:object w:dxaOrig="200" w:dyaOrig="220" w14:anchorId="73CFB17B">
          <v:shape id="_x0000_i1967" type="#_x0000_t75" style="width:9.75pt;height:11pt" o:ole="">
            <v:imagedata r:id="rId1820" o:title=""/>
          </v:shape>
          <o:OLEObject Type="Embed" ProgID="Equation.DSMT4" ShapeID="_x0000_i1967" DrawAspect="Content" ObjectID="_1852641864" r:id="rId1821"/>
        </w:object>
      </w:r>
      <w:r w:rsidR="00473319" w:rsidRPr="00E244B2">
        <w:rPr>
          <w:color w:val="000000" w:themeColor="text1"/>
        </w:rPr>
        <w:t>。此时，</w:t>
      </w:r>
      <w:r w:rsidR="00473319" w:rsidRPr="00E244B2">
        <w:rPr>
          <w:rFonts w:hint="eastAsia"/>
          <w:color w:val="000000" w:themeColor="text1"/>
          <w:position w:val="-6"/>
        </w:rPr>
        <w:object w:dxaOrig="139" w:dyaOrig="240" w14:anchorId="01D8B91E">
          <v:shape id="_x0000_i1968" type="#_x0000_t75" style="width:6.7pt;height:11pt" o:ole="">
            <v:imagedata r:id="rId1822" o:title=""/>
          </v:shape>
          <o:OLEObject Type="Embed" ProgID="Equation.DSMT4" ShapeID="_x0000_i1968" DrawAspect="Content" ObjectID="_1852641865" r:id="rId1823"/>
        </w:object>
      </w:r>
      <w:r w:rsidR="00473319" w:rsidRPr="00E244B2">
        <w:rPr>
          <w:color w:val="000000" w:themeColor="text1"/>
        </w:rPr>
        <w:t>时段负荷下降，同时</w:t>
      </w:r>
      <w:r w:rsidR="00473319" w:rsidRPr="00E244B2">
        <w:rPr>
          <w:rFonts w:hint="eastAsia"/>
          <w:color w:val="000000" w:themeColor="text1"/>
          <w:position w:val="-6"/>
        </w:rPr>
        <w:object w:dxaOrig="200" w:dyaOrig="220" w14:anchorId="72426A12">
          <v:shape id="_x0000_i1969" type="#_x0000_t75" style="width:9.75pt;height:11pt" o:ole="">
            <v:imagedata r:id="rId1820" o:title=""/>
          </v:shape>
          <o:OLEObject Type="Embed" ProgID="Equation.DSMT4" ShapeID="_x0000_i1969" DrawAspect="Content" ObjectID="_1852641866" r:id="rId1824"/>
        </w:object>
      </w:r>
      <w:r w:rsidR="00473319" w:rsidRPr="00E244B2">
        <w:rPr>
          <w:color w:val="000000" w:themeColor="text1"/>
        </w:rPr>
        <w:t>时段负荷增加。在不考虑转移过程额外能耗的情况下，整个调度周期内转移前后的总用电量不变。</w:t>
      </w:r>
    </w:p>
    <w:p w14:paraId="5C714B1A" w14:textId="77777777" w:rsidR="00914B8A" w:rsidRPr="00E244B2" w:rsidRDefault="00000000">
      <w:pPr>
        <w:ind w:firstLine="480"/>
        <w:rPr>
          <w:color w:val="000000" w:themeColor="text1"/>
        </w:rPr>
      </w:pPr>
      <w:r w:rsidRPr="00E244B2">
        <w:rPr>
          <w:rFonts w:hint="eastAsia"/>
          <w:color w:val="000000" w:themeColor="text1"/>
        </w:rPr>
        <w:t>典型对象包括：</w:t>
      </w:r>
    </w:p>
    <w:tbl>
      <w:tblPr>
        <w:tblW w:w="0" w:type="auto"/>
        <w:tblBorders>
          <w:top w:val="single" w:sz="12" w:space="0" w:color="auto"/>
          <w:bottom w:val="single" w:sz="12" w:space="0" w:color="auto"/>
        </w:tblBorders>
        <w:tblLook w:val="04A0" w:firstRow="1" w:lastRow="0" w:firstColumn="1" w:lastColumn="0" w:noHBand="0" w:noVBand="1"/>
      </w:tblPr>
      <w:tblGrid>
        <w:gridCol w:w="1253"/>
        <w:gridCol w:w="3320"/>
        <w:gridCol w:w="3733"/>
      </w:tblGrid>
      <w:tr w:rsidR="00914B8A" w:rsidRPr="00E244B2" w14:paraId="6FCFDE07" w14:textId="77777777">
        <w:trPr>
          <w:trHeight w:val="20"/>
        </w:trPr>
        <w:tc>
          <w:tcPr>
            <w:tcW w:w="0" w:type="auto"/>
            <w:tcBorders>
              <w:top w:val="single" w:sz="12" w:space="0" w:color="auto"/>
              <w:bottom w:val="single" w:sz="6" w:space="0" w:color="auto"/>
            </w:tcBorders>
            <w:vAlign w:val="center"/>
          </w:tcPr>
          <w:p w14:paraId="015B0110" w14:textId="77777777" w:rsidR="00914B8A" w:rsidRPr="00E244B2" w:rsidRDefault="00000000" w:rsidP="00166A8B">
            <w:pPr>
              <w:pStyle w:val="a8"/>
              <w:rPr>
                <w:color w:val="000000" w:themeColor="text1"/>
              </w:rPr>
            </w:pPr>
            <w:r w:rsidRPr="00E244B2">
              <w:rPr>
                <w:color w:val="000000" w:themeColor="text1"/>
              </w:rPr>
              <w:t>用户类型</w:t>
            </w:r>
          </w:p>
        </w:tc>
        <w:tc>
          <w:tcPr>
            <w:tcW w:w="0" w:type="auto"/>
            <w:tcBorders>
              <w:top w:val="single" w:sz="12" w:space="0" w:color="auto"/>
              <w:bottom w:val="single" w:sz="6" w:space="0" w:color="auto"/>
            </w:tcBorders>
            <w:vAlign w:val="center"/>
          </w:tcPr>
          <w:p w14:paraId="1B446369" w14:textId="77777777" w:rsidR="00914B8A" w:rsidRPr="00E244B2" w:rsidRDefault="00000000" w:rsidP="00166A8B">
            <w:pPr>
              <w:pStyle w:val="a8"/>
              <w:rPr>
                <w:color w:val="000000" w:themeColor="text1"/>
              </w:rPr>
            </w:pPr>
            <w:r w:rsidRPr="00E244B2">
              <w:rPr>
                <w:color w:val="000000" w:themeColor="text1"/>
              </w:rPr>
              <w:t>可转移行为</w:t>
            </w:r>
          </w:p>
        </w:tc>
        <w:tc>
          <w:tcPr>
            <w:tcW w:w="0" w:type="auto"/>
            <w:tcBorders>
              <w:top w:val="single" w:sz="12" w:space="0" w:color="auto"/>
              <w:bottom w:val="single" w:sz="6" w:space="0" w:color="auto"/>
            </w:tcBorders>
            <w:vAlign w:val="center"/>
          </w:tcPr>
          <w:p w14:paraId="29A66726" w14:textId="77777777" w:rsidR="00914B8A" w:rsidRPr="00E244B2" w:rsidRDefault="00000000" w:rsidP="00166A8B">
            <w:pPr>
              <w:pStyle w:val="a8"/>
              <w:rPr>
                <w:color w:val="000000" w:themeColor="text1"/>
              </w:rPr>
            </w:pPr>
            <w:r w:rsidRPr="00E244B2">
              <w:rPr>
                <w:color w:val="000000" w:themeColor="text1"/>
              </w:rPr>
              <w:t>物理含义</w:t>
            </w:r>
          </w:p>
        </w:tc>
      </w:tr>
      <w:tr w:rsidR="00914B8A" w:rsidRPr="00E244B2" w14:paraId="6A37E6A2" w14:textId="77777777">
        <w:trPr>
          <w:trHeight w:val="20"/>
        </w:trPr>
        <w:tc>
          <w:tcPr>
            <w:tcW w:w="0" w:type="auto"/>
            <w:tcBorders>
              <w:top w:val="single" w:sz="6" w:space="0" w:color="auto"/>
            </w:tcBorders>
            <w:vAlign w:val="center"/>
          </w:tcPr>
          <w:p w14:paraId="1485A41A" w14:textId="77777777" w:rsidR="00914B8A" w:rsidRPr="00E244B2" w:rsidRDefault="00000000" w:rsidP="00166A8B">
            <w:pPr>
              <w:pStyle w:val="a8"/>
              <w:rPr>
                <w:color w:val="000000" w:themeColor="text1"/>
              </w:rPr>
            </w:pPr>
            <w:r w:rsidRPr="00E244B2">
              <w:rPr>
                <w:color w:val="000000" w:themeColor="text1"/>
              </w:rPr>
              <w:t>工业用户</w:t>
            </w:r>
          </w:p>
        </w:tc>
        <w:tc>
          <w:tcPr>
            <w:tcW w:w="0" w:type="auto"/>
            <w:tcBorders>
              <w:top w:val="single" w:sz="6" w:space="0" w:color="auto"/>
            </w:tcBorders>
            <w:vAlign w:val="center"/>
          </w:tcPr>
          <w:p w14:paraId="65F52461" w14:textId="77777777" w:rsidR="00914B8A" w:rsidRPr="00E244B2" w:rsidRDefault="00000000" w:rsidP="00166A8B">
            <w:pPr>
              <w:pStyle w:val="a8"/>
              <w:rPr>
                <w:color w:val="000000" w:themeColor="text1"/>
              </w:rPr>
            </w:pPr>
            <w:r w:rsidRPr="00E244B2">
              <w:rPr>
                <w:color w:val="000000" w:themeColor="text1"/>
              </w:rPr>
              <w:t>调整生产班次</w:t>
            </w:r>
          </w:p>
        </w:tc>
        <w:tc>
          <w:tcPr>
            <w:tcW w:w="0" w:type="auto"/>
            <w:tcBorders>
              <w:top w:val="single" w:sz="6" w:space="0" w:color="auto"/>
            </w:tcBorders>
            <w:vAlign w:val="center"/>
          </w:tcPr>
          <w:p w14:paraId="08817A27" w14:textId="77777777" w:rsidR="00914B8A" w:rsidRPr="00E244B2" w:rsidRDefault="00000000" w:rsidP="00166A8B">
            <w:pPr>
              <w:pStyle w:val="a8"/>
              <w:rPr>
                <w:color w:val="000000" w:themeColor="text1"/>
              </w:rPr>
            </w:pPr>
            <w:r w:rsidRPr="00E244B2">
              <w:rPr>
                <w:color w:val="000000" w:themeColor="text1"/>
              </w:rPr>
              <w:t>将部分生产任务由高峰时段转移至低谷</w:t>
            </w:r>
          </w:p>
        </w:tc>
      </w:tr>
      <w:tr w:rsidR="00914B8A" w:rsidRPr="00E244B2" w14:paraId="6CA5798D" w14:textId="77777777">
        <w:trPr>
          <w:trHeight w:val="20"/>
        </w:trPr>
        <w:tc>
          <w:tcPr>
            <w:tcW w:w="0" w:type="auto"/>
            <w:vAlign w:val="center"/>
          </w:tcPr>
          <w:p w14:paraId="7D97C517" w14:textId="77777777" w:rsidR="00914B8A" w:rsidRPr="00E244B2" w:rsidRDefault="00000000" w:rsidP="00166A8B">
            <w:pPr>
              <w:pStyle w:val="a8"/>
              <w:rPr>
                <w:color w:val="000000" w:themeColor="text1"/>
              </w:rPr>
            </w:pPr>
            <w:r w:rsidRPr="00E244B2">
              <w:rPr>
                <w:color w:val="000000" w:themeColor="text1"/>
              </w:rPr>
              <w:t>工业用户</w:t>
            </w:r>
          </w:p>
        </w:tc>
        <w:tc>
          <w:tcPr>
            <w:tcW w:w="0" w:type="auto"/>
            <w:vAlign w:val="center"/>
          </w:tcPr>
          <w:p w14:paraId="4271074E" w14:textId="77777777" w:rsidR="00914B8A" w:rsidRPr="00E244B2" w:rsidRDefault="00000000" w:rsidP="00166A8B">
            <w:pPr>
              <w:pStyle w:val="a8"/>
              <w:rPr>
                <w:color w:val="000000" w:themeColor="text1"/>
              </w:rPr>
            </w:pPr>
            <w:r w:rsidRPr="00E244B2">
              <w:rPr>
                <w:color w:val="000000" w:themeColor="text1"/>
              </w:rPr>
              <w:t>电炉、制氢、电解等生产时间调整</w:t>
            </w:r>
          </w:p>
        </w:tc>
        <w:tc>
          <w:tcPr>
            <w:tcW w:w="0" w:type="auto"/>
            <w:vAlign w:val="center"/>
          </w:tcPr>
          <w:p w14:paraId="0532103C" w14:textId="77777777" w:rsidR="00914B8A" w:rsidRPr="00E244B2" w:rsidRDefault="00000000" w:rsidP="00166A8B">
            <w:pPr>
              <w:pStyle w:val="a8"/>
              <w:rPr>
                <w:color w:val="000000" w:themeColor="text1"/>
              </w:rPr>
            </w:pPr>
            <w:r w:rsidRPr="00E244B2">
              <w:rPr>
                <w:color w:val="000000" w:themeColor="text1"/>
              </w:rPr>
              <w:t>工艺任务在允许时间窗口内重新安排</w:t>
            </w:r>
          </w:p>
        </w:tc>
      </w:tr>
      <w:tr w:rsidR="00914B8A" w:rsidRPr="00E244B2" w14:paraId="09C5C5BC" w14:textId="77777777">
        <w:trPr>
          <w:trHeight w:val="20"/>
        </w:trPr>
        <w:tc>
          <w:tcPr>
            <w:tcW w:w="0" w:type="auto"/>
            <w:vAlign w:val="center"/>
          </w:tcPr>
          <w:p w14:paraId="2335196D" w14:textId="77777777" w:rsidR="00914B8A" w:rsidRPr="00E244B2" w:rsidRDefault="00000000" w:rsidP="00166A8B">
            <w:pPr>
              <w:pStyle w:val="a8"/>
              <w:rPr>
                <w:color w:val="000000" w:themeColor="text1"/>
              </w:rPr>
            </w:pPr>
            <w:r w:rsidRPr="00E244B2">
              <w:rPr>
                <w:color w:val="000000" w:themeColor="text1"/>
              </w:rPr>
              <w:t>商业用户</w:t>
            </w:r>
          </w:p>
        </w:tc>
        <w:tc>
          <w:tcPr>
            <w:tcW w:w="0" w:type="auto"/>
            <w:vAlign w:val="center"/>
          </w:tcPr>
          <w:p w14:paraId="471D202C" w14:textId="77777777" w:rsidR="00914B8A" w:rsidRPr="00E244B2" w:rsidRDefault="00000000" w:rsidP="00166A8B">
            <w:pPr>
              <w:pStyle w:val="a8"/>
              <w:rPr>
                <w:color w:val="000000" w:themeColor="text1"/>
              </w:rPr>
            </w:pPr>
            <w:r w:rsidRPr="00E244B2">
              <w:rPr>
                <w:color w:val="000000" w:themeColor="text1"/>
              </w:rPr>
              <w:t>蓄冷、蓄热设备运行时间调整</w:t>
            </w:r>
          </w:p>
        </w:tc>
        <w:tc>
          <w:tcPr>
            <w:tcW w:w="0" w:type="auto"/>
            <w:vAlign w:val="center"/>
          </w:tcPr>
          <w:p w14:paraId="43680CF4" w14:textId="77777777" w:rsidR="00914B8A" w:rsidRPr="00E244B2" w:rsidRDefault="00000000" w:rsidP="00166A8B">
            <w:pPr>
              <w:pStyle w:val="a8"/>
              <w:rPr>
                <w:color w:val="000000" w:themeColor="text1"/>
              </w:rPr>
            </w:pPr>
            <w:r w:rsidRPr="00E244B2">
              <w:rPr>
                <w:color w:val="000000" w:themeColor="text1"/>
              </w:rPr>
              <w:t>谷段提前制冷</w:t>
            </w:r>
            <w:r w:rsidRPr="00E244B2">
              <w:rPr>
                <w:color w:val="000000" w:themeColor="text1"/>
              </w:rPr>
              <w:t>/</w:t>
            </w:r>
            <w:r w:rsidRPr="00E244B2">
              <w:rPr>
                <w:color w:val="000000" w:themeColor="text1"/>
              </w:rPr>
              <w:t>制热，高峰减少用电</w:t>
            </w:r>
          </w:p>
        </w:tc>
      </w:tr>
      <w:tr w:rsidR="00914B8A" w:rsidRPr="00E244B2" w14:paraId="003E836F" w14:textId="77777777">
        <w:trPr>
          <w:trHeight w:val="20"/>
        </w:trPr>
        <w:tc>
          <w:tcPr>
            <w:tcW w:w="0" w:type="auto"/>
            <w:vAlign w:val="center"/>
          </w:tcPr>
          <w:p w14:paraId="033F6FA7" w14:textId="77777777" w:rsidR="00914B8A" w:rsidRPr="00E244B2" w:rsidRDefault="00000000" w:rsidP="00166A8B">
            <w:pPr>
              <w:pStyle w:val="a8"/>
              <w:rPr>
                <w:color w:val="000000" w:themeColor="text1"/>
              </w:rPr>
            </w:pPr>
            <w:r w:rsidRPr="00E244B2">
              <w:rPr>
                <w:color w:val="000000" w:themeColor="text1"/>
              </w:rPr>
              <w:t>居民用户</w:t>
            </w:r>
          </w:p>
        </w:tc>
        <w:tc>
          <w:tcPr>
            <w:tcW w:w="0" w:type="auto"/>
            <w:vAlign w:val="center"/>
          </w:tcPr>
          <w:p w14:paraId="33AB0F8B" w14:textId="77777777" w:rsidR="00914B8A" w:rsidRPr="00E244B2" w:rsidRDefault="00000000" w:rsidP="00166A8B">
            <w:pPr>
              <w:pStyle w:val="a8"/>
              <w:rPr>
                <w:color w:val="000000" w:themeColor="text1"/>
              </w:rPr>
            </w:pPr>
            <w:r w:rsidRPr="00E244B2">
              <w:rPr>
                <w:color w:val="000000" w:themeColor="text1"/>
              </w:rPr>
              <w:t>洗衣机、洗碗机等延迟运行</w:t>
            </w:r>
          </w:p>
        </w:tc>
        <w:tc>
          <w:tcPr>
            <w:tcW w:w="0" w:type="auto"/>
            <w:vAlign w:val="center"/>
          </w:tcPr>
          <w:p w14:paraId="448011FA" w14:textId="77777777" w:rsidR="00914B8A" w:rsidRPr="00E244B2" w:rsidRDefault="00000000" w:rsidP="00166A8B">
            <w:pPr>
              <w:pStyle w:val="a8"/>
              <w:rPr>
                <w:color w:val="000000" w:themeColor="text1"/>
              </w:rPr>
            </w:pPr>
            <w:r w:rsidRPr="00E244B2">
              <w:rPr>
                <w:color w:val="000000" w:themeColor="text1"/>
              </w:rPr>
              <w:t>改变设备启动时间</w:t>
            </w:r>
          </w:p>
        </w:tc>
      </w:tr>
      <w:tr w:rsidR="00914B8A" w:rsidRPr="00E244B2" w14:paraId="5A109340" w14:textId="77777777">
        <w:trPr>
          <w:trHeight w:val="20"/>
        </w:trPr>
        <w:tc>
          <w:tcPr>
            <w:tcW w:w="0" w:type="auto"/>
            <w:vAlign w:val="center"/>
          </w:tcPr>
          <w:p w14:paraId="7944E41B" w14:textId="77777777" w:rsidR="00914B8A" w:rsidRPr="00E244B2" w:rsidRDefault="00000000" w:rsidP="00166A8B">
            <w:pPr>
              <w:pStyle w:val="a8"/>
              <w:rPr>
                <w:color w:val="000000" w:themeColor="text1"/>
              </w:rPr>
            </w:pPr>
            <w:r w:rsidRPr="00E244B2">
              <w:rPr>
                <w:color w:val="000000" w:themeColor="text1"/>
              </w:rPr>
              <w:t>电动汽车</w:t>
            </w:r>
          </w:p>
        </w:tc>
        <w:tc>
          <w:tcPr>
            <w:tcW w:w="0" w:type="auto"/>
            <w:vAlign w:val="center"/>
          </w:tcPr>
          <w:p w14:paraId="62EFD525" w14:textId="77777777" w:rsidR="00914B8A" w:rsidRPr="00E244B2" w:rsidRDefault="00000000" w:rsidP="00166A8B">
            <w:pPr>
              <w:pStyle w:val="a8"/>
              <w:rPr>
                <w:color w:val="000000" w:themeColor="text1"/>
              </w:rPr>
            </w:pPr>
            <w:r w:rsidRPr="00E244B2">
              <w:rPr>
                <w:color w:val="000000" w:themeColor="text1"/>
              </w:rPr>
              <w:t>调整充电时段</w:t>
            </w:r>
          </w:p>
        </w:tc>
        <w:tc>
          <w:tcPr>
            <w:tcW w:w="0" w:type="auto"/>
            <w:vAlign w:val="center"/>
          </w:tcPr>
          <w:p w14:paraId="25D0E5E7" w14:textId="77777777" w:rsidR="00914B8A" w:rsidRPr="00E244B2" w:rsidRDefault="00000000" w:rsidP="00166A8B">
            <w:pPr>
              <w:pStyle w:val="a8"/>
              <w:rPr>
                <w:color w:val="000000" w:themeColor="text1"/>
              </w:rPr>
            </w:pPr>
            <w:r w:rsidRPr="00E244B2">
              <w:rPr>
                <w:color w:val="000000" w:themeColor="text1"/>
              </w:rPr>
              <w:t>晚高峰不充电，转移至夜间低谷</w:t>
            </w:r>
          </w:p>
        </w:tc>
      </w:tr>
      <w:tr w:rsidR="00914B8A" w:rsidRPr="00E244B2" w14:paraId="16C2B042" w14:textId="77777777">
        <w:trPr>
          <w:trHeight w:val="20"/>
        </w:trPr>
        <w:tc>
          <w:tcPr>
            <w:tcW w:w="0" w:type="auto"/>
            <w:vAlign w:val="center"/>
          </w:tcPr>
          <w:p w14:paraId="48EDF144" w14:textId="77777777" w:rsidR="00914B8A" w:rsidRPr="00E244B2" w:rsidRDefault="00000000" w:rsidP="00166A8B">
            <w:pPr>
              <w:pStyle w:val="a8"/>
              <w:rPr>
                <w:color w:val="000000" w:themeColor="text1"/>
              </w:rPr>
            </w:pPr>
            <w:r w:rsidRPr="00E244B2">
              <w:rPr>
                <w:color w:val="000000" w:themeColor="text1"/>
              </w:rPr>
              <w:t>数据中心等</w:t>
            </w:r>
          </w:p>
        </w:tc>
        <w:tc>
          <w:tcPr>
            <w:tcW w:w="0" w:type="auto"/>
            <w:vAlign w:val="center"/>
          </w:tcPr>
          <w:p w14:paraId="6B4D9092" w14:textId="77777777" w:rsidR="00914B8A" w:rsidRPr="00E244B2" w:rsidRDefault="00000000" w:rsidP="00166A8B">
            <w:pPr>
              <w:pStyle w:val="a8"/>
              <w:rPr>
                <w:color w:val="000000" w:themeColor="text1"/>
              </w:rPr>
            </w:pPr>
            <w:r w:rsidRPr="00E244B2">
              <w:rPr>
                <w:color w:val="000000" w:themeColor="text1"/>
              </w:rPr>
              <w:t>可延期计算任务</w:t>
            </w:r>
          </w:p>
        </w:tc>
        <w:tc>
          <w:tcPr>
            <w:tcW w:w="0" w:type="auto"/>
            <w:vAlign w:val="center"/>
          </w:tcPr>
          <w:p w14:paraId="19B02D33" w14:textId="77777777" w:rsidR="00914B8A" w:rsidRPr="00E244B2" w:rsidRDefault="00000000" w:rsidP="00166A8B">
            <w:pPr>
              <w:pStyle w:val="a8"/>
              <w:rPr>
                <w:color w:val="000000" w:themeColor="text1"/>
              </w:rPr>
            </w:pPr>
            <w:r w:rsidRPr="00E244B2">
              <w:rPr>
                <w:color w:val="000000" w:themeColor="text1"/>
              </w:rPr>
              <w:t>将非实时计算任务转移至其他时段</w:t>
            </w:r>
          </w:p>
        </w:tc>
      </w:tr>
    </w:tbl>
    <w:p w14:paraId="375E20C1" w14:textId="77777777" w:rsidR="00914B8A" w:rsidRPr="00E244B2" w:rsidRDefault="00000000">
      <w:pPr>
        <w:ind w:firstLine="480"/>
        <w:rPr>
          <w:color w:val="000000" w:themeColor="text1"/>
        </w:rPr>
      </w:pPr>
      <w:r w:rsidRPr="00E244B2">
        <w:rPr>
          <w:rFonts w:hint="eastAsia"/>
          <w:color w:val="000000" w:themeColor="text1"/>
        </w:rPr>
        <w:t>二、数学模型约束</w:t>
      </w:r>
    </w:p>
    <w:p w14:paraId="28538003" w14:textId="77777777" w:rsidR="001B7AC1" w:rsidRPr="00E244B2" w:rsidRDefault="001B7AC1" w:rsidP="001B7AC1">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1</w:t>
      </w:r>
      <w:r w:rsidRPr="00E244B2">
        <w:rPr>
          <w:rFonts w:hint="eastAsia"/>
          <w:b/>
          <w:bCs/>
          <w:color w:val="000000" w:themeColor="text1"/>
        </w:rPr>
        <w:t>）允许转移时段集合</w:t>
      </w:r>
    </w:p>
    <w:p w14:paraId="4865031A" w14:textId="2BE27439" w:rsidR="0017406F" w:rsidRPr="00E244B2" w:rsidRDefault="001B7AC1" w:rsidP="001B7AC1">
      <w:pPr>
        <w:ind w:firstLine="480"/>
        <w:rPr>
          <w:color w:val="000000" w:themeColor="text1"/>
        </w:rPr>
      </w:pPr>
      <w:r w:rsidRPr="00E244B2">
        <w:rPr>
          <w:rFonts w:hint="eastAsia"/>
          <w:color w:val="000000" w:themeColor="text1"/>
        </w:rPr>
        <w:t>实际生产任务及用户用电行为通常只能在有限时间范围内调整，同时为避免跨响应周期转移负荷，定义省份</w:t>
      </w:r>
      <w:r w:rsidRPr="00E244B2">
        <w:rPr>
          <w:rFonts w:hint="eastAsia"/>
          <w:i/>
          <w:iCs/>
          <w:color w:val="000000" w:themeColor="text1"/>
        </w:rPr>
        <w:t>p</w:t>
      </w:r>
      <w:r w:rsidRPr="00E244B2">
        <w:rPr>
          <w:rFonts w:hint="eastAsia"/>
          <w:color w:val="000000" w:themeColor="text1"/>
        </w:rPr>
        <w:t>的分区</w:t>
      </w:r>
      <w:r w:rsidRPr="00E244B2">
        <w:rPr>
          <w:rFonts w:hint="eastAsia"/>
          <w:i/>
          <w:iCs/>
          <w:color w:val="000000" w:themeColor="text1"/>
        </w:rPr>
        <w:t>r</w:t>
      </w:r>
      <w:r w:rsidRPr="00E244B2">
        <w:rPr>
          <w:rFonts w:hint="eastAsia"/>
          <w:color w:val="000000" w:themeColor="text1"/>
        </w:rPr>
        <w:t>中原时段</w:t>
      </w:r>
      <w:r w:rsidRPr="00E244B2">
        <w:rPr>
          <w:rFonts w:hint="eastAsia"/>
          <w:i/>
          <w:iCs/>
          <w:color w:val="000000" w:themeColor="text1"/>
        </w:rPr>
        <w:t>t</w:t>
      </w:r>
      <w:r w:rsidRPr="00E244B2">
        <w:rPr>
          <w:rFonts w:hint="eastAsia"/>
          <w:color w:val="000000" w:themeColor="text1"/>
        </w:rPr>
        <w:t>的允许负荷转移目标时段集合为：</w:t>
      </w:r>
    </w:p>
    <w:p w14:paraId="202D9F4C" w14:textId="79B8D6D9" w:rsidR="001E2AC6" w:rsidRPr="00E244B2" w:rsidRDefault="00151448" w:rsidP="00151448">
      <w:pPr>
        <w:ind w:firstLine="480"/>
        <w:jc w:val="center"/>
        <w:rPr>
          <w:color w:val="000000" w:themeColor="text1"/>
        </w:rPr>
      </w:pPr>
      <w:r w:rsidRPr="00E244B2">
        <w:rPr>
          <w:color w:val="000000" w:themeColor="text1"/>
          <w:position w:val="-16"/>
        </w:rPr>
        <w:object w:dxaOrig="4099" w:dyaOrig="440" w14:anchorId="5FD8F2DD">
          <v:shape id="_x0000_i1970" type="#_x0000_t75" style="width:205pt;height:21.95pt" o:ole="">
            <v:imagedata r:id="rId1825" o:title=""/>
          </v:shape>
          <o:OLEObject Type="Embed" ProgID="Equation.DSMT4" ShapeID="_x0000_i1970" DrawAspect="Content" ObjectID="_1852641867" r:id="rId1826"/>
        </w:object>
      </w:r>
    </w:p>
    <w:p w14:paraId="1B18BC87" w14:textId="5083856E" w:rsidR="001E2AC6" w:rsidRPr="00E244B2" w:rsidRDefault="004643E9" w:rsidP="000D7986">
      <w:pPr>
        <w:ind w:firstLine="480"/>
        <w:rPr>
          <w:color w:val="000000" w:themeColor="text1"/>
        </w:rPr>
      </w:pPr>
      <w:r w:rsidRPr="00E244B2">
        <w:rPr>
          <w:color w:val="000000" w:themeColor="text1"/>
        </w:rPr>
        <w:t>式中，</w:t>
      </w:r>
      <w:r w:rsidR="0099574F" w:rsidRPr="00E244B2">
        <w:rPr>
          <w:color w:val="000000" w:themeColor="text1"/>
          <w:position w:val="-14"/>
        </w:rPr>
        <w:object w:dxaOrig="560" w:dyaOrig="400" w14:anchorId="25ED121A">
          <v:shape id="_x0000_i1971" type="#_x0000_t75" style="width:27.45pt;height:20.15pt" o:ole="">
            <v:imagedata r:id="rId1827" o:title=""/>
          </v:shape>
          <o:OLEObject Type="Embed" ProgID="Equation.DSMT4" ShapeID="_x0000_i1971" DrawAspect="Content" ObjectID="_1852641868" r:id="rId1828"/>
        </w:object>
      </w:r>
      <w:r w:rsidRPr="00E244B2">
        <w:rPr>
          <w:color w:val="000000" w:themeColor="text1"/>
        </w:rPr>
        <w:t xml:space="preserve"> </w:t>
      </w:r>
      <w:r w:rsidRPr="00E244B2">
        <w:rPr>
          <w:color w:val="000000" w:themeColor="text1"/>
        </w:rPr>
        <w:t>为省份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中原时段</w:t>
      </w:r>
      <w:r w:rsidRPr="00E244B2">
        <w:rPr>
          <w:i/>
          <w:iCs/>
          <w:color w:val="000000" w:themeColor="text1"/>
        </w:rPr>
        <w:t>t</w:t>
      </w:r>
      <w:r w:rsidRPr="00E244B2">
        <w:rPr>
          <w:color w:val="000000" w:themeColor="text1"/>
        </w:rPr>
        <w:t>的负荷允许转移到的目标时段集合；</w:t>
      </w:r>
      <w:r w:rsidR="00F73910" w:rsidRPr="00E244B2">
        <w:rPr>
          <w:color w:val="000000" w:themeColor="text1"/>
          <w:position w:val="-14"/>
        </w:rPr>
        <w:object w:dxaOrig="780" w:dyaOrig="400" w14:anchorId="0038A48A">
          <v:shape id="_x0000_i1972" type="#_x0000_t75" style="width:39.05pt;height:20.15pt" o:ole="">
            <v:imagedata r:id="rId1829" o:title=""/>
          </v:shape>
          <o:OLEObject Type="Embed" ProgID="Equation.DSMT4" ShapeID="_x0000_i1972" DrawAspect="Content" ObjectID="_1852641869" r:id="rId1830"/>
        </w:object>
      </w:r>
      <w:r w:rsidRPr="00E244B2">
        <w:rPr>
          <w:color w:val="000000" w:themeColor="text1"/>
        </w:rPr>
        <w:t>为可转移负荷允许的最大时间转移范围；</w:t>
      </w:r>
      <w:r w:rsidR="00F73910" w:rsidRPr="00E244B2">
        <w:rPr>
          <w:color w:val="000000" w:themeColor="text1"/>
          <w:position w:val="-12"/>
        </w:rPr>
        <w:object w:dxaOrig="260" w:dyaOrig="360" w14:anchorId="34072703">
          <v:shape id="_x0000_i1973" type="#_x0000_t75" style="width:12.8pt;height:18.9pt" o:ole="">
            <v:imagedata r:id="rId1831" o:title=""/>
          </v:shape>
          <o:OLEObject Type="Embed" ProgID="Equation.DSMT4" ShapeID="_x0000_i1973" DrawAspect="Content" ObjectID="_1852641870" r:id="rId1832"/>
        </w:object>
      </w:r>
      <w:r w:rsidRPr="00E244B2">
        <w:rPr>
          <w:color w:val="000000" w:themeColor="text1"/>
        </w:rPr>
        <w:t>为第</w:t>
      </w:r>
      <w:r w:rsidRPr="00E244B2">
        <w:rPr>
          <w:i/>
          <w:iCs/>
          <w:color w:val="000000" w:themeColor="text1"/>
        </w:rPr>
        <w:t>d</w:t>
      </w:r>
      <w:r w:rsidRPr="00E244B2">
        <w:rPr>
          <w:color w:val="000000" w:themeColor="text1"/>
        </w:rPr>
        <w:t>个需求响应周期包含的调度时段集合；</w:t>
      </w:r>
      <w:r w:rsidR="00FC67E6" w:rsidRPr="00E244B2">
        <w:rPr>
          <w:color w:val="000000" w:themeColor="text1"/>
          <w:position w:val="-6"/>
        </w:rPr>
        <w:object w:dxaOrig="200" w:dyaOrig="220" w14:anchorId="0DE594EA">
          <v:shape id="_x0000_i1974" type="#_x0000_t75" style="width:9.75pt;height:11pt" o:ole="">
            <v:imagedata r:id="rId1833" o:title=""/>
          </v:shape>
          <o:OLEObject Type="Embed" ProgID="Equation.DSMT4" ShapeID="_x0000_i1974" DrawAspect="Content" ObjectID="_1852641871" r:id="rId1834"/>
        </w:object>
      </w:r>
      <w:r w:rsidRPr="00E244B2">
        <w:rPr>
          <w:color w:val="000000" w:themeColor="text1"/>
        </w:rPr>
        <w:t>为负荷转移后的目标时段。</w:t>
      </w:r>
    </w:p>
    <w:p w14:paraId="00287F60" w14:textId="05382A96" w:rsidR="004643E9" w:rsidRPr="00E244B2" w:rsidRDefault="001B6850" w:rsidP="000D7986">
      <w:pPr>
        <w:ind w:firstLine="480"/>
        <w:rPr>
          <w:color w:val="000000" w:themeColor="text1"/>
        </w:rPr>
      </w:pPr>
      <w:r w:rsidRPr="00E244B2">
        <w:rPr>
          <w:color w:val="000000" w:themeColor="text1"/>
        </w:rPr>
        <w:t>（</w:t>
      </w:r>
      <w:r w:rsidRPr="00E244B2">
        <w:rPr>
          <w:color w:val="000000" w:themeColor="text1"/>
        </w:rPr>
        <w:t>2</w:t>
      </w:r>
      <w:r w:rsidRPr="00E244B2">
        <w:rPr>
          <w:color w:val="000000" w:themeColor="text1"/>
        </w:rPr>
        <w:t>）可转移负荷转出关系</w:t>
      </w:r>
    </w:p>
    <w:p w14:paraId="12F6DF69" w14:textId="23E57924" w:rsidR="00967069" w:rsidRPr="00E244B2" w:rsidRDefault="00967069" w:rsidP="000D7986">
      <w:pPr>
        <w:ind w:firstLine="480"/>
        <w:rPr>
          <w:color w:val="000000" w:themeColor="text1"/>
        </w:rPr>
      </w:pPr>
      <w:r w:rsidRPr="00E244B2">
        <w:rPr>
          <w:color w:val="000000" w:themeColor="text1"/>
        </w:rPr>
        <w:t>定义</w:t>
      </w:r>
      <w:r w:rsidRPr="00E244B2">
        <w:rPr>
          <w:rFonts w:hint="eastAsia"/>
          <w:color w:val="000000" w:themeColor="text1"/>
        </w:rPr>
        <w:t>：</w:t>
      </w:r>
    </w:p>
    <w:p w14:paraId="3CBEC628" w14:textId="1D52F7BD" w:rsidR="004643E9" w:rsidRPr="00E244B2" w:rsidRDefault="00967069" w:rsidP="00967069">
      <w:pPr>
        <w:ind w:firstLine="480"/>
        <w:jc w:val="center"/>
        <w:rPr>
          <w:color w:val="000000" w:themeColor="text1"/>
        </w:rPr>
      </w:pPr>
      <w:r w:rsidRPr="00E244B2">
        <w:rPr>
          <w:color w:val="000000" w:themeColor="text1"/>
          <w:position w:val="-14"/>
        </w:rPr>
        <w:object w:dxaOrig="980" w:dyaOrig="400" w14:anchorId="646F9F80">
          <v:shape id="_x0000_i1975" type="#_x0000_t75" style="width:49.4pt;height:20.15pt" o:ole="">
            <v:imagedata r:id="rId1835" o:title=""/>
          </v:shape>
          <o:OLEObject Type="Embed" ProgID="Equation.DSMT4" ShapeID="_x0000_i1975" DrawAspect="Content" ObjectID="_1852641872" r:id="rId1836"/>
        </w:object>
      </w:r>
    </w:p>
    <w:p w14:paraId="02794AFD" w14:textId="4F20E950" w:rsidR="004643E9" w:rsidRPr="00E244B2" w:rsidRDefault="000B2AED" w:rsidP="000D7986">
      <w:pPr>
        <w:ind w:firstLine="480"/>
        <w:rPr>
          <w:color w:val="000000" w:themeColor="text1"/>
        </w:rPr>
      </w:pPr>
      <w:r w:rsidRPr="00E244B2">
        <w:rPr>
          <w:color w:val="000000" w:themeColor="text1"/>
        </w:rPr>
        <w:t>为省份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中原计划在时段</w:t>
      </w:r>
      <w:r w:rsidRPr="00E244B2">
        <w:rPr>
          <w:i/>
          <w:iCs/>
          <w:color w:val="000000" w:themeColor="text1"/>
        </w:rPr>
        <w:t>t</w:t>
      </w:r>
      <w:r w:rsidRPr="00E244B2">
        <w:rPr>
          <w:color w:val="000000" w:themeColor="text1"/>
        </w:rPr>
        <w:t>使用、实际转移至时段</w:t>
      </w:r>
      <w:r w:rsidR="00E72E30" w:rsidRPr="00E244B2">
        <w:rPr>
          <w:color w:val="000000" w:themeColor="text1"/>
          <w:position w:val="-6"/>
        </w:rPr>
        <w:object w:dxaOrig="200" w:dyaOrig="220" w14:anchorId="0C65F41A">
          <v:shape id="_x0000_i1976" type="#_x0000_t75" style="width:9.75pt;height:11pt" o:ole="">
            <v:imagedata r:id="rId1837" o:title=""/>
          </v:shape>
          <o:OLEObject Type="Embed" ProgID="Equation.DSMT4" ShapeID="_x0000_i1976" DrawAspect="Content" ObjectID="_1852641873" r:id="rId1838"/>
        </w:object>
      </w:r>
      <w:r w:rsidRPr="00E244B2">
        <w:rPr>
          <w:color w:val="000000" w:themeColor="text1"/>
        </w:rPr>
        <w:t>使用的负荷功率。</w:t>
      </w:r>
      <w:r w:rsidR="004167D0" w:rsidRPr="00E244B2">
        <w:rPr>
          <w:color w:val="000000" w:themeColor="text1"/>
        </w:rPr>
        <w:t>则省份</w:t>
      </w:r>
      <w:r w:rsidR="004167D0" w:rsidRPr="00E244B2">
        <w:rPr>
          <w:i/>
          <w:iCs/>
          <w:color w:val="000000" w:themeColor="text1"/>
        </w:rPr>
        <w:t>p</w:t>
      </w:r>
      <w:r w:rsidR="004167D0" w:rsidRPr="00E244B2">
        <w:rPr>
          <w:color w:val="000000" w:themeColor="text1"/>
        </w:rPr>
        <w:t>的分区</w:t>
      </w:r>
      <w:r w:rsidR="004167D0" w:rsidRPr="00E244B2">
        <w:rPr>
          <w:i/>
          <w:iCs/>
          <w:color w:val="000000" w:themeColor="text1"/>
        </w:rPr>
        <w:t>r</w:t>
      </w:r>
      <w:r w:rsidR="004167D0" w:rsidRPr="00E244B2">
        <w:rPr>
          <w:color w:val="000000" w:themeColor="text1"/>
        </w:rPr>
        <w:t>在时段</w:t>
      </w:r>
      <w:r w:rsidR="004167D0" w:rsidRPr="00E244B2">
        <w:rPr>
          <w:i/>
          <w:iCs/>
          <w:color w:val="000000" w:themeColor="text1"/>
        </w:rPr>
        <w:t>t</w:t>
      </w:r>
      <w:r w:rsidR="004167D0" w:rsidRPr="00E244B2">
        <w:rPr>
          <w:color w:val="000000" w:themeColor="text1"/>
        </w:rPr>
        <w:t>转出的可转移负荷总功率为：</w:t>
      </w:r>
    </w:p>
    <w:p w14:paraId="30F4DE4C" w14:textId="6BE11BAF" w:rsidR="004643E9" w:rsidRPr="00E244B2" w:rsidRDefault="00BB70F2" w:rsidP="00BB70F2">
      <w:pPr>
        <w:ind w:firstLine="480"/>
        <w:jc w:val="center"/>
        <w:rPr>
          <w:color w:val="000000" w:themeColor="text1"/>
        </w:rPr>
      </w:pPr>
      <w:r w:rsidRPr="00E244B2">
        <w:rPr>
          <w:color w:val="000000" w:themeColor="text1"/>
          <w:position w:val="-36"/>
        </w:rPr>
        <w:object w:dxaOrig="2060" w:dyaOrig="620" w14:anchorId="2D755DC9">
          <v:shape id="_x0000_i1977" type="#_x0000_t75" style="width:103.1pt;height:31.1pt" o:ole="">
            <v:imagedata r:id="rId1839" o:title=""/>
          </v:shape>
          <o:OLEObject Type="Embed" ProgID="Equation.DSMT4" ShapeID="_x0000_i1977" DrawAspect="Content" ObjectID="_1852641874" r:id="rId1840"/>
        </w:object>
      </w:r>
    </w:p>
    <w:p w14:paraId="65A6BC01" w14:textId="3D2C205F" w:rsidR="004643E9" w:rsidRPr="00E244B2" w:rsidRDefault="00BF56EF" w:rsidP="000D7986">
      <w:pPr>
        <w:ind w:firstLine="480"/>
        <w:rPr>
          <w:color w:val="000000" w:themeColor="text1"/>
        </w:rPr>
      </w:pPr>
      <w:r w:rsidRPr="00E244B2">
        <w:rPr>
          <w:color w:val="000000" w:themeColor="text1"/>
        </w:rPr>
        <w:lastRenderedPageBreak/>
        <w:t>式中，</w:t>
      </w:r>
      <w:r w:rsidRPr="00E244B2">
        <w:rPr>
          <w:color w:val="000000" w:themeColor="text1"/>
          <w:position w:val="-14"/>
        </w:rPr>
        <w:object w:dxaOrig="720" w:dyaOrig="400" w14:anchorId="450D7A39">
          <v:shape id="_x0000_i1978" type="#_x0000_t75" style="width:36.6pt;height:20.15pt" o:ole="">
            <v:imagedata r:id="rId1841" o:title=""/>
          </v:shape>
          <o:OLEObject Type="Embed" ProgID="Equation.DSMT4" ShapeID="_x0000_i1978" DrawAspect="Content" ObjectID="_1852641875" r:id="rId1842"/>
        </w:object>
      </w:r>
      <w:r w:rsidRPr="00E244B2">
        <w:rPr>
          <w:color w:val="000000" w:themeColor="text1"/>
        </w:rPr>
        <w:t>为时段</w:t>
      </w:r>
      <w:r w:rsidRPr="00E244B2">
        <w:rPr>
          <w:i/>
          <w:iCs/>
          <w:color w:val="000000" w:themeColor="text1"/>
        </w:rPr>
        <w:t>t</w:t>
      </w:r>
      <w:r w:rsidRPr="00E244B2">
        <w:rPr>
          <w:color w:val="000000" w:themeColor="text1"/>
        </w:rPr>
        <w:t>从当前时段转移至其他允许时段的负荷功率。</w:t>
      </w:r>
    </w:p>
    <w:p w14:paraId="09F91344" w14:textId="365EC801" w:rsidR="004643E9" w:rsidRPr="00E244B2" w:rsidRDefault="00C75B71" w:rsidP="000D7986">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）可转移负荷转入关系</w:t>
      </w:r>
    </w:p>
    <w:p w14:paraId="142E8B37" w14:textId="7DB8065F" w:rsidR="00C75B71" w:rsidRPr="00E244B2" w:rsidRDefault="00A20E6C" w:rsidP="000D7986">
      <w:pPr>
        <w:ind w:firstLine="480"/>
        <w:rPr>
          <w:color w:val="000000" w:themeColor="text1"/>
        </w:rPr>
      </w:pPr>
      <w:r w:rsidRPr="00E244B2">
        <w:rPr>
          <w:color w:val="000000" w:themeColor="text1"/>
        </w:rPr>
        <w:t>省份</w:t>
      </w:r>
      <w:r w:rsidRPr="00E244B2">
        <w:rPr>
          <w:color w:val="000000" w:themeColor="text1"/>
        </w:rPr>
        <w:t xml:space="preserve"> </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在时段</w:t>
      </w:r>
      <w:r w:rsidRPr="00E244B2">
        <w:rPr>
          <w:i/>
          <w:iCs/>
          <w:color w:val="000000" w:themeColor="text1"/>
        </w:rPr>
        <w:t>t</w:t>
      </w:r>
      <w:r w:rsidRPr="00E244B2">
        <w:rPr>
          <w:color w:val="000000" w:themeColor="text1"/>
        </w:rPr>
        <w:t>接收的转入负荷由其他原始时段转移至时段</w:t>
      </w:r>
      <w:r w:rsidRPr="00E244B2">
        <w:rPr>
          <w:i/>
          <w:iCs/>
          <w:color w:val="000000" w:themeColor="text1"/>
        </w:rPr>
        <w:t>t</w:t>
      </w:r>
      <w:r w:rsidRPr="00E244B2">
        <w:rPr>
          <w:color w:val="000000" w:themeColor="text1"/>
        </w:rPr>
        <w:t>的负荷共同组成：</w:t>
      </w:r>
    </w:p>
    <w:p w14:paraId="77F4C6CF" w14:textId="2975B8A4" w:rsidR="00C75B71" w:rsidRPr="00E244B2" w:rsidRDefault="00777DE6" w:rsidP="00777DE6">
      <w:pPr>
        <w:ind w:firstLine="480"/>
        <w:jc w:val="center"/>
        <w:rPr>
          <w:color w:val="000000" w:themeColor="text1"/>
        </w:rPr>
      </w:pPr>
      <w:r w:rsidRPr="00E244B2">
        <w:rPr>
          <w:color w:val="000000" w:themeColor="text1"/>
          <w:position w:val="-52"/>
        </w:rPr>
        <w:object w:dxaOrig="1980" w:dyaOrig="780" w14:anchorId="048D55F7">
          <v:shape id="_x0000_i1979" type="#_x0000_t75" style="width:99.45pt;height:39.05pt" o:ole="">
            <v:imagedata r:id="rId1843" o:title=""/>
          </v:shape>
          <o:OLEObject Type="Embed" ProgID="Equation.DSMT4" ShapeID="_x0000_i1979" DrawAspect="Content" ObjectID="_1852641876" r:id="rId1844"/>
        </w:object>
      </w:r>
    </w:p>
    <w:p w14:paraId="2354FB3C" w14:textId="073A8910" w:rsidR="00C75B71" w:rsidRPr="00E244B2" w:rsidRDefault="00631344" w:rsidP="000D7986">
      <w:pPr>
        <w:ind w:firstLine="480"/>
        <w:rPr>
          <w:color w:val="000000" w:themeColor="text1"/>
        </w:rPr>
      </w:pPr>
      <w:r w:rsidRPr="00E244B2">
        <w:rPr>
          <w:color w:val="000000" w:themeColor="text1"/>
        </w:rPr>
        <w:t>式中，</w:t>
      </w:r>
      <w:r w:rsidRPr="00E244B2">
        <w:rPr>
          <w:color w:val="000000" w:themeColor="text1"/>
          <w:position w:val="-14"/>
        </w:rPr>
        <w:object w:dxaOrig="660" w:dyaOrig="400" w14:anchorId="3CFCCFE5">
          <v:shape id="_x0000_i1980" type="#_x0000_t75" style="width:33.55pt;height:20.15pt" o:ole="">
            <v:imagedata r:id="rId1845" o:title=""/>
          </v:shape>
          <o:OLEObject Type="Embed" ProgID="Equation.DSMT4" ShapeID="_x0000_i1980" DrawAspect="Content" ObjectID="_1852641877" r:id="rId1846"/>
        </w:object>
      </w:r>
      <w:r w:rsidRPr="00E244B2">
        <w:rPr>
          <w:color w:val="000000" w:themeColor="text1"/>
        </w:rPr>
        <w:t>为省份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在时段</w:t>
      </w:r>
      <w:r w:rsidRPr="00E244B2">
        <w:rPr>
          <w:i/>
          <w:iCs/>
          <w:color w:val="000000" w:themeColor="text1"/>
        </w:rPr>
        <w:t>t</w:t>
      </w:r>
      <w:r w:rsidRPr="00E244B2">
        <w:rPr>
          <w:color w:val="000000" w:themeColor="text1"/>
        </w:rPr>
        <w:t>从其他时段接收的转入负荷功率；</w:t>
      </w:r>
      <w:r w:rsidR="0025321E" w:rsidRPr="00E244B2">
        <w:rPr>
          <w:color w:val="000000" w:themeColor="text1"/>
          <w:position w:val="-14"/>
        </w:rPr>
        <w:object w:dxaOrig="600" w:dyaOrig="400" w14:anchorId="6CF45412">
          <v:shape id="_x0000_i1981" type="#_x0000_t75" style="width:29.9pt;height:20.15pt" o:ole="">
            <v:imagedata r:id="rId1847" o:title=""/>
          </v:shape>
          <o:OLEObject Type="Embed" ProgID="Equation.DSMT4" ShapeID="_x0000_i1981" DrawAspect="Content" ObjectID="_1852641878" r:id="rId1848"/>
        </w:object>
      </w:r>
      <w:r w:rsidRPr="00E244B2">
        <w:rPr>
          <w:color w:val="000000" w:themeColor="text1"/>
        </w:rPr>
        <w:t>表示原计划在时段</w:t>
      </w:r>
      <w:r w:rsidR="0025321E" w:rsidRPr="00E244B2">
        <w:rPr>
          <w:color w:val="000000" w:themeColor="text1"/>
          <w:position w:val="-6"/>
        </w:rPr>
        <w:object w:dxaOrig="200" w:dyaOrig="220" w14:anchorId="3A035C76">
          <v:shape id="_x0000_i1982" type="#_x0000_t75" style="width:9.75pt;height:11pt" o:ole="">
            <v:imagedata r:id="rId1849" o:title=""/>
          </v:shape>
          <o:OLEObject Type="Embed" ProgID="Equation.DSMT4" ShapeID="_x0000_i1982" DrawAspect="Content" ObjectID="_1852641879" r:id="rId1850"/>
        </w:object>
      </w:r>
      <w:r w:rsidRPr="00E244B2">
        <w:rPr>
          <w:color w:val="000000" w:themeColor="text1"/>
        </w:rPr>
        <w:t>使用、实际转移至时段</w:t>
      </w:r>
      <w:r w:rsidRPr="00E244B2">
        <w:rPr>
          <w:i/>
          <w:iCs/>
          <w:color w:val="000000" w:themeColor="text1"/>
        </w:rPr>
        <w:t>t</w:t>
      </w:r>
      <w:r w:rsidRPr="00E244B2">
        <w:rPr>
          <w:color w:val="000000" w:themeColor="text1"/>
        </w:rPr>
        <w:t>使用的负荷功率。</w:t>
      </w:r>
    </w:p>
    <w:p w14:paraId="6CBC32C7" w14:textId="58EEB1B2" w:rsidR="00C75B71" w:rsidRPr="00E244B2" w:rsidRDefault="00883B94" w:rsidP="000D7986">
      <w:pPr>
        <w:ind w:firstLine="482"/>
        <w:rPr>
          <w:b/>
          <w:bCs/>
          <w:color w:val="000000" w:themeColor="text1"/>
        </w:rPr>
      </w:pPr>
      <w:r w:rsidRPr="00E244B2">
        <w:rPr>
          <w:b/>
          <w:bCs/>
          <w:color w:val="000000" w:themeColor="text1"/>
        </w:rPr>
        <w:t>（</w:t>
      </w:r>
      <w:r w:rsidRPr="00E244B2">
        <w:rPr>
          <w:b/>
          <w:bCs/>
          <w:color w:val="000000" w:themeColor="text1"/>
        </w:rPr>
        <w:t>4</w:t>
      </w:r>
      <w:r w:rsidRPr="00E244B2">
        <w:rPr>
          <w:b/>
          <w:bCs/>
          <w:color w:val="000000" w:themeColor="text1"/>
        </w:rPr>
        <w:t>）可转移负荷转出功率约束</w:t>
      </w:r>
    </w:p>
    <w:p w14:paraId="7070E95F" w14:textId="5AACC174" w:rsidR="00C75B71" w:rsidRPr="00E244B2" w:rsidRDefault="00CD0B7D" w:rsidP="000D7986">
      <w:pPr>
        <w:ind w:firstLine="480"/>
        <w:rPr>
          <w:color w:val="000000" w:themeColor="text1"/>
        </w:rPr>
      </w:pPr>
      <w:r w:rsidRPr="00E244B2">
        <w:rPr>
          <w:color w:val="000000" w:themeColor="text1"/>
        </w:rPr>
        <w:t>受分区内可参与需求响应的柔性负荷规模限制，各时段可转出的负荷功率应满足：</w:t>
      </w:r>
    </w:p>
    <w:p w14:paraId="77EC3A77" w14:textId="13F83C40" w:rsidR="00C75B71" w:rsidRPr="00E244B2" w:rsidRDefault="007C324E" w:rsidP="007C324E">
      <w:pPr>
        <w:ind w:firstLine="480"/>
        <w:jc w:val="center"/>
        <w:rPr>
          <w:color w:val="000000" w:themeColor="text1"/>
        </w:rPr>
      </w:pPr>
      <w:r w:rsidRPr="00E244B2">
        <w:rPr>
          <w:color w:val="000000" w:themeColor="text1"/>
          <w:position w:val="-14"/>
        </w:rPr>
        <w:object w:dxaOrig="4640" w:dyaOrig="400" w14:anchorId="2E86FECE">
          <v:shape id="_x0000_i1983" type="#_x0000_t75" style="width:233.1pt;height:20.15pt" o:ole="">
            <v:imagedata r:id="rId1851" o:title=""/>
          </v:shape>
          <o:OLEObject Type="Embed" ProgID="Equation.DSMT4" ShapeID="_x0000_i1983" DrawAspect="Content" ObjectID="_1852641880" r:id="rId1852"/>
        </w:object>
      </w:r>
    </w:p>
    <w:p w14:paraId="5F9BEF3D" w14:textId="3E7DE873" w:rsidR="00C75B71" w:rsidRPr="00E244B2" w:rsidRDefault="005E3332" w:rsidP="000D7986">
      <w:pPr>
        <w:ind w:firstLine="480"/>
        <w:rPr>
          <w:color w:val="000000" w:themeColor="text1"/>
        </w:rPr>
      </w:pPr>
      <w:r w:rsidRPr="00E244B2">
        <w:rPr>
          <w:color w:val="000000" w:themeColor="text1"/>
        </w:rPr>
        <w:t>式中，</w:t>
      </w:r>
      <w:r w:rsidRPr="00E244B2">
        <w:rPr>
          <w:color w:val="000000" w:themeColor="text1"/>
          <w:position w:val="-14"/>
        </w:rPr>
        <w:object w:dxaOrig="1020" w:dyaOrig="400" w14:anchorId="057F2AA8">
          <v:shape id="_x0000_i1984" type="#_x0000_t75" style="width:50.05pt;height:20.15pt" o:ole="">
            <v:imagedata r:id="rId1853" o:title=""/>
          </v:shape>
          <o:OLEObject Type="Embed" ProgID="Equation.DSMT4" ShapeID="_x0000_i1984" DrawAspect="Content" ObjectID="_1852641881" r:id="rId1854"/>
        </w:object>
      </w:r>
      <w:r w:rsidRPr="00E244B2">
        <w:rPr>
          <w:color w:val="000000" w:themeColor="text1"/>
        </w:rPr>
        <w:t>为省份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在时段</w:t>
      </w:r>
      <w:r w:rsidRPr="00E244B2">
        <w:rPr>
          <w:i/>
          <w:iCs/>
          <w:color w:val="000000" w:themeColor="text1"/>
        </w:rPr>
        <w:t>t</w:t>
      </w:r>
      <w:r w:rsidRPr="00E244B2">
        <w:rPr>
          <w:color w:val="000000" w:themeColor="text1"/>
        </w:rPr>
        <w:t>最大允许转出的负荷功率，主要由该分区工业生产、电动汽车、蓄冷蓄热等柔性负荷资源规模确定。</w:t>
      </w:r>
    </w:p>
    <w:p w14:paraId="08C6D454" w14:textId="77777777" w:rsidR="00357FCB" w:rsidRPr="00E244B2" w:rsidRDefault="00357FCB" w:rsidP="00357FCB">
      <w:pPr>
        <w:ind w:firstLine="482"/>
        <w:rPr>
          <w:b/>
          <w:bCs/>
          <w:color w:val="000000" w:themeColor="text1"/>
        </w:rPr>
      </w:pPr>
      <w:r w:rsidRPr="00E244B2">
        <w:rPr>
          <w:b/>
          <w:bCs/>
          <w:color w:val="000000" w:themeColor="text1"/>
        </w:rPr>
        <w:t>（</w:t>
      </w:r>
      <w:r w:rsidRPr="00E244B2">
        <w:rPr>
          <w:b/>
          <w:bCs/>
          <w:color w:val="000000" w:themeColor="text1"/>
        </w:rPr>
        <w:t>5</w:t>
      </w:r>
      <w:r w:rsidRPr="00E244B2">
        <w:rPr>
          <w:b/>
          <w:bCs/>
          <w:color w:val="000000" w:themeColor="text1"/>
        </w:rPr>
        <w:t>）可转移负荷转入功率约束</w:t>
      </w:r>
    </w:p>
    <w:p w14:paraId="4ECC5555" w14:textId="77777777" w:rsidR="00357FCB" w:rsidRPr="00E244B2" w:rsidRDefault="00357FCB" w:rsidP="00357FCB">
      <w:pPr>
        <w:ind w:firstLine="480"/>
        <w:rPr>
          <w:color w:val="000000" w:themeColor="text1"/>
        </w:rPr>
      </w:pPr>
      <w:r w:rsidRPr="00E244B2">
        <w:rPr>
          <w:color w:val="000000" w:themeColor="text1"/>
        </w:rPr>
        <w:t>受用户设备运行能力、局部供电能力以及生产任务安排等因素限制，各时段可接受的转入负荷功率应满足：</w:t>
      </w:r>
    </w:p>
    <w:p w14:paraId="27270C0B" w14:textId="67520C4B" w:rsidR="001E2AC6" w:rsidRPr="00E244B2" w:rsidRDefault="00754240" w:rsidP="00754240">
      <w:pPr>
        <w:ind w:firstLine="480"/>
        <w:jc w:val="center"/>
        <w:rPr>
          <w:color w:val="000000" w:themeColor="text1"/>
        </w:rPr>
      </w:pPr>
      <w:r w:rsidRPr="00E244B2">
        <w:rPr>
          <w:color w:val="000000" w:themeColor="text1"/>
          <w:position w:val="-14"/>
        </w:rPr>
        <w:object w:dxaOrig="4500" w:dyaOrig="400" w14:anchorId="2289EB64">
          <v:shape id="_x0000_i1985" type="#_x0000_t75" style="width:225.15pt;height:20.15pt" o:ole="">
            <v:imagedata r:id="rId1855" o:title=""/>
          </v:shape>
          <o:OLEObject Type="Embed" ProgID="Equation.DSMT4" ShapeID="_x0000_i1985" DrawAspect="Content" ObjectID="_1852641882" r:id="rId1856"/>
        </w:object>
      </w:r>
    </w:p>
    <w:p w14:paraId="37C206C4" w14:textId="2F64A3AE" w:rsidR="002108EF" w:rsidRPr="00E244B2" w:rsidRDefault="00FE63AF" w:rsidP="000D7986">
      <w:pPr>
        <w:ind w:firstLine="480"/>
        <w:rPr>
          <w:color w:val="000000" w:themeColor="text1"/>
        </w:rPr>
      </w:pPr>
      <w:r w:rsidRPr="00E244B2">
        <w:rPr>
          <w:color w:val="000000" w:themeColor="text1"/>
        </w:rPr>
        <w:t>式中，</w:t>
      </w:r>
      <w:r w:rsidRPr="00E244B2">
        <w:rPr>
          <w:color w:val="000000" w:themeColor="text1"/>
          <w:position w:val="-14"/>
        </w:rPr>
        <w:object w:dxaOrig="940" w:dyaOrig="400" w14:anchorId="0844AC47">
          <v:shape id="_x0000_i1986" type="#_x0000_t75" style="width:47.6pt;height:20.15pt" o:ole="">
            <v:imagedata r:id="rId1857" o:title=""/>
          </v:shape>
          <o:OLEObject Type="Embed" ProgID="Equation.DSMT4" ShapeID="_x0000_i1986" DrawAspect="Content" ObjectID="_1852641883" r:id="rId1858"/>
        </w:object>
      </w:r>
      <w:r w:rsidRPr="00E244B2">
        <w:rPr>
          <w:color w:val="000000" w:themeColor="text1"/>
        </w:rPr>
        <w:t>为省份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在时段</w:t>
      </w:r>
      <w:r w:rsidRPr="00E244B2">
        <w:rPr>
          <w:i/>
          <w:iCs/>
          <w:color w:val="000000" w:themeColor="text1"/>
        </w:rPr>
        <w:t>t</w:t>
      </w:r>
      <w:r w:rsidRPr="00E244B2">
        <w:rPr>
          <w:color w:val="000000" w:themeColor="text1"/>
        </w:rPr>
        <w:t>最大允许接收的转入负荷功率。</w:t>
      </w:r>
    </w:p>
    <w:p w14:paraId="3AEE01B5" w14:textId="02E3261F" w:rsidR="002108EF" w:rsidRPr="00E244B2" w:rsidRDefault="00F927C2" w:rsidP="000D7986">
      <w:pPr>
        <w:ind w:firstLine="482"/>
        <w:rPr>
          <w:b/>
          <w:bCs/>
          <w:color w:val="000000" w:themeColor="text1"/>
        </w:rPr>
      </w:pPr>
      <w:r w:rsidRPr="00E244B2">
        <w:rPr>
          <w:b/>
          <w:bCs/>
          <w:color w:val="000000" w:themeColor="text1"/>
        </w:rPr>
        <w:t>（</w:t>
      </w:r>
      <w:r w:rsidRPr="00E244B2">
        <w:rPr>
          <w:b/>
          <w:bCs/>
          <w:color w:val="000000" w:themeColor="text1"/>
        </w:rPr>
        <w:t>6</w:t>
      </w:r>
      <w:r w:rsidRPr="00E244B2">
        <w:rPr>
          <w:b/>
          <w:bCs/>
          <w:color w:val="000000" w:themeColor="text1"/>
        </w:rPr>
        <w:t>）可转移负荷电量守恒约束</w:t>
      </w:r>
    </w:p>
    <w:p w14:paraId="52663DCE" w14:textId="566DA2E6" w:rsidR="00F927C2" w:rsidRPr="00E244B2" w:rsidRDefault="006C4D67" w:rsidP="000D7986">
      <w:pPr>
        <w:ind w:firstLine="480"/>
        <w:rPr>
          <w:color w:val="000000" w:themeColor="text1"/>
        </w:rPr>
      </w:pPr>
      <w:r w:rsidRPr="00E244B2">
        <w:rPr>
          <w:color w:val="000000" w:themeColor="text1"/>
        </w:rPr>
        <w:t>可转移负荷仅改变用电时间，并不减少用户的实际用电需求，因此在每一个需求响应周期内，转出的总电量应与重新安排至其他时段的总电量保持一致：</w:t>
      </w:r>
    </w:p>
    <w:p w14:paraId="27DB3932" w14:textId="624E42A6" w:rsidR="00F927C2" w:rsidRPr="00E244B2" w:rsidRDefault="00B56DB5" w:rsidP="00B56DB5">
      <w:pPr>
        <w:ind w:firstLine="480"/>
        <w:jc w:val="center"/>
        <w:rPr>
          <w:color w:val="000000" w:themeColor="text1"/>
        </w:rPr>
      </w:pPr>
      <w:r w:rsidRPr="00E244B2">
        <w:rPr>
          <w:color w:val="000000" w:themeColor="text1"/>
          <w:position w:val="-32"/>
        </w:rPr>
        <w:object w:dxaOrig="4680" w:dyaOrig="580" w14:anchorId="3245050D">
          <v:shape id="_x0000_i1987" type="#_x0000_t75" style="width:234.3pt;height:29.3pt" o:ole="">
            <v:imagedata r:id="rId1859" o:title=""/>
          </v:shape>
          <o:OLEObject Type="Embed" ProgID="Equation.DSMT4" ShapeID="_x0000_i1987" DrawAspect="Content" ObjectID="_1852641884" r:id="rId1860"/>
        </w:object>
      </w:r>
    </w:p>
    <w:p w14:paraId="1C466FA2" w14:textId="2D5BD42E" w:rsidR="00F927C2" w:rsidRPr="00E244B2" w:rsidRDefault="00A812C9" w:rsidP="000D7986">
      <w:pPr>
        <w:ind w:firstLine="480"/>
        <w:rPr>
          <w:color w:val="000000" w:themeColor="text1"/>
        </w:rPr>
      </w:pPr>
      <w:r w:rsidRPr="00E244B2">
        <w:rPr>
          <w:color w:val="000000" w:themeColor="text1"/>
        </w:rPr>
        <w:t>式中，</w:t>
      </w:r>
      <w:r w:rsidRPr="00E244B2">
        <w:rPr>
          <w:color w:val="000000" w:themeColor="text1"/>
          <w:position w:val="-6"/>
        </w:rPr>
        <w:object w:dxaOrig="300" w:dyaOrig="279" w14:anchorId="34ECEE94">
          <v:shape id="_x0000_i1988" type="#_x0000_t75" style="width:15.25pt;height:14.05pt" o:ole="">
            <v:imagedata r:id="rId1861" o:title=""/>
          </v:shape>
          <o:OLEObject Type="Embed" ProgID="Equation.DSMT4" ShapeID="_x0000_i1988" DrawAspect="Content" ObjectID="_1852641885" r:id="rId1862"/>
        </w:object>
      </w:r>
      <w:r w:rsidRPr="00E244B2">
        <w:rPr>
          <w:color w:val="000000" w:themeColor="text1"/>
        </w:rPr>
        <w:t>为单个调度时段长度；</w:t>
      </w:r>
      <w:r w:rsidR="0085735C" w:rsidRPr="00E244B2">
        <w:rPr>
          <w:color w:val="000000" w:themeColor="text1"/>
          <w:position w:val="-12"/>
        </w:rPr>
        <w:object w:dxaOrig="260" w:dyaOrig="360" w14:anchorId="3DA2C79F">
          <v:shape id="_x0000_i1989" type="#_x0000_t75" style="width:12.8pt;height:18.9pt" o:ole="">
            <v:imagedata r:id="rId1863" o:title=""/>
          </v:shape>
          <o:OLEObject Type="Embed" ProgID="Equation.DSMT4" ShapeID="_x0000_i1989" DrawAspect="Content" ObjectID="_1852641886" r:id="rId1864"/>
        </w:object>
      </w:r>
      <w:r w:rsidRPr="00E244B2">
        <w:rPr>
          <w:color w:val="000000" w:themeColor="text1"/>
        </w:rPr>
        <w:t>为第</w:t>
      </w:r>
      <w:r w:rsidRPr="00E244B2">
        <w:rPr>
          <w:i/>
          <w:iCs/>
          <w:color w:val="000000" w:themeColor="text1"/>
        </w:rPr>
        <w:t>d</w:t>
      </w:r>
      <w:r w:rsidRPr="00E244B2">
        <w:rPr>
          <w:color w:val="000000" w:themeColor="text1"/>
        </w:rPr>
        <w:t>个需求响应周期包含的调度时段集合。</w:t>
      </w:r>
    </w:p>
    <w:p w14:paraId="32BC1E3B" w14:textId="77777777" w:rsidR="00914B8A" w:rsidRPr="00E244B2" w:rsidRDefault="00000000">
      <w:pPr>
        <w:pStyle w:val="3"/>
        <w:rPr>
          <w:rFonts w:hint="default"/>
          <w:color w:val="000000" w:themeColor="text1"/>
        </w:rPr>
      </w:pPr>
      <w:r w:rsidRPr="00E244B2">
        <w:rPr>
          <w:color w:val="000000" w:themeColor="text1"/>
        </w:rPr>
        <w:t>可削减负荷约束</w:t>
      </w:r>
    </w:p>
    <w:p w14:paraId="6136136F" w14:textId="77777777" w:rsidR="00852395" w:rsidRPr="00E244B2" w:rsidRDefault="00852395" w:rsidP="00852395">
      <w:pPr>
        <w:ind w:firstLine="482"/>
        <w:rPr>
          <w:b/>
          <w:bCs/>
          <w:color w:val="000000" w:themeColor="text1"/>
        </w:rPr>
      </w:pPr>
      <w:r w:rsidRPr="00E244B2">
        <w:rPr>
          <w:b/>
          <w:bCs/>
          <w:color w:val="000000" w:themeColor="text1"/>
        </w:rPr>
        <w:lastRenderedPageBreak/>
        <w:t>（</w:t>
      </w:r>
      <w:r w:rsidRPr="00E244B2">
        <w:rPr>
          <w:b/>
          <w:bCs/>
          <w:color w:val="000000" w:themeColor="text1"/>
        </w:rPr>
        <w:t>1</w:t>
      </w:r>
      <w:r w:rsidRPr="00E244B2">
        <w:rPr>
          <w:b/>
          <w:bCs/>
          <w:color w:val="000000" w:themeColor="text1"/>
        </w:rPr>
        <w:t>）可削减负荷功率约束</w:t>
      </w:r>
    </w:p>
    <w:p w14:paraId="72946901" w14:textId="77777777" w:rsidR="00852395" w:rsidRPr="00E244B2" w:rsidRDefault="00852395" w:rsidP="00852395">
      <w:pPr>
        <w:ind w:firstLine="480"/>
        <w:rPr>
          <w:color w:val="000000" w:themeColor="text1"/>
        </w:rPr>
      </w:pPr>
      <w:r w:rsidRPr="00E244B2">
        <w:rPr>
          <w:color w:val="000000" w:themeColor="text1"/>
        </w:rPr>
        <w:t>省份</w:t>
      </w:r>
      <w:r w:rsidRPr="00E244B2">
        <w:rPr>
          <w:rFonts w:hint="eastAsia"/>
          <w:color w:val="000000" w:themeColor="text1"/>
          <w:position w:val="-10"/>
        </w:rPr>
        <w:object w:dxaOrig="240" w:dyaOrig="260" w14:anchorId="7418A498">
          <v:shape id="_x0000_i1990" type="#_x0000_t75" style="width:11pt;height:12.8pt" o:ole="">
            <v:imagedata r:id="rId1865" o:title=""/>
          </v:shape>
          <o:OLEObject Type="Embed" ProgID="Equation.DSMT4" ShapeID="_x0000_i1990" DrawAspect="Content" ObjectID="_1852641887" r:id="rId1866"/>
        </w:object>
      </w:r>
      <w:r w:rsidRPr="00E244B2">
        <w:rPr>
          <w:color w:val="000000" w:themeColor="text1"/>
        </w:rPr>
        <w:t>的分区</w:t>
      </w:r>
      <w:r w:rsidRPr="00E244B2">
        <w:rPr>
          <w:rFonts w:hint="eastAsia"/>
          <w:color w:val="000000" w:themeColor="text1"/>
          <w:position w:val="-4"/>
        </w:rPr>
        <w:object w:dxaOrig="180" w:dyaOrig="200" w14:anchorId="706F5101">
          <v:shape id="_x0000_i1991" type="#_x0000_t75" style="width:9.15pt;height:9.75pt" o:ole="">
            <v:imagedata r:id="rId1867" o:title=""/>
          </v:shape>
          <o:OLEObject Type="Embed" ProgID="Equation.DSMT4" ShapeID="_x0000_i1991" DrawAspect="Content" ObjectID="_1852641888" r:id="rId1868"/>
        </w:object>
      </w:r>
      <w:r w:rsidRPr="00E244B2">
        <w:rPr>
          <w:color w:val="000000" w:themeColor="text1"/>
        </w:rPr>
        <w:t>内需求响应资源的负荷削减能力有限，因此：</w:t>
      </w:r>
    </w:p>
    <w:p w14:paraId="428D49D8" w14:textId="77777777" w:rsidR="00852395" w:rsidRPr="00E244B2" w:rsidRDefault="00852395" w:rsidP="00852395">
      <w:pPr>
        <w:pStyle w:val="MTDisplayEquation"/>
        <w:rPr>
          <w:color w:val="000000" w:themeColor="text1"/>
        </w:rPr>
      </w:pPr>
      <w:r w:rsidRPr="00E244B2">
        <w:rPr>
          <w:rFonts w:hint="eastAsia"/>
          <w:color w:val="000000" w:themeColor="text1"/>
        </w:rPr>
        <w:tab/>
      </w:r>
      <w:r w:rsidRPr="00E244B2">
        <w:rPr>
          <w:rFonts w:hint="eastAsia"/>
          <w:color w:val="000000" w:themeColor="text1"/>
          <w:position w:val="-14"/>
        </w:rPr>
        <w:object w:dxaOrig="4080" w:dyaOrig="400" w14:anchorId="798381E1">
          <v:shape id="_x0000_i1992" type="#_x0000_t75" style="width:203.8pt;height:20.15pt" o:ole="">
            <v:imagedata r:id="rId1869" o:title=""/>
          </v:shape>
          <o:OLEObject Type="Embed" ProgID="Equation.DSMT4" ShapeID="_x0000_i1992" DrawAspect="Content" ObjectID="_1852641889" r:id="rId1870"/>
        </w:object>
      </w:r>
    </w:p>
    <w:p w14:paraId="4156AE53" w14:textId="77777777" w:rsidR="00852395" w:rsidRPr="00E244B2" w:rsidRDefault="00852395" w:rsidP="00852395">
      <w:pPr>
        <w:ind w:firstLine="480"/>
        <w:rPr>
          <w:color w:val="000000" w:themeColor="text1"/>
        </w:rPr>
      </w:pPr>
      <w:r w:rsidRPr="00E244B2">
        <w:rPr>
          <w:color w:val="000000" w:themeColor="text1"/>
        </w:rPr>
        <w:t>式中，</w:t>
      </w:r>
      <w:r w:rsidRPr="00E244B2">
        <w:rPr>
          <w:rFonts w:hint="eastAsia"/>
          <w:color w:val="000000" w:themeColor="text1"/>
          <w:position w:val="-14"/>
        </w:rPr>
        <w:object w:dxaOrig="480" w:dyaOrig="400" w14:anchorId="451A91F2">
          <v:shape id="_x0000_i1993" type="#_x0000_t75" style="width:22.6pt;height:20.15pt" o:ole="">
            <v:imagedata r:id="rId1871" o:title=""/>
          </v:shape>
          <o:OLEObject Type="Embed" ProgID="Equation.DSMT4" ShapeID="_x0000_i1993" DrawAspect="Content" ObjectID="_1852641890" r:id="rId1872"/>
        </w:object>
      </w:r>
      <w:r w:rsidRPr="00E244B2">
        <w:rPr>
          <w:color w:val="000000" w:themeColor="text1"/>
        </w:rPr>
        <w:t>为省份</w:t>
      </w:r>
      <w:r w:rsidRPr="00E244B2">
        <w:rPr>
          <w:rFonts w:hint="eastAsia"/>
          <w:color w:val="000000" w:themeColor="text1"/>
          <w:position w:val="-10"/>
        </w:rPr>
        <w:object w:dxaOrig="240" w:dyaOrig="260" w14:anchorId="275DB879">
          <v:shape id="_x0000_i1994" type="#_x0000_t75" style="width:11pt;height:12.8pt" o:ole="">
            <v:imagedata r:id="rId1873" o:title=""/>
          </v:shape>
          <o:OLEObject Type="Embed" ProgID="Equation.DSMT4" ShapeID="_x0000_i1994" DrawAspect="Content" ObjectID="_1852641891" r:id="rId1874"/>
        </w:object>
      </w:r>
      <w:r w:rsidRPr="00E244B2">
        <w:rPr>
          <w:color w:val="000000" w:themeColor="text1"/>
        </w:rPr>
        <w:t>的分区</w:t>
      </w:r>
      <w:r w:rsidRPr="00E244B2">
        <w:rPr>
          <w:rFonts w:hint="eastAsia"/>
          <w:color w:val="000000" w:themeColor="text1"/>
          <w:position w:val="-4"/>
        </w:rPr>
        <w:object w:dxaOrig="180" w:dyaOrig="200" w14:anchorId="517ABF57">
          <v:shape id="_x0000_i1995" type="#_x0000_t75" style="width:9.15pt;height:9.75pt" o:ole="">
            <v:imagedata r:id="rId1875" o:title=""/>
          </v:shape>
          <o:OLEObject Type="Embed" ProgID="Equation.DSMT4" ShapeID="_x0000_i1995" DrawAspect="Content" ObjectID="_1852641892" r:id="rId1876"/>
        </w:object>
      </w:r>
      <w:r w:rsidRPr="00E244B2">
        <w:rPr>
          <w:color w:val="000000" w:themeColor="text1"/>
        </w:rPr>
        <w:t>在时段</w:t>
      </w:r>
      <w:r w:rsidRPr="00E244B2">
        <w:rPr>
          <w:rFonts w:hint="eastAsia"/>
          <w:color w:val="000000" w:themeColor="text1"/>
          <w:position w:val="-6"/>
        </w:rPr>
        <w:object w:dxaOrig="139" w:dyaOrig="240" w14:anchorId="6D0B4E16">
          <v:shape id="_x0000_i1996" type="#_x0000_t75" style="width:6.7pt;height:11pt" o:ole="">
            <v:imagedata r:id="rId1877" o:title=""/>
          </v:shape>
          <o:OLEObject Type="Embed" ProgID="Equation.DSMT4" ShapeID="_x0000_i1996" DrawAspect="Content" ObjectID="_1852641893" r:id="rId1878"/>
        </w:object>
      </w:r>
      <w:r w:rsidRPr="00E244B2">
        <w:rPr>
          <w:color w:val="000000" w:themeColor="text1"/>
        </w:rPr>
        <w:t>实际调用的可削减负荷功率；</w:t>
      </w:r>
      <w:r w:rsidRPr="00E244B2">
        <w:rPr>
          <w:rFonts w:hint="eastAsia"/>
          <w:color w:val="000000" w:themeColor="text1"/>
          <w:position w:val="-14"/>
        </w:rPr>
        <w:object w:dxaOrig="700" w:dyaOrig="400" w14:anchorId="65BF87E5">
          <v:shape id="_x0000_i1997" type="#_x0000_t75" style="width:36.6pt;height:20.15pt" o:ole="">
            <v:imagedata r:id="rId1879" o:title=""/>
          </v:shape>
          <o:OLEObject Type="Embed" ProgID="Equation.DSMT4" ShapeID="_x0000_i1997" DrawAspect="Content" ObjectID="_1852641894" r:id="rId1880"/>
        </w:object>
      </w:r>
      <w:r w:rsidRPr="00E244B2">
        <w:rPr>
          <w:color w:val="000000" w:themeColor="text1"/>
        </w:rPr>
        <w:t>为该分区在时段</w:t>
      </w:r>
      <w:r w:rsidRPr="00E244B2">
        <w:rPr>
          <w:rFonts w:hint="eastAsia"/>
          <w:color w:val="000000" w:themeColor="text1"/>
          <w:position w:val="-6"/>
        </w:rPr>
        <w:object w:dxaOrig="139" w:dyaOrig="240" w14:anchorId="7FCD373A">
          <v:shape id="_x0000_i1998" type="#_x0000_t75" style="width:6.7pt;height:11pt" o:ole="">
            <v:imagedata r:id="rId1881" o:title=""/>
          </v:shape>
          <o:OLEObject Type="Embed" ProgID="Equation.DSMT4" ShapeID="_x0000_i1998" DrawAspect="Content" ObjectID="_1852641895" r:id="rId1882"/>
        </w:object>
      </w:r>
      <w:r w:rsidRPr="00E244B2">
        <w:rPr>
          <w:color w:val="000000" w:themeColor="text1"/>
        </w:rPr>
        <w:t>能够提供的最大可削减负荷功率。</w:t>
      </w:r>
    </w:p>
    <w:p w14:paraId="356A6B3D" w14:textId="77777777" w:rsidR="00852395" w:rsidRPr="00E244B2" w:rsidRDefault="00852395" w:rsidP="00852395">
      <w:pPr>
        <w:ind w:firstLine="482"/>
        <w:rPr>
          <w:b/>
          <w:bCs/>
          <w:color w:val="000000" w:themeColor="text1"/>
        </w:rPr>
      </w:pPr>
      <w:r w:rsidRPr="00E244B2">
        <w:rPr>
          <w:b/>
          <w:bCs/>
          <w:color w:val="000000" w:themeColor="text1"/>
        </w:rPr>
        <w:t>（</w:t>
      </w:r>
      <w:r w:rsidRPr="00E244B2">
        <w:rPr>
          <w:b/>
          <w:bCs/>
          <w:color w:val="000000" w:themeColor="text1"/>
        </w:rPr>
        <w:t>2</w:t>
      </w:r>
      <w:r w:rsidRPr="00E244B2">
        <w:rPr>
          <w:b/>
          <w:bCs/>
          <w:color w:val="000000" w:themeColor="text1"/>
        </w:rPr>
        <w:t>）单日最大削减电量约束</w:t>
      </w:r>
    </w:p>
    <w:p w14:paraId="4EA0C8C5" w14:textId="77777777" w:rsidR="00852395" w:rsidRPr="00E244B2" w:rsidRDefault="00852395" w:rsidP="00852395">
      <w:pPr>
        <w:ind w:firstLine="480"/>
        <w:rPr>
          <w:color w:val="000000" w:themeColor="text1"/>
        </w:rPr>
      </w:pPr>
      <w:r w:rsidRPr="00E244B2">
        <w:rPr>
          <w:color w:val="000000" w:themeColor="text1"/>
        </w:rPr>
        <w:t>考虑工业生产连续性、商业用户舒适度以及用户参与需求响应的可持续性，不能在一天内长期、大规模调用削减负荷，因此：</w:t>
      </w:r>
    </w:p>
    <w:p w14:paraId="0942FD98" w14:textId="77777777" w:rsidR="00852395" w:rsidRPr="00E244B2" w:rsidRDefault="00852395" w:rsidP="00852395">
      <w:pPr>
        <w:pStyle w:val="MTDisplayEquation"/>
        <w:rPr>
          <w:color w:val="000000" w:themeColor="text1"/>
        </w:rPr>
      </w:pPr>
      <w:r w:rsidRPr="00E244B2">
        <w:rPr>
          <w:rFonts w:hint="eastAsia"/>
          <w:color w:val="000000" w:themeColor="text1"/>
        </w:rPr>
        <w:tab/>
      </w:r>
      <w:r w:rsidRPr="00E244B2">
        <w:rPr>
          <w:rFonts w:hint="eastAsia"/>
          <w:color w:val="000000" w:themeColor="text1"/>
          <w:position w:val="-32"/>
        </w:rPr>
        <w:object w:dxaOrig="3840" w:dyaOrig="580" w14:anchorId="7ECCA081">
          <v:shape id="_x0000_i1999" type="#_x0000_t75" style="width:192.2pt;height:29.3pt" o:ole="">
            <v:imagedata r:id="rId1883" o:title=""/>
          </v:shape>
          <o:OLEObject Type="Embed" ProgID="Equation.DSMT4" ShapeID="_x0000_i1999" DrawAspect="Content" ObjectID="_1852641896" r:id="rId1884"/>
        </w:object>
      </w:r>
    </w:p>
    <w:p w14:paraId="6A076364" w14:textId="77777777" w:rsidR="00852395" w:rsidRPr="00E244B2" w:rsidRDefault="00852395" w:rsidP="00852395">
      <w:pPr>
        <w:ind w:firstLine="480"/>
        <w:rPr>
          <w:color w:val="000000" w:themeColor="text1"/>
        </w:rPr>
      </w:pPr>
      <w:r w:rsidRPr="00E244B2">
        <w:rPr>
          <w:color w:val="000000" w:themeColor="text1"/>
        </w:rPr>
        <w:t>式中，</w:t>
      </w:r>
      <w:r w:rsidRPr="00E244B2">
        <w:rPr>
          <w:rFonts w:hint="eastAsia"/>
          <w:color w:val="000000" w:themeColor="text1"/>
          <w:position w:val="-12"/>
        </w:rPr>
        <w:object w:dxaOrig="260" w:dyaOrig="360" w14:anchorId="0B367F8F">
          <v:shape id="_x0000_i2000" type="#_x0000_t75" style="width:12.8pt;height:20.15pt" o:ole="">
            <v:imagedata r:id="rId1885" o:title=""/>
          </v:shape>
          <o:OLEObject Type="Embed" ProgID="Equation.DSMT4" ShapeID="_x0000_i2000" DrawAspect="Content" ObjectID="_1852641897" r:id="rId1886"/>
        </w:object>
      </w:r>
      <w:r w:rsidRPr="00E244B2">
        <w:rPr>
          <w:color w:val="000000" w:themeColor="text1"/>
        </w:rPr>
        <w:t>为第</w:t>
      </w:r>
      <w:r w:rsidRPr="00E244B2">
        <w:rPr>
          <w:rFonts w:hint="eastAsia"/>
          <w:color w:val="000000" w:themeColor="text1"/>
          <w:position w:val="-6"/>
        </w:rPr>
        <w:object w:dxaOrig="220" w:dyaOrig="279" w14:anchorId="44C84CD1">
          <v:shape id="_x0000_i2001" type="#_x0000_t75" style="width:11pt;height:14.05pt" o:ole="">
            <v:imagedata r:id="rId1887" o:title=""/>
          </v:shape>
          <o:OLEObject Type="Embed" ProgID="Equation.DSMT4" ShapeID="_x0000_i2001" DrawAspect="Content" ObjectID="_1852641898" r:id="rId1888"/>
        </w:object>
      </w:r>
      <w:r w:rsidRPr="00E244B2">
        <w:rPr>
          <w:color w:val="000000" w:themeColor="text1"/>
        </w:rPr>
        <w:t>个日调度周期所包含的时段集合；</w:t>
      </w:r>
      <w:r w:rsidRPr="00E244B2">
        <w:rPr>
          <w:rFonts w:hint="eastAsia"/>
          <w:color w:val="000000" w:themeColor="text1"/>
          <w:position w:val="-14"/>
        </w:rPr>
        <w:object w:dxaOrig="720" w:dyaOrig="400" w14:anchorId="5337CCC9">
          <v:shape id="_x0000_i2002" type="#_x0000_t75" style="width:36.6pt;height:20.15pt" o:ole="">
            <v:imagedata r:id="rId1889" o:title=""/>
          </v:shape>
          <o:OLEObject Type="Embed" ProgID="Equation.DSMT4" ShapeID="_x0000_i2002" DrawAspect="Content" ObjectID="_1852641899" r:id="rId1890"/>
        </w:object>
      </w:r>
      <w:r w:rsidRPr="00E244B2">
        <w:rPr>
          <w:color w:val="000000" w:themeColor="text1"/>
        </w:rPr>
        <w:t>为省份</w:t>
      </w:r>
      <w:r w:rsidRPr="00E244B2">
        <w:rPr>
          <w:rFonts w:hint="eastAsia"/>
          <w:color w:val="000000" w:themeColor="text1"/>
          <w:position w:val="-10"/>
        </w:rPr>
        <w:object w:dxaOrig="260" w:dyaOrig="260" w14:anchorId="1EB81336">
          <v:shape id="_x0000_i2003" type="#_x0000_t75" style="width:12.8pt;height:12.8pt" o:ole="">
            <v:imagedata r:id="rId1891" o:title=""/>
          </v:shape>
          <o:OLEObject Type="Embed" ProgID="Equation.DSMT4" ShapeID="_x0000_i2003" DrawAspect="Content" ObjectID="_1852641900" r:id="rId1892"/>
        </w:object>
      </w:r>
      <w:r w:rsidRPr="00E244B2">
        <w:rPr>
          <w:color w:val="000000" w:themeColor="text1"/>
        </w:rPr>
        <w:t>的分区</w:t>
      </w:r>
      <w:r w:rsidRPr="00E244B2">
        <w:rPr>
          <w:rFonts w:hint="eastAsia"/>
          <w:color w:val="000000" w:themeColor="text1"/>
          <w:position w:val="-4"/>
        </w:rPr>
        <w:object w:dxaOrig="180" w:dyaOrig="200" w14:anchorId="16C5D071">
          <v:shape id="_x0000_i2004" type="#_x0000_t75" style="width:9.15pt;height:9.75pt" o:ole="">
            <v:imagedata r:id="rId1893" o:title=""/>
          </v:shape>
          <o:OLEObject Type="Embed" ProgID="Equation.DSMT4" ShapeID="_x0000_i2004" DrawAspect="Content" ObjectID="_1852641901" r:id="rId1894"/>
        </w:object>
      </w:r>
      <w:r w:rsidRPr="00E244B2">
        <w:rPr>
          <w:color w:val="000000" w:themeColor="text1"/>
        </w:rPr>
        <w:t>在第</w:t>
      </w:r>
      <w:r w:rsidRPr="00E244B2">
        <w:rPr>
          <w:rFonts w:hint="eastAsia"/>
          <w:color w:val="000000" w:themeColor="text1"/>
          <w:position w:val="-6"/>
        </w:rPr>
        <w:object w:dxaOrig="220" w:dyaOrig="279" w14:anchorId="3DDA4004">
          <v:shape id="_x0000_i2005" type="#_x0000_t75" style="width:11pt;height:14.05pt" o:ole="">
            <v:imagedata r:id="rId1887" o:title=""/>
          </v:shape>
          <o:OLEObject Type="Embed" ProgID="Equation.DSMT4" ShapeID="_x0000_i2005" DrawAspect="Content" ObjectID="_1852641902" r:id="rId1895"/>
        </w:object>
      </w:r>
      <w:r w:rsidRPr="00E244B2">
        <w:rPr>
          <w:color w:val="000000" w:themeColor="text1"/>
        </w:rPr>
        <w:t>个日调度周期内允许的最大削减电量。该约束主要防止优化模型为了降低系统运行成本而在一天内长时间、大规模调用可削减负荷。</w:t>
      </w:r>
    </w:p>
    <w:p w14:paraId="387CF5DB" w14:textId="77777777" w:rsidR="00852395" w:rsidRPr="00E244B2" w:rsidRDefault="00852395" w:rsidP="00852395">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）年度最大削减电量约束</w:t>
      </w:r>
    </w:p>
    <w:p w14:paraId="2CF09612" w14:textId="77777777" w:rsidR="00852395" w:rsidRPr="00E244B2" w:rsidRDefault="00852395" w:rsidP="00852395">
      <w:pPr>
        <w:ind w:firstLine="480"/>
        <w:rPr>
          <w:color w:val="000000" w:themeColor="text1"/>
        </w:rPr>
      </w:pPr>
      <w:r w:rsidRPr="00E244B2">
        <w:rPr>
          <w:color w:val="000000" w:themeColor="text1"/>
        </w:rPr>
        <w:t>对于全年时序生产模拟，还需要限制需求响应资源在全年范围内的累计调用程度：</w:t>
      </w:r>
    </w:p>
    <w:p w14:paraId="24B9FD45" w14:textId="77777777" w:rsidR="00852395" w:rsidRPr="00E244B2" w:rsidRDefault="00852395" w:rsidP="00852395">
      <w:pPr>
        <w:pStyle w:val="MTDisplayEquation"/>
        <w:rPr>
          <w:color w:val="000000" w:themeColor="text1"/>
        </w:rPr>
      </w:pPr>
      <w:r w:rsidRPr="00E244B2">
        <w:rPr>
          <w:rFonts w:hint="eastAsia"/>
          <w:color w:val="000000" w:themeColor="text1"/>
        </w:rPr>
        <w:tab/>
      </w:r>
      <w:r w:rsidRPr="00E244B2">
        <w:rPr>
          <w:rFonts w:hint="eastAsia"/>
          <w:color w:val="000000" w:themeColor="text1"/>
          <w:position w:val="-28"/>
        </w:rPr>
        <w:object w:dxaOrig="3580" w:dyaOrig="540" w14:anchorId="78D69F6F">
          <v:shape id="_x0000_i2006" type="#_x0000_t75" style="width:180.6pt;height:27.45pt" o:ole="">
            <v:imagedata r:id="rId1896" o:title=""/>
          </v:shape>
          <o:OLEObject Type="Embed" ProgID="Equation.DSMT4" ShapeID="_x0000_i2006" DrawAspect="Content" ObjectID="_1852641903" r:id="rId1897"/>
        </w:object>
      </w:r>
    </w:p>
    <w:p w14:paraId="6EA55AB8" w14:textId="0E35F38C" w:rsidR="00914B8A" w:rsidRPr="00E244B2" w:rsidRDefault="00852395" w:rsidP="00852395">
      <w:pPr>
        <w:ind w:firstLine="480"/>
        <w:rPr>
          <w:color w:val="000000" w:themeColor="text1"/>
        </w:rPr>
      </w:pPr>
      <w:r w:rsidRPr="00E244B2">
        <w:rPr>
          <w:color w:val="000000" w:themeColor="text1"/>
        </w:rPr>
        <w:t>式中，</w:t>
      </w:r>
      <w:r w:rsidRPr="00E244B2">
        <w:rPr>
          <w:rFonts w:hint="eastAsia"/>
          <w:color w:val="000000" w:themeColor="text1"/>
          <w:position w:val="-4"/>
        </w:rPr>
        <w:object w:dxaOrig="220" w:dyaOrig="260" w14:anchorId="5CAF5830">
          <v:shape id="_x0000_i2007" type="#_x0000_t75" style="width:11pt;height:12.8pt" o:ole="">
            <v:imagedata r:id="rId1898" o:title=""/>
          </v:shape>
          <o:OLEObject Type="Embed" ProgID="Equation.DSMT4" ShapeID="_x0000_i2007" DrawAspect="Content" ObjectID="_1852641904" r:id="rId1899"/>
        </w:object>
      </w:r>
      <w:r w:rsidRPr="00E244B2">
        <w:rPr>
          <w:color w:val="000000" w:themeColor="text1"/>
        </w:rPr>
        <w:t>为全年所有调度时段的集合；</w:t>
      </w:r>
      <w:r w:rsidRPr="00E244B2">
        <w:rPr>
          <w:rFonts w:hint="eastAsia"/>
          <w:color w:val="000000" w:themeColor="text1"/>
          <w:position w:val="-14"/>
        </w:rPr>
        <w:object w:dxaOrig="720" w:dyaOrig="400" w14:anchorId="4DD714CF">
          <v:shape id="_x0000_i2008" type="#_x0000_t75" style="width:36.6pt;height:20.15pt" o:ole="">
            <v:imagedata r:id="rId1900" o:title=""/>
          </v:shape>
          <o:OLEObject Type="Embed" ProgID="Equation.DSMT4" ShapeID="_x0000_i2008" DrawAspect="Content" ObjectID="_1852641905" r:id="rId1901"/>
        </w:object>
      </w:r>
      <w:r w:rsidRPr="00E244B2">
        <w:rPr>
          <w:color w:val="000000" w:themeColor="text1"/>
        </w:rPr>
        <w:t>为省份</w:t>
      </w:r>
      <w:r w:rsidRPr="00E244B2">
        <w:rPr>
          <w:rFonts w:hint="eastAsia"/>
          <w:color w:val="000000" w:themeColor="text1"/>
          <w:position w:val="-10"/>
        </w:rPr>
        <w:object w:dxaOrig="240" w:dyaOrig="260" w14:anchorId="4F462E34">
          <v:shape id="_x0000_i2009" type="#_x0000_t75" style="width:11pt;height:12.8pt" o:ole="">
            <v:imagedata r:id="rId1902" o:title=""/>
          </v:shape>
          <o:OLEObject Type="Embed" ProgID="Equation.DSMT4" ShapeID="_x0000_i2009" DrawAspect="Content" ObjectID="_1852641906" r:id="rId1903"/>
        </w:object>
      </w:r>
      <w:r w:rsidRPr="00E244B2">
        <w:rPr>
          <w:color w:val="000000" w:themeColor="text1"/>
        </w:rPr>
        <w:t>的分区</w:t>
      </w:r>
      <w:r w:rsidRPr="00E244B2">
        <w:rPr>
          <w:rFonts w:hint="eastAsia"/>
          <w:color w:val="000000" w:themeColor="text1"/>
          <w:position w:val="-4"/>
        </w:rPr>
        <w:object w:dxaOrig="180" w:dyaOrig="200" w14:anchorId="52675509">
          <v:shape id="_x0000_i2010" type="#_x0000_t75" style="width:9.15pt;height:9.75pt" o:ole="">
            <v:imagedata r:id="rId1875" o:title=""/>
          </v:shape>
          <o:OLEObject Type="Embed" ProgID="Equation.DSMT4" ShapeID="_x0000_i2010" DrawAspect="Content" ObjectID="_1852641907" r:id="rId1904"/>
        </w:object>
      </w:r>
      <w:r w:rsidRPr="00E244B2">
        <w:rPr>
          <w:color w:val="000000" w:themeColor="text1"/>
        </w:rPr>
        <w:t>全年最大允许削减电量，用于表征该分区需求响应资源的年度可调用规模。</w:t>
      </w:r>
    </w:p>
    <w:p w14:paraId="2CBBF220" w14:textId="77777777" w:rsidR="00B8025A" w:rsidRPr="00E244B2" w:rsidRDefault="00B8025A" w:rsidP="00B8025A">
      <w:pPr>
        <w:pStyle w:val="20"/>
        <w:rPr>
          <w:color w:val="000000" w:themeColor="text1"/>
        </w:rPr>
      </w:pPr>
      <w:r w:rsidRPr="00E244B2">
        <w:rPr>
          <w:color w:val="000000" w:themeColor="text1"/>
        </w:rPr>
        <w:t>系统级约束条件</w:t>
      </w:r>
    </w:p>
    <w:p w14:paraId="41447577" w14:textId="77777777" w:rsidR="00B8025A" w:rsidRPr="00E244B2" w:rsidRDefault="00B8025A" w:rsidP="00B8025A">
      <w:pPr>
        <w:pStyle w:val="3"/>
        <w:rPr>
          <w:rFonts w:hint="default"/>
          <w:color w:val="000000" w:themeColor="text1"/>
        </w:rPr>
      </w:pPr>
      <w:r w:rsidRPr="00E244B2">
        <w:rPr>
          <w:color w:val="000000" w:themeColor="text1"/>
        </w:rPr>
        <w:t>功率平衡约束：（净出力、净负荷）</w:t>
      </w:r>
    </w:p>
    <w:p w14:paraId="7A5B26C6" w14:textId="77777777" w:rsidR="00B8025A" w:rsidRPr="00E244B2" w:rsidRDefault="00B8025A" w:rsidP="00B8025A">
      <w:pPr>
        <w:ind w:firstLine="480"/>
        <w:rPr>
          <w:color w:val="000000" w:themeColor="text1"/>
        </w:rPr>
      </w:pPr>
      <w:bookmarkStart w:id="22" w:name="MTBlankEqn"/>
      <w:r w:rsidRPr="00E244B2">
        <w:rPr>
          <w:color w:val="000000" w:themeColor="text1"/>
        </w:rPr>
        <w:t>对于大区域</w:t>
      </w:r>
      <w:r w:rsidRPr="00E244B2">
        <w:rPr>
          <w:bCs/>
          <w:color w:val="000000" w:themeColor="text1"/>
          <w:position w:val="-6"/>
        </w:rPr>
        <w:object w:dxaOrig="194" w:dyaOrig="200" w14:anchorId="1A031D6C">
          <v:shape id="_x0000_i2011" type="#_x0000_t75" alt="" style="width:9.75pt;height:9.75pt" o:ole="">
            <v:imagedata r:id="rId1905" o:title=""/>
          </v:shape>
          <o:OLEObject Type="Embed" ProgID="Equation.DSMT4" ShapeID="_x0000_i2011" DrawAspect="Content" ObjectID="_1852641908" r:id="rId1906"/>
        </w:object>
      </w:r>
      <w:r w:rsidRPr="00E244B2">
        <w:rPr>
          <w:color w:val="000000" w:themeColor="text1"/>
        </w:rPr>
        <w:t>内任意省份</w:t>
      </w:r>
      <w:r w:rsidRPr="00E244B2">
        <w:rPr>
          <w:bCs/>
          <w:color w:val="000000" w:themeColor="text1"/>
          <w:position w:val="-10"/>
        </w:rPr>
        <w:object w:dxaOrig="236" w:dyaOrig="240" w14:anchorId="048C6C9D">
          <v:shape id="_x0000_i2012" type="#_x0000_t75" style="width:11pt;height:11pt" o:ole="">
            <v:imagedata r:id="rId1907" o:title=""/>
          </v:shape>
          <o:OLEObject Type="Embed" ProgID="Equation.DSMT4" ShapeID="_x0000_i2012" DrawAspect="Content" ObjectID="_1852641909" r:id="rId1908"/>
        </w:object>
      </w:r>
      <w:r w:rsidRPr="00E244B2">
        <w:rPr>
          <w:color w:val="000000" w:themeColor="text1"/>
        </w:rPr>
        <w:t>、省份</w:t>
      </w:r>
      <w:r w:rsidRPr="00E244B2">
        <w:rPr>
          <w:bCs/>
          <w:color w:val="000000" w:themeColor="text1"/>
          <w:position w:val="-10"/>
        </w:rPr>
        <w:object w:dxaOrig="236" w:dyaOrig="240" w14:anchorId="1A2F753D">
          <v:shape id="_x0000_i2013" type="#_x0000_t75" style="width:11pt;height:11pt" o:ole="">
            <v:imagedata r:id="rId1907" o:title=""/>
          </v:shape>
          <o:OLEObject Type="Embed" ProgID="Equation.DSMT4" ShapeID="_x0000_i2013" DrawAspect="Content" ObjectID="_1852641910" r:id="rId1909"/>
        </w:object>
      </w:r>
      <w:r w:rsidRPr="00E244B2">
        <w:rPr>
          <w:color w:val="000000" w:themeColor="text1"/>
        </w:rPr>
        <w:t>内任意分区</w:t>
      </w:r>
      <w:r w:rsidRPr="00E244B2">
        <w:rPr>
          <w:bCs/>
          <w:color w:val="000000" w:themeColor="text1"/>
          <w:position w:val="-4"/>
        </w:rPr>
        <w:object w:dxaOrig="194" w:dyaOrig="180" w14:anchorId="29B17376">
          <v:shape id="_x0000_i2014" type="#_x0000_t75" alt="" style="width:9.75pt;height:9.15pt" o:ole="">
            <v:imagedata r:id="rId1910" o:title=""/>
          </v:shape>
          <o:OLEObject Type="Embed" ProgID="Equation.DSMT4" ShapeID="_x0000_i2014" DrawAspect="Content" ObjectID="_1852641911" r:id="rId1911"/>
        </w:object>
      </w:r>
      <w:r w:rsidRPr="00E244B2">
        <w:rPr>
          <w:color w:val="000000" w:themeColor="text1"/>
        </w:rPr>
        <w:t>以及调度时段</w:t>
      </w:r>
      <w:r w:rsidRPr="00E244B2">
        <w:rPr>
          <w:bCs/>
          <w:color w:val="000000" w:themeColor="text1"/>
          <w:position w:val="-6"/>
        </w:rPr>
        <w:object w:dxaOrig="150" w:dyaOrig="220" w14:anchorId="17A74897">
          <v:shape id="_x0000_i2015" type="#_x0000_t75" alt="" style="width:6.7pt;height:11pt" o:ole="">
            <v:imagedata r:id="rId1912" o:title=""/>
          </v:shape>
          <o:OLEObject Type="Embed" ProgID="Equation.DSMT4" ShapeID="_x0000_i2015" DrawAspect="Content" ObjectID="_1852641912" r:id="rId1913"/>
        </w:object>
      </w:r>
      <w:r w:rsidRPr="00E244B2">
        <w:rPr>
          <w:color w:val="000000" w:themeColor="text1"/>
        </w:rPr>
        <w:t>，均建立独立的功率平衡约束。</w:t>
      </w:r>
    </w:p>
    <w:p w14:paraId="15EB8440" w14:textId="77777777" w:rsidR="00B8025A" w:rsidRPr="00E244B2" w:rsidRDefault="00B8025A" w:rsidP="00B8025A">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1</w:t>
      </w:r>
      <w:r w:rsidRPr="00E244B2">
        <w:rPr>
          <w:rFonts w:hint="eastAsia"/>
          <w:b/>
          <w:bCs/>
          <w:color w:val="000000" w:themeColor="text1"/>
        </w:rPr>
        <w:t>）</w:t>
      </w:r>
      <w:r w:rsidRPr="00E244B2">
        <w:rPr>
          <w:b/>
          <w:bCs/>
          <w:color w:val="000000" w:themeColor="text1"/>
        </w:rPr>
        <w:t>分区发电总功率</w:t>
      </w:r>
    </w:p>
    <w:p w14:paraId="073D4AB8" w14:textId="77777777" w:rsidR="00B8025A" w:rsidRPr="00E244B2" w:rsidRDefault="00B8025A" w:rsidP="00B8025A">
      <w:pPr>
        <w:ind w:firstLine="480"/>
        <w:rPr>
          <w:color w:val="000000" w:themeColor="text1"/>
        </w:rPr>
      </w:pPr>
      <w:r w:rsidRPr="00E244B2">
        <w:rPr>
          <w:color w:val="000000" w:themeColor="text1"/>
        </w:rPr>
        <w:t>由于各类发电设备均按照具体机组建模，因此省份</w:t>
      </w:r>
      <w:r w:rsidRPr="00E244B2">
        <w:rPr>
          <w:bCs/>
          <w:color w:val="000000" w:themeColor="text1"/>
          <w:position w:val="-10"/>
        </w:rPr>
        <w:object w:dxaOrig="236" w:dyaOrig="240" w14:anchorId="079890B7">
          <v:shape id="_x0000_i2016" type="#_x0000_t75" style="width:11pt;height:11pt" o:ole="">
            <v:imagedata r:id="rId1907" o:title=""/>
          </v:shape>
          <o:OLEObject Type="Embed" ProgID="Equation.DSMT4" ShapeID="_x0000_i2016" DrawAspect="Content" ObjectID="_1852641913" r:id="rId1914"/>
        </w:object>
      </w:r>
      <w:r w:rsidRPr="00E244B2">
        <w:rPr>
          <w:color w:val="000000" w:themeColor="text1"/>
        </w:rPr>
        <w:t>的分区</w:t>
      </w:r>
      <w:r w:rsidRPr="00E244B2">
        <w:rPr>
          <w:bCs/>
          <w:color w:val="000000" w:themeColor="text1"/>
          <w:position w:val="-4"/>
        </w:rPr>
        <w:object w:dxaOrig="194" w:dyaOrig="180" w14:anchorId="02F47761">
          <v:shape id="_x0000_i2017" type="#_x0000_t75" style="width:9.75pt;height:9.15pt" o:ole="">
            <v:imagedata r:id="rId1910" o:title=""/>
          </v:shape>
          <o:OLEObject Type="Embed" ProgID="Equation.DSMT4" ShapeID="_x0000_i2017" DrawAspect="Content" ObjectID="_1852641914" r:id="rId1915"/>
        </w:object>
      </w:r>
      <w:r w:rsidRPr="00E244B2">
        <w:rPr>
          <w:color w:val="000000" w:themeColor="text1"/>
        </w:rPr>
        <w:t>在时段</w:t>
      </w:r>
      <w:r w:rsidRPr="00E244B2">
        <w:rPr>
          <w:bCs/>
          <w:color w:val="000000" w:themeColor="text1"/>
          <w:position w:val="-6"/>
        </w:rPr>
        <w:object w:dxaOrig="150" w:dyaOrig="220" w14:anchorId="77946EDF">
          <v:shape id="_x0000_i2018" type="#_x0000_t75" style="width:6.7pt;height:11pt" o:ole="">
            <v:imagedata r:id="rId1912" o:title=""/>
          </v:shape>
          <o:OLEObject Type="Embed" ProgID="Equation.DSMT4" ShapeID="_x0000_i2018" DrawAspect="Content" ObjectID="_1852641915" r:id="rId1916"/>
        </w:object>
      </w:r>
      <w:r w:rsidRPr="00E244B2">
        <w:rPr>
          <w:color w:val="000000" w:themeColor="text1"/>
        </w:rPr>
        <w:t>的总发电功率由分区内各类发电机组实际出力求和得到：</w:t>
      </w:r>
    </w:p>
    <w:p w14:paraId="5568228D" w14:textId="77777777" w:rsidR="00B8025A" w:rsidRPr="00E244B2" w:rsidRDefault="00B8025A" w:rsidP="00B8025A">
      <w:pPr>
        <w:ind w:firstLine="480"/>
        <w:jc w:val="center"/>
        <w:rPr>
          <w:color w:val="000000" w:themeColor="text1"/>
        </w:rPr>
      </w:pPr>
      <w:r w:rsidRPr="00E244B2">
        <w:rPr>
          <w:bCs/>
          <w:color w:val="000000" w:themeColor="text1"/>
          <w:position w:val="-32"/>
        </w:rPr>
        <w:object w:dxaOrig="1890" w:dyaOrig="560" w14:anchorId="146E486B">
          <v:shape id="_x0000_i2019" type="#_x0000_t75" alt="" style="width:93.95pt;height:26.25pt" o:ole="">
            <v:imagedata r:id="rId1917" o:title=""/>
          </v:shape>
          <o:OLEObject Type="Embed" ProgID="Equation.DSMT4" ShapeID="_x0000_i2019" DrawAspect="Content" ObjectID="_1852641916" r:id="rId1918"/>
        </w:object>
      </w:r>
    </w:p>
    <w:p w14:paraId="17024D6C" w14:textId="77777777" w:rsidR="00B8025A" w:rsidRPr="00E244B2" w:rsidRDefault="00B8025A" w:rsidP="00B8025A">
      <w:pPr>
        <w:ind w:firstLine="480"/>
        <w:rPr>
          <w:color w:val="000000" w:themeColor="text1"/>
        </w:rPr>
      </w:pPr>
      <w:r w:rsidRPr="00E244B2">
        <w:rPr>
          <w:color w:val="000000" w:themeColor="text1"/>
        </w:rPr>
        <w:lastRenderedPageBreak/>
        <w:t>式中，</w:t>
      </w:r>
      <w:r w:rsidRPr="00E244B2">
        <w:rPr>
          <w:bCs/>
          <w:color w:val="000000" w:themeColor="text1"/>
          <w:position w:val="-14"/>
        </w:rPr>
        <w:object w:dxaOrig="472" w:dyaOrig="380" w14:anchorId="65DCEE89">
          <v:shape id="_x0000_i2020" type="#_x0000_t75" alt="" style="width:21.95pt;height:20.15pt" o:ole="">
            <v:imagedata r:id="rId1919" o:title=""/>
          </v:shape>
          <o:OLEObject Type="Embed" ProgID="Equation.DSMT4" ShapeID="_x0000_i2020" DrawAspect="Content" ObjectID="_1852641917" r:id="rId1920"/>
        </w:object>
      </w:r>
      <w:r w:rsidRPr="00E244B2">
        <w:rPr>
          <w:color w:val="000000" w:themeColor="text1"/>
        </w:rPr>
        <w:t>为省份</w:t>
      </w:r>
      <w:r w:rsidRPr="00E244B2">
        <w:rPr>
          <w:bCs/>
          <w:color w:val="000000" w:themeColor="text1"/>
          <w:position w:val="-10"/>
        </w:rPr>
        <w:object w:dxaOrig="236" w:dyaOrig="240" w14:anchorId="67B7EA6A">
          <v:shape id="_x0000_i2021" type="#_x0000_t75" style="width:11pt;height:11pt" o:ole="">
            <v:imagedata r:id="rId1907" o:title=""/>
          </v:shape>
          <o:OLEObject Type="Embed" ProgID="Equation.DSMT4" ShapeID="_x0000_i2021" DrawAspect="Content" ObjectID="_1852641918" r:id="rId1921"/>
        </w:object>
      </w:r>
      <w:r w:rsidRPr="00E244B2">
        <w:rPr>
          <w:color w:val="000000" w:themeColor="text1"/>
        </w:rPr>
        <w:t>的分区</w:t>
      </w:r>
      <w:r w:rsidRPr="00E244B2">
        <w:rPr>
          <w:bCs/>
          <w:color w:val="000000" w:themeColor="text1"/>
          <w:position w:val="-4"/>
        </w:rPr>
        <w:object w:dxaOrig="194" w:dyaOrig="180" w14:anchorId="15A8CCE3">
          <v:shape id="_x0000_i2022" type="#_x0000_t75" style="width:9.75pt;height:9.15pt" o:ole="">
            <v:imagedata r:id="rId1910" o:title=""/>
          </v:shape>
          <o:OLEObject Type="Embed" ProgID="Equation.DSMT4" ShapeID="_x0000_i2022" DrawAspect="Content" ObjectID="_1852641919" r:id="rId1922"/>
        </w:object>
      </w:r>
      <w:r w:rsidRPr="00E244B2">
        <w:rPr>
          <w:color w:val="000000" w:themeColor="text1"/>
        </w:rPr>
        <w:t>在时段</w:t>
      </w:r>
      <w:r w:rsidRPr="00E244B2">
        <w:rPr>
          <w:bCs/>
          <w:color w:val="000000" w:themeColor="text1"/>
          <w:position w:val="-6"/>
        </w:rPr>
        <w:object w:dxaOrig="150" w:dyaOrig="220" w14:anchorId="07C8D4EB">
          <v:shape id="_x0000_i2023" type="#_x0000_t75" style="width:6.7pt;height:11pt" o:ole="">
            <v:imagedata r:id="rId1912" o:title=""/>
          </v:shape>
          <o:OLEObject Type="Embed" ProgID="Equation.DSMT4" ShapeID="_x0000_i2023" DrawAspect="Content" ObjectID="_1852641920" r:id="rId1923"/>
        </w:object>
      </w:r>
      <w:r w:rsidRPr="00E244B2">
        <w:rPr>
          <w:color w:val="000000" w:themeColor="text1"/>
        </w:rPr>
        <w:t>的总发电功率；</w:t>
      </w:r>
      <w:r w:rsidRPr="00E244B2">
        <w:rPr>
          <w:bCs/>
          <w:color w:val="000000" w:themeColor="text1"/>
          <w:position w:val="-4"/>
        </w:rPr>
        <w:object w:dxaOrig="367" w:dyaOrig="279" w14:anchorId="3E9CF48B">
          <v:shape id="_x0000_i2024" type="#_x0000_t75" alt="" style="width:20.15pt;height:14.05pt" o:ole="">
            <v:imagedata r:id="rId1924" o:title=""/>
          </v:shape>
          <o:OLEObject Type="Embed" ProgID="Equation.DSMT4" ShapeID="_x0000_i2024" DrawAspect="Content" ObjectID="_1852641921" r:id="rId1925"/>
        </w:object>
      </w:r>
      <w:r w:rsidRPr="00E244B2">
        <w:rPr>
          <w:color w:val="000000" w:themeColor="text1"/>
        </w:rPr>
        <w:t>为发电资源类型集合；</w:t>
      </w:r>
      <w:r w:rsidRPr="00E244B2">
        <w:rPr>
          <w:bCs/>
          <w:color w:val="000000" w:themeColor="text1"/>
          <w:position w:val="-14"/>
        </w:rPr>
        <w:object w:dxaOrig="454" w:dyaOrig="380" w14:anchorId="265E42AD">
          <v:shape id="_x0000_i2025" type="#_x0000_t75" style="width:21.95pt;height:20.15pt" o:ole="">
            <v:imagedata r:id="rId1926" o:title=""/>
          </v:shape>
          <o:OLEObject Type="Embed" ProgID="Equation.DSMT4" ShapeID="_x0000_i2025" DrawAspect="Content" ObjectID="_1852641922" r:id="rId1927"/>
        </w:object>
      </w:r>
      <w:r w:rsidRPr="00E244B2">
        <w:rPr>
          <w:color w:val="000000" w:themeColor="text1"/>
        </w:rPr>
        <w:t>为省份</w:t>
      </w:r>
      <w:r w:rsidRPr="00E244B2">
        <w:rPr>
          <w:bCs/>
          <w:color w:val="000000" w:themeColor="text1"/>
          <w:position w:val="-10"/>
        </w:rPr>
        <w:object w:dxaOrig="236" w:dyaOrig="240" w14:anchorId="0930B9F2">
          <v:shape id="_x0000_i2026" type="#_x0000_t75" style="width:11pt;height:11pt" o:ole="">
            <v:imagedata r:id="rId1907" o:title=""/>
          </v:shape>
          <o:OLEObject Type="Embed" ProgID="Equation.DSMT4" ShapeID="_x0000_i2026" DrawAspect="Content" ObjectID="_1852641923" r:id="rId1928"/>
        </w:object>
      </w:r>
      <w:r w:rsidRPr="00E244B2">
        <w:rPr>
          <w:color w:val="000000" w:themeColor="text1"/>
        </w:rPr>
        <w:t>的分区</w:t>
      </w:r>
      <w:r w:rsidRPr="00E244B2">
        <w:rPr>
          <w:bCs/>
          <w:color w:val="000000" w:themeColor="text1"/>
          <w:position w:val="-4"/>
        </w:rPr>
        <w:object w:dxaOrig="194" w:dyaOrig="180" w14:anchorId="2D5A3D40">
          <v:shape id="_x0000_i2027" type="#_x0000_t75" style="width:9.75pt;height:9.15pt" o:ole="">
            <v:imagedata r:id="rId1910" o:title=""/>
          </v:shape>
          <o:OLEObject Type="Embed" ProgID="Equation.DSMT4" ShapeID="_x0000_i2027" DrawAspect="Content" ObjectID="_1852641924" r:id="rId1929"/>
        </w:object>
      </w:r>
      <w:r w:rsidRPr="00E244B2">
        <w:rPr>
          <w:color w:val="000000" w:themeColor="text1"/>
        </w:rPr>
        <w:t>内第</w:t>
      </w:r>
      <w:r w:rsidRPr="00E244B2">
        <w:rPr>
          <w:bCs/>
          <w:color w:val="000000" w:themeColor="text1"/>
          <w:position w:val="-10"/>
        </w:rPr>
        <w:object w:dxaOrig="216" w:dyaOrig="240" w14:anchorId="79EC8CE6">
          <v:shape id="_x0000_i2028" type="#_x0000_t75" style="width:11pt;height:11pt" o:ole="">
            <v:imagedata r:id="rId1930" o:title=""/>
          </v:shape>
          <o:OLEObject Type="Embed" ProgID="Equation.DSMT4" ShapeID="_x0000_i2028" DrawAspect="Content" ObjectID="_1852641925" r:id="rId1931"/>
        </w:object>
      </w:r>
      <w:r w:rsidRPr="00E244B2">
        <w:rPr>
          <w:color w:val="000000" w:themeColor="text1"/>
        </w:rPr>
        <w:t>类发电机组集合；</w:t>
      </w:r>
      <w:r w:rsidRPr="00E244B2">
        <w:rPr>
          <w:bCs/>
          <w:color w:val="000000" w:themeColor="text1"/>
          <w:position w:val="-14"/>
        </w:rPr>
        <w:object w:dxaOrig="562" w:dyaOrig="380" w14:anchorId="02E64CCB">
          <v:shape id="_x0000_i2029" type="#_x0000_t75" alt="" style="width:27.45pt;height:20.15pt" o:ole="">
            <v:imagedata r:id="rId1932" o:title=""/>
          </v:shape>
          <o:OLEObject Type="Embed" ProgID="Equation.DSMT4" ShapeID="_x0000_i2029" DrawAspect="Content" ObjectID="_1852641926" r:id="rId1933"/>
        </w:object>
      </w:r>
      <w:r w:rsidRPr="00E244B2">
        <w:rPr>
          <w:color w:val="000000" w:themeColor="text1"/>
        </w:rPr>
        <w:t>为对应机组</w:t>
      </w:r>
      <w:r w:rsidRPr="00E244B2">
        <w:rPr>
          <w:bCs/>
          <w:color w:val="000000" w:themeColor="text1"/>
          <w:position w:val="-6"/>
        </w:rPr>
        <w:object w:dxaOrig="151" w:dyaOrig="240" w14:anchorId="581CB753">
          <v:shape id="_x0000_i2030" type="#_x0000_t75" alt="" style="width:6.7pt;height:11pt" o:ole="">
            <v:imagedata r:id="rId1934" o:title=""/>
          </v:shape>
          <o:OLEObject Type="Embed" ProgID="Equation.DSMT4" ShapeID="_x0000_i2030" DrawAspect="Content" ObjectID="_1852641927" r:id="rId1935"/>
        </w:object>
      </w:r>
      <w:r w:rsidRPr="00E244B2">
        <w:rPr>
          <w:color w:val="000000" w:themeColor="text1"/>
        </w:rPr>
        <w:t>在时段</w:t>
      </w:r>
      <w:r w:rsidRPr="00E244B2">
        <w:rPr>
          <w:bCs/>
          <w:color w:val="000000" w:themeColor="text1"/>
          <w:position w:val="-6"/>
        </w:rPr>
        <w:object w:dxaOrig="150" w:dyaOrig="220" w14:anchorId="60B1D21B">
          <v:shape id="_x0000_i2031" type="#_x0000_t75" style="width:6.7pt;height:11pt" o:ole="">
            <v:imagedata r:id="rId1912" o:title=""/>
          </v:shape>
          <o:OLEObject Type="Embed" ProgID="Equation.DSMT4" ShapeID="_x0000_i2031" DrawAspect="Content" ObjectID="_1852641928" r:id="rId1936"/>
        </w:object>
      </w:r>
      <w:r w:rsidRPr="00E244B2">
        <w:rPr>
          <w:color w:val="000000" w:themeColor="text1"/>
        </w:rPr>
        <w:t>的实际有功出力。</w:t>
      </w:r>
    </w:p>
    <w:p w14:paraId="4E60E5AD" w14:textId="77777777" w:rsidR="00B8025A" w:rsidRPr="00E244B2" w:rsidRDefault="00B8025A" w:rsidP="00B8025A">
      <w:pPr>
        <w:ind w:firstLine="480"/>
        <w:rPr>
          <w:color w:val="000000" w:themeColor="text1"/>
        </w:rPr>
      </w:pPr>
      <w:r w:rsidRPr="00E244B2">
        <w:rPr>
          <w:color w:val="000000" w:themeColor="text1"/>
        </w:rPr>
        <w:t>结合考虑的发电资源类型，可进一步表示为：</w:t>
      </w:r>
    </w:p>
    <w:p w14:paraId="7657F596" w14:textId="77777777" w:rsidR="00B8025A" w:rsidRPr="00E244B2" w:rsidRDefault="00B8025A" w:rsidP="00B8025A">
      <w:pPr>
        <w:ind w:firstLine="480"/>
        <w:jc w:val="center"/>
        <w:rPr>
          <w:color w:val="000000" w:themeColor="text1"/>
        </w:rPr>
      </w:pPr>
      <w:r w:rsidRPr="00E244B2">
        <w:rPr>
          <w:bCs/>
          <w:color w:val="000000" w:themeColor="text1"/>
          <w:position w:val="-50"/>
        </w:rPr>
        <w:object w:dxaOrig="5710" w:dyaOrig="1100" w14:anchorId="20D63652">
          <v:shape id="_x0000_i2032" type="#_x0000_t75" alt="" style="width:285.55pt;height:55.55pt" o:ole="">
            <v:imagedata r:id="rId1937" o:title=""/>
          </v:shape>
          <o:OLEObject Type="Embed" ProgID="Equation.DSMT4" ShapeID="_x0000_i2032" DrawAspect="Content" ObjectID="_1852641929" r:id="rId1938"/>
        </w:object>
      </w:r>
    </w:p>
    <w:p w14:paraId="2775703B" w14:textId="77777777" w:rsidR="00B8025A" w:rsidRPr="00E244B2" w:rsidRDefault="00B8025A" w:rsidP="00B8025A">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2</w:t>
      </w:r>
      <w:r w:rsidRPr="00E244B2">
        <w:rPr>
          <w:rFonts w:hint="eastAsia"/>
          <w:b/>
          <w:bCs/>
          <w:color w:val="000000" w:themeColor="text1"/>
        </w:rPr>
        <w:t>）</w:t>
      </w:r>
      <w:r w:rsidRPr="00E244B2">
        <w:rPr>
          <w:b/>
          <w:bCs/>
          <w:color w:val="000000" w:themeColor="text1"/>
        </w:rPr>
        <w:t>分区储能净出力</w:t>
      </w:r>
    </w:p>
    <w:p w14:paraId="5F5F6145" w14:textId="77777777" w:rsidR="00B8025A" w:rsidRPr="00E244B2" w:rsidRDefault="00B8025A" w:rsidP="00B8025A">
      <w:pPr>
        <w:ind w:firstLine="480"/>
        <w:rPr>
          <w:color w:val="000000" w:themeColor="text1"/>
        </w:rPr>
      </w:pPr>
      <w:r w:rsidRPr="00E244B2">
        <w:rPr>
          <w:color w:val="000000" w:themeColor="text1"/>
        </w:rPr>
        <w:t>储能设备既可以作为电源，也可以作为负荷。定义省份</w:t>
      </w:r>
      <w:r w:rsidRPr="00E244B2">
        <w:rPr>
          <w:bCs/>
          <w:color w:val="000000" w:themeColor="text1"/>
          <w:position w:val="-10"/>
        </w:rPr>
        <w:object w:dxaOrig="236" w:dyaOrig="240" w14:anchorId="54EE9977">
          <v:shape id="_x0000_i2033" type="#_x0000_t75" style="width:11pt;height:11pt" o:ole="">
            <v:imagedata r:id="rId1907" o:title=""/>
          </v:shape>
          <o:OLEObject Type="Embed" ProgID="Equation.DSMT4" ShapeID="_x0000_i2033" DrawAspect="Content" ObjectID="_1852641930" r:id="rId1939"/>
        </w:object>
      </w:r>
      <w:r w:rsidRPr="00E244B2">
        <w:rPr>
          <w:color w:val="000000" w:themeColor="text1"/>
        </w:rPr>
        <w:t>的分区</w:t>
      </w:r>
      <w:r w:rsidRPr="00E244B2">
        <w:rPr>
          <w:bCs/>
          <w:color w:val="000000" w:themeColor="text1"/>
          <w:position w:val="-4"/>
        </w:rPr>
        <w:object w:dxaOrig="194" w:dyaOrig="180" w14:anchorId="6082547A">
          <v:shape id="_x0000_i2034" type="#_x0000_t75" style="width:9.75pt;height:9.15pt" o:ole="">
            <v:imagedata r:id="rId1910" o:title=""/>
          </v:shape>
          <o:OLEObject Type="Embed" ProgID="Equation.DSMT4" ShapeID="_x0000_i2034" DrawAspect="Content" ObjectID="_1852641931" r:id="rId1940"/>
        </w:object>
      </w:r>
      <w:r w:rsidRPr="00E244B2">
        <w:rPr>
          <w:color w:val="000000" w:themeColor="text1"/>
        </w:rPr>
        <w:t>在时段</w:t>
      </w:r>
      <w:r w:rsidRPr="00E244B2">
        <w:rPr>
          <w:bCs/>
          <w:color w:val="000000" w:themeColor="text1"/>
          <w:position w:val="-6"/>
        </w:rPr>
        <w:object w:dxaOrig="150" w:dyaOrig="220" w14:anchorId="02EFBBE5">
          <v:shape id="_x0000_i2035" type="#_x0000_t75" style="width:6.7pt;height:11pt" o:ole="">
            <v:imagedata r:id="rId1912" o:title=""/>
          </v:shape>
          <o:OLEObject Type="Embed" ProgID="Equation.DSMT4" ShapeID="_x0000_i2035" DrawAspect="Content" ObjectID="_1852641932" r:id="rId1941"/>
        </w:object>
      </w:r>
      <w:r w:rsidRPr="00E244B2">
        <w:rPr>
          <w:color w:val="000000" w:themeColor="text1"/>
        </w:rPr>
        <w:t>的储能净出力为：</w:t>
      </w:r>
    </w:p>
    <w:p w14:paraId="69238C19" w14:textId="77777777" w:rsidR="00B8025A" w:rsidRPr="00E244B2" w:rsidRDefault="00B8025A" w:rsidP="00B8025A">
      <w:pPr>
        <w:ind w:firstLine="480"/>
        <w:jc w:val="center"/>
        <w:rPr>
          <w:color w:val="000000" w:themeColor="text1"/>
        </w:rPr>
      </w:pPr>
      <w:r w:rsidRPr="00E244B2">
        <w:rPr>
          <w:bCs/>
          <w:color w:val="000000" w:themeColor="text1"/>
          <w:position w:val="-32"/>
        </w:rPr>
        <w:object w:dxaOrig="4203" w:dyaOrig="580" w14:anchorId="4207DF10">
          <v:shape id="_x0000_i2036" type="#_x0000_t75" alt="" style="width:208.7pt;height:29.3pt" o:ole="">
            <v:imagedata r:id="rId1942" o:title=""/>
          </v:shape>
          <o:OLEObject Type="Embed" ProgID="Equation.DSMT4" ShapeID="_x0000_i2036" DrawAspect="Content" ObjectID="_1852641933" r:id="rId1943"/>
        </w:object>
      </w:r>
    </w:p>
    <w:p w14:paraId="13C29AD6" w14:textId="77777777" w:rsidR="00B8025A" w:rsidRPr="00E244B2" w:rsidRDefault="00B8025A" w:rsidP="00B8025A">
      <w:pPr>
        <w:ind w:firstLine="480"/>
        <w:rPr>
          <w:color w:val="000000" w:themeColor="text1"/>
        </w:rPr>
      </w:pPr>
      <w:r w:rsidRPr="00E244B2">
        <w:rPr>
          <w:color w:val="000000" w:themeColor="text1"/>
        </w:rPr>
        <w:t>式中，</w:t>
      </w:r>
      <w:r w:rsidRPr="00E244B2">
        <w:rPr>
          <w:bCs/>
          <w:color w:val="000000" w:themeColor="text1"/>
          <w:position w:val="-14"/>
        </w:rPr>
        <w:object w:dxaOrig="558" w:dyaOrig="380" w14:anchorId="43053C5C">
          <v:shape id="_x0000_i2037" type="#_x0000_t75" alt="" style="width:27.45pt;height:20.15pt" o:ole="">
            <v:imagedata r:id="rId1944" o:title=""/>
          </v:shape>
          <o:OLEObject Type="Embed" ProgID="Equation.DSMT4" ShapeID="_x0000_i2037" DrawAspect="Content" ObjectID="_1852641934" r:id="rId1945"/>
        </w:object>
      </w:r>
      <w:r w:rsidRPr="00E244B2">
        <w:rPr>
          <w:color w:val="000000" w:themeColor="text1"/>
        </w:rPr>
        <w:t>和</w:t>
      </w:r>
      <w:r w:rsidRPr="00E244B2">
        <w:rPr>
          <w:bCs/>
          <w:color w:val="000000" w:themeColor="text1"/>
          <w:position w:val="-14"/>
        </w:rPr>
        <w:object w:dxaOrig="558" w:dyaOrig="380" w14:anchorId="3AE97435">
          <v:shape id="_x0000_i2038" type="#_x0000_t75" alt="" style="width:27.45pt;height:20.15pt" o:ole="">
            <v:imagedata r:id="rId1946" o:title=""/>
          </v:shape>
          <o:OLEObject Type="Embed" ProgID="Equation.DSMT4" ShapeID="_x0000_i2038" DrawAspect="Content" ObjectID="_1852641935" r:id="rId1947"/>
        </w:object>
      </w:r>
      <w:r w:rsidRPr="00E244B2">
        <w:rPr>
          <w:color w:val="000000" w:themeColor="text1"/>
        </w:rPr>
        <w:t>分别为电化学储能设备</w:t>
      </w:r>
      <w:r w:rsidRPr="00E244B2">
        <w:rPr>
          <w:bCs/>
          <w:color w:val="000000" w:themeColor="text1"/>
          <w:position w:val="-6"/>
        </w:rPr>
        <w:object w:dxaOrig="172" w:dyaOrig="240" w14:anchorId="291BE67A">
          <v:shape id="_x0000_i2039" type="#_x0000_t75" alt="" style="width:7.95pt;height:11pt" o:ole="">
            <v:imagedata r:id="rId1948" o:title=""/>
          </v:shape>
          <o:OLEObject Type="Embed" ProgID="Equation.DSMT4" ShapeID="_x0000_i2039" DrawAspect="Content" ObjectID="_1852641936" r:id="rId1949"/>
        </w:object>
      </w:r>
      <w:r w:rsidRPr="00E244B2">
        <w:rPr>
          <w:color w:val="000000" w:themeColor="text1"/>
        </w:rPr>
        <w:t>的放电功率和充电功率；</w:t>
      </w:r>
      <w:r w:rsidRPr="00E244B2">
        <w:rPr>
          <w:bCs/>
          <w:color w:val="000000" w:themeColor="text1"/>
          <w:position w:val="-14"/>
        </w:rPr>
        <w:object w:dxaOrig="559" w:dyaOrig="380" w14:anchorId="2E65AC44">
          <v:shape id="_x0000_i2040" type="#_x0000_t75" alt="" style="width:26.25pt;height:20.15pt" o:ole="">
            <v:imagedata r:id="rId1950" o:title=""/>
          </v:shape>
          <o:OLEObject Type="Embed" ProgID="Equation.DSMT4" ShapeID="_x0000_i2040" DrawAspect="Content" ObjectID="_1852641937" r:id="rId1951"/>
        </w:object>
      </w:r>
      <w:r w:rsidRPr="00E244B2">
        <w:rPr>
          <w:color w:val="000000" w:themeColor="text1"/>
        </w:rPr>
        <w:t>和</w:t>
      </w:r>
      <w:r w:rsidRPr="00E244B2">
        <w:rPr>
          <w:bCs/>
          <w:color w:val="000000" w:themeColor="text1"/>
          <w:position w:val="-14"/>
        </w:rPr>
        <w:object w:dxaOrig="559" w:dyaOrig="380" w14:anchorId="0D8E6D4B">
          <v:shape id="_x0000_i2041" type="#_x0000_t75" alt="" style="width:26.25pt;height:20.15pt" o:ole="">
            <v:imagedata r:id="rId1952" o:title=""/>
          </v:shape>
          <o:OLEObject Type="Embed" ProgID="Equation.DSMT4" ShapeID="_x0000_i2041" DrawAspect="Content" ObjectID="_1852641938" r:id="rId1953"/>
        </w:object>
      </w:r>
      <w:r w:rsidRPr="00E244B2">
        <w:rPr>
          <w:color w:val="000000" w:themeColor="text1"/>
        </w:rPr>
        <w:t>分别为抽水蓄能机组的发电功率和抽水功率。</w:t>
      </w:r>
    </w:p>
    <w:p w14:paraId="2BBAD1F8" w14:textId="77777777" w:rsidR="00B8025A" w:rsidRPr="00E244B2" w:rsidRDefault="00B8025A" w:rsidP="00B8025A">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3</w:t>
      </w:r>
      <w:r w:rsidRPr="00E244B2">
        <w:rPr>
          <w:rFonts w:hint="eastAsia"/>
          <w:b/>
          <w:bCs/>
          <w:color w:val="000000" w:themeColor="text1"/>
        </w:rPr>
        <w:t>）</w:t>
      </w:r>
      <w:r w:rsidRPr="00E244B2">
        <w:rPr>
          <w:b/>
          <w:bCs/>
          <w:color w:val="000000" w:themeColor="text1"/>
        </w:rPr>
        <w:t>需求响应后的分区实际负荷</w:t>
      </w:r>
    </w:p>
    <w:p w14:paraId="3915E2D9" w14:textId="77777777" w:rsidR="00B8025A" w:rsidRPr="00E244B2" w:rsidRDefault="00B8025A" w:rsidP="00B8025A">
      <w:pPr>
        <w:ind w:firstLine="480"/>
        <w:rPr>
          <w:color w:val="000000" w:themeColor="text1"/>
        </w:rPr>
      </w:pPr>
      <w:r w:rsidRPr="00E244B2">
        <w:rPr>
          <w:color w:val="000000" w:themeColor="text1"/>
        </w:rPr>
        <w:t>考虑可转移负荷和可削减负荷参与需求响应后，省份</w:t>
      </w:r>
      <w:r w:rsidRPr="00E244B2">
        <w:rPr>
          <w:bCs/>
          <w:color w:val="000000" w:themeColor="text1"/>
          <w:position w:val="-10"/>
        </w:rPr>
        <w:object w:dxaOrig="236" w:dyaOrig="240" w14:anchorId="2C039FC1">
          <v:shape id="_x0000_i2042" type="#_x0000_t75" style="width:11pt;height:11pt" o:ole="">
            <v:imagedata r:id="rId1907" o:title=""/>
          </v:shape>
          <o:OLEObject Type="Embed" ProgID="Equation.DSMT4" ShapeID="_x0000_i2042" DrawAspect="Content" ObjectID="_1852641939" r:id="rId1954"/>
        </w:object>
      </w:r>
      <w:r w:rsidRPr="00E244B2">
        <w:rPr>
          <w:color w:val="000000" w:themeColor="text1"/>
        </w:rPr>
        <w:t>的分区</w:t>
      </w:r>
      <w:r w:rsidRPr="00E244B2">
        <w:rPr>
          <w:bCs/>
          <w:color w:val="000000" w:themeColor="text1"/>
          <w:position w:val="-4"/>
        </w:rPr>
        <w:object w:dxaOrig="194" w:dyaOrig="180" w14:anchorId="221469DC">
          <v:shape id="_x0000_i2043" type="#_x0000_t75" style="width:9.75pt;height:9.15pt" o:ole="">
            <v:imagedata r:id="rId1910" o:title=""/>
          </v:shape>
          <o:OLEObject Type="Embed" ProgID="Equation.DSMT4" ShapeID="_x0000_i2043" DrawAspect="Content" ObjectID="_1852641940" r:id="rId1955"/>
        </w:object>
      </w:r>
      <w:r w:rsidRPr="00E244B2">
        <w:rPr>
          <w:color w:val="000000" w:themeColor="text1"/>
        </w:rPr>
        <w:t>在时段</w:t>
      </w:r>
      <w:r w:rsidRPr="00E244B2">
        <w:rPr>
          <w:bCs/>
          <w:color w:val="000000" w:themeColor="text1"/>
          <w:position w:val="-6"/>
        </w:rPr>
        <w:object w:dxaOrig="150" w:dyaOrig="220" w14:anchorId="042DDFFD">
          <v:shape id="_x0000_i2044" type="#_x0000_t75" style="width:6.7pt;height:11pt" o:ole="">
            <v:imagedata r:id="rId1912" o:title=""/>
          </v:shape>
          <o:OLEObject Type="Embed" ProgID="Equation.DSMT4" ShapeID="_x0000_i2044" DrawAspect="Content" ObjectID="_1852641941" r:id="rId1956"/>
        </w:object>
      </w:r>
      <w:r w:rsidRPr="00E244B2">
        <w:rPr>
          <w:color w:val="000000" w:themeColor="text1"/>
        </w:rPr>
        <w:t>的实际负荷表示为：</w:t>
      </w:r>
    </w:p>
    <w:p w14:paraId="17AC6AD0" w14:textId="77777777" w:rsidR="00B8025A" w:rsidRPr="00E244B2" w:rsidRDefault="00B8025A" w:rsidP="00B8025A">
      <w:pPr>
        <w:ind w:firstLine="480"/>
        <w:jc w:val="center"/>
        <w:rPr>
          <w:color w:val="000000" w:themeColor="text1"/>
        </w:rPr>
      </w:pPr>
      <w:r w:rsidRPr="00E244B2">
        <w:rPr>
          <w:bCs/>
          <w:color w:val="000000" w:themeColor="text1"/>
          <w:position w:val="-14"/>
        </w:rPr>
        <w:object w:dxaOrig="3138" w:dyaOrig="380" w14:anchorId="6EF68FD3">
          <v:shape id="_x0000_i2045" type="#_x0000_t75" alt="" style="width:157.4pt;height:20.15pt" o:ole="">
            <v:imagedata r:id="rId1957" o:title=""/>
          </v:shape>
          <o:OLEObject Type="Embed" ProgID="Equation.DSMT4" ShapeID="_x0000_i2045" DrawAspect="Content" ObjectID="_1852641942" r:id="rId1958"/>
        </w:object>
      </w:r>
    </w:p>
    <w:p w14:paraId="4C8A6815" w14:textId="77777777" w:rsidR="00B8025A" w:rsidRPr="00E244B2" w:rsidRDefault="00B8025A" w:rsidP="00B8025A">
      <w:pPr>
        <w:ind w:firstLine="480"/>
        <w:rPr>
          <w:color w:val="000000" w:themeColor="text1"/>
        </w:rPr>
      </w:pPr>
      <w:r w:rsidRPr="00E244B2">
        <w:rPr>
          <w:color w:val="000000" w:themeColor="text1"/>
        </w:rPr>
        <w:t>式中，</w:t>
      </w:r>
      <w:r w:rsidRPr="00E244B2">
        <w:rPr>
          <w:bCs/>
          <w:color w:val="000000" w:themeColor="text1"/>
          <w:position w:val="-14"/>
        </w:rPr>
        <w:object w:dxaOrig="472" w:dyaOrig="380" w14:anchorId="03F88439">
          <v:shape id="_x0000_i2046" type="#_x0000_t75" alt="" style="width:21.95pt;height:20.15pt" o:ole="">
            <v:imagedata r:id="rId1959" o:title=""/>
          </v:shape>
          <o:OLEObject Type="Embed" ProgID="Equation.DSMT4" ShapeID="_x0000_i2046" DrawAspect="Content" ObjectID="_1852641943" r:id="rId1960"/>
        </w:object>
      </w:r>
      <w:r w:rsidRPr="00E244B2">
        <w:rPr>
          <w:color w:val="000000" w:themeColor="text1"/>
        </w:rPr>
        <w:t>为基准负荷；</w:t>
      </w:r>
      <w:r w:rsidRPr="00E244B2">
        <w:rPr>
          <w:bCs/>
          <w:color w:val="000000" w:themeColor="text1"/>
          <w:position w:val="-14"/>
        </w:rPr>
        <w:object w:dxaOrig="686" w:dyaOrig="380" w14:anchorId="6FF527D7">
          <v:shape id="_x0000_i2047" type="#_x0000_t75" alt="" style="width:35.4pt;height:20.15pt" o:ole="">
            <v:imagedata r:id="rId1961" o:title=""/>
          </v:shape>
          <o:OLEObject Type="Embed" ProgID="Equation.DSMT4" ShapeID="_x0000_i2047" DrawAspect="Content" ObjectID="_1852641944" r:id="rId1962"/>
        </w:object>
      </w:r>
      <w:r w:rsidRPr="00E244B2">
        <w:rPr>
          <w:color w:val="000000" w:themeColor="text1"/>
        </w:rPr>
        <w:t>为时段</w:t>
      </w:r>
      <w:r w:rsidRPr="00E244B2">
        <w:rPr>
          <w:bCs/>
          <w:color w:val="000000" w:themeColor="text1"/>
          <w:position w:val="-6"/>
        </w:rPr>
        <w:object w:dxaOrig="150" w:dyaOrig="220" w14:anchorId="2B065898">
          <v:shape id="_x0000_i2048" type="#_x0000_t75" style="width:6.7pt;height:11pt" o:ole="">
            <v:imagedata r:id="rId1912" o:title=""/>
          </v:shape>
          <o:OLEObject Type="Embed" ProgID="Equation.DSMT4" ShapeID="_x0000_i2048" DrawAspect="Content" ObjectID="_1852641945" r:id="rId1963"/>
        </w:object>
      </w:r>
      <w:r w:rsidRPr="00E244B2">
        <w:rPr>
          <w:color w:val="000000" w:themeColor="text1"/>
        </w:rPr>
        <w:t>从当前时段向其他允许时段转出的负荷功率；</w:t>
      </w:r>
      <w:r w:rsidRPr="00E244B2">
        <w:rPr>
          <w:bCs/>
          <w:color w:val="000000" w:themeColor="text1"/>
          <w:position w:val="-14"/>
        </w:rPr>
        <w:object w:dxaOrig="626" w:dyaOrig="380" w14:anchorId="2D8191DE">
          <v:shape id="_x0000_i2049" type="#_x0000_t75" alt="" style="width:31.1pt;height:20.15pt" o:ole="">
            <v:imagedata r:id="rId1964" o:title=""/>
          </v:shape>
          <o:OLEObject Type="Embed" ProgID="Equation.DSMT4" ShapeID="_x0000_i2049" DrawAspect="Content" ObjectID="_1852641946" r:id="rId1965"/>
        </w:object>
      </w:r>
      <w:r w:rsidRPr="00E244B2">
        <w:rPr>
          <w:color w:val="000000" w:themeColor="text1"/>
        </w:rPr>
        <w:t>为其他时段转入时段</w:t>
      </w:r>
      <w:r w:rsidRPr="00E244B2">
        <w:rPr>
          <w:bCs/>
          <w:color w:val="000000" w:themeColor="text1"/>
          <w:position w:val="-6"/>
        </w:rPr>
        <w:object w:dxaOrig="150" w:dyaOrig="220" w14:anchorId="5EC5B289">
          <v:shape id="_x0000_i2050" type="#_x0000_t75" style="width:6.7pt;height:11pt" o:ole="">
            <v:imagedata r:id="rId1912" o:title=""/>
          </v:shape>
          <o:OLEObject Type="Embed" ProgID="Equation.DSMT4" ShapeID="_x0000_i2050" DrawAspect="Content" ObjectID="_1852641947" r:id="rId1966"/>
        </w:object>
      </w:r>
      <w:r w:rsidRPr="00E244B2">
        <w:rPr>
          <w:color w:val="000000" w:themeColor="text1"/>
        </w:rPr>
        <w:t>的负荷功率；</w:t>
      </w:r>
      <w:r w:rsidRPr="00E244B2">
        <w:rPr>
          <w:bCs/>
          <w:color w:val="000000" w:themeColor="text1"/>
          <w:position w:val="-14"/>
        </w:rPr>
        <w:object w:dxaOrig="476" w:dyaOrig="380" w14:anchorId="615F1725">
          <v:shape id="_x0000_i2051" type="#_x0000_t75" alt="" style="width:21.95pt;height:20.15pt" o:ole="">
            <v:imagedata r:id="rId1967" o:title=""/>
          </v:shape>
          <o:OLEObject Type="Embed" ProgID="Equation.DSMT4" ShapeID="_x0000_i2051" DrawAspect="Content" ObjectID="_1852641948" r:id="rId1968"/>
        </w:object>
      </w:r>
      <w:r w:rsidRPr="00E244B2">
        <w:rPr>
          <w:color w:val="000000" w:themeColor="text1"/>
        </w:rPr>
        <w:t>为可削减负荷功率。</w:t>
      </w:r>
    </w:p>
    <w:p w14:paraId="74C7C225" w14:textId="77777777" w:rsidR="00B8025A" w:rsidRPr="00E244B2" w:rsidRDefault="00B8025A" w:rsidP="00B8025A">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5</w:t>
      </w:r>
      <w:r w:rsidRPr="00E244B2">
        <w:rPr>
          <w:rFonts w:hint="eastAsia"/>
          <w:b/>
          <w:bCs/>
          <w:color w:val="000000" w:themeColor="text1"/>
        </w:rPr>
        <w:t>）</w:t>
      </w:r>
      <w:r w:rsidRPr="00E244B2">
        <w:rPr>
          <w:b/>
          <w:bCs/>
          <w:color w:val="000000" w:themeColor="text1"/>
        </w:rPr>
        <w:t>功率平衡约束</w:t>
      </w:r>
    </w:p>
    <w:p w14:paraId="2E700173" w14:textId="77777777" w:rsidR="00B8025A" w:rsidRPr="00E244B2" w:rsidRDefault="00B8025A" w:rsidP="00B8025A">
      <w:pPr>
        <w:ind w:firstLine="480"/>
        <w:rPr>
          <w:color w:val="000000" w:themeColor="text1"/>
        </w:rPr>
      </w:pPr>
      <w:r w:rsidRPr="00E244B2">
        <w:rPr>
          <w:color w:val="000000" w:themeColor="text1"/>
        </w:rPr>
        <w:t>综合考虑分区内各类发电资源实际出力、储能净出力、需求响应后的实际负荷、省内分区间电力互济、省间电力互济以及失负荷，对于大区域</w:t>
      </w:r>
      <w:r w:rsidRPr="00E244B2">
        <w:rPr>
          <w:bCs/>
          <w:color w:val="000000" w:themeColor="text1"/>
          <w:position w:val="-6"/>
        </w:rPr>
        <w:object w:dxaOrig="194" w:dyaOrig="200" w14:anchorId="1807DD6E">
          <v:shape id="_x0000_i2052" type="#_x0000_t75" alt="" style="width:9.75pt;height:9.75pt" o:ole="">
            <v:imagedata r:id="rId1969" o:title=""/>
          </v:shape>
          <o:OLEObject Type="Embed" ProgID="Equation.DSMT4" ShapeID="_x0000_i2052" DrawAspect="Content" ObjectID="_1852641949" r:id="rId1970"/>
        </w:object>
      </w:r>
      <w:r w:rsidRPr="00E244B2">
        <w:rPr>
          <w:color w:val="000000" w:themeColor="text1"/>
        </w:rPr>
        <w:t>内任意省份</w:t>
      </w:r>
      <w:r w:rsidRPr="00E244B2">
        <w:rPr>
          <w:bCs/>
          <w:color w:val="000000" w:themeColor="text1"/>
          <w:position w:val="-10"/>
        </w:rPr>
        <w:object w:dxaOrig="236" w:dyaOrig="240" w14:anchorId="00C68986">
          <v:shape id="_x0000_i2053" type="#_x0000_t75" style="width:11pt;height:11pt" o:ole="">
            <v:imagedata r:id="rId1907" o:title=""/>
          </v:shape>
          <o:OLEObject Type="Embed" ProgID="Equation.DSMT4" ShapeID="_x0000_i2053" DrawAspect="Content" ObjectID="_1852641950" r:id="rId1971"/>
        </w:object>
      </w:r>
      <w:r w:rsidRPr="00E244B2">
        <w:rPr>
          <w:color w:val="000000" w:themeColor="text1"/>
        </w:rPr>
        <w:t>、任意分区</w:t>
      </w:r>
      <w:r w:rsidRPr="00E244B2">
        <w:rPr>
          <w:bCs/>
          <w:color w:val="000000" w:themeColor="text1"/>
          <w:position w:val="-4"/>
        </w:rPr>
        <w:object w:dxaOrig="194" w:dyaOrig="180" w14:anchorId="5B9694DF">
          <v:shape id="_x0000_i2054" type="#_x0000_t75" style="width:9.75pt;height:9.15pt" o:ole="">
            <v:imagedata r:id="rId1972" o:title=""/>
          </v:shape>
          <o:OLEObject Type="Embed" ProgID="Equation.DSMT4" ShapeID="_x0000_i2054" DrawAspect="Content" ObjectID="_1852641951" r:id="rId1973"/>
        </w:object>
      </w:r>
      <w:r w:rsidRPr="00E244B2">
        <w:rPr>
          <w:color w:val="000000" w:themeColor="text1"/>
        </w:rPr>
        <w:t>和调度时段</w:t>
      </w:r>
      <w:r w:rsidRPr="00E244B2">
        <w:rPr>
          <w:bCs/>
          <w:color w:val="000000" w:themeColor="text1"/>
          <w:position w:val="-6"/>
        </w:rPr>
        <w:object w:dxaOrig="150" w:dyaOrig="220" w14:anchorId="3ADA1BE2">
          <v:shape id="_x0000_i2055" type="#_x0000_t75" alt="" style="width:6.7pt;height:11pt" o:ole="">
            <v:imagedata r:id="rId1974" o:title=""/>
          </v:shape>
          <o:OLEObject Type="Embed" ProgID="Equation.DSMT4" ShapeID="_x0000_i2055" DrawAspect="Content" ObjectID="_1852641952" r:id="rId1975"/>
        </w:object>
      </w:r>
      <w:r w:rsidRPr="00E244B2">
        <w:rPr>
          <w:color w:val="000000" w:themeColor="text1"/>
        </w:rPr>
        <w:t>，应满足：</w:t>
      </w:r>
    </w:p>
    <w:p w14:paraId="19F463EF" w14:textId="231FF0A8" w:rsidR="00B8025A" w:rsidRPr="00E244B2" w:rsidRDefault="003671CE" w:rsidP="00C952B8">
      <w:pPr>
        <w:tabs>
          <w:tab w:val="center" w:pos="4153"/>
          <w:tab w:val="right" w:pos="8306"/>
        </w:tabs>
        <w:ind w:firstLineChars="0" w:firstLine="0"/>
        <w:jc w:val="left"/>
        <w:rPr>
          <w:color w:val="000000" w:themeColor="text1"/>
        </w:rPr>
      </w:pPr>
      <w:r w:rsidRPr="00E244B2">
        <w:rPr>
          <w:bCs/>
          <w:color w:val="000000" w:themeColor="text1"/>
        </w:rPr>
        <w:tab/>
      </w:r>
      <w:r w:rsidR="00504B21" w:rsidRPr="00E244B2">
        <w:rPr>
          <w:bCs/>
          <w:color w:val="000000" w:themeColor="text1"/>
          <w:position w:val="-14"/>
        </w:rPr>
        <w:object w:dxaOrig="6360" w:dyaOrig="380" w14:anchorId="5C6C8F7B">
          <v:shape id="_x0000_i2056" type="#_x0000_t75" alt="" style="width:319.1pt;height:18.9pt" o:ole="">
            <v:imagedata r:id="rId1976" o:title=""/>
          </v:shape>
          <o:OLEObject Type="Embed" ProgID="Equation.DSMT4" ShapeID="_x0000_i2056" DrawAspect="Content" ObjectID="_1852641953" r:id="rId1977"/>
        </w:object>
      </w:r>
      <w:r w:rsidRPr="00E244B2">
        <w:rPr>
          <w:bCs/>
          <w:color w:val="000000" w:themeColor="text1"/>
        </w:rPr>
        <w:tab/>
      </w:r>
    </w:p>
    <w:p w14:paraId="4FAA826B" w14:textId="660F35E9" w:rsidR="00B8025A" w:rsidRPr="00E244B2" w:rsidRDefault="00B8025A" w:rsidP="00B8025A">
      <w:pPr>
        <w:ind w:firstLine="480"/>
        <w:rPr>
          <w:color w:val="000000" w:themeColor="text1"/>
        </w:rPr>
      </w:pPr>
      <w:r w:rsidRPr="00E244B2">
        <w:rPr>
          <w:rFonts w:hint="eastAsia"/>
          <w:color w:val="000000" w:themeColor="text1"/>
        </w:rPr>
        <w:t>式中，</w:t>
      </w:r>
      <w:r w:rsidRPr="00E244B2">
        <w:rPr>
          <w:color w:val="000000" w:themeColor="text1"/>
          <w:position w:val="-14"/>
        </w:rPr>
        <w:object w:dxaOrig="480" w:dyaOrig="400" w14:anchorId="4BC94E7B">
          <v:shape id="_x0000_i2057" type="#_x0000_t75" style="width:22.6pt;height:20.15pt" o:ole="">
            <v:imagedata r:id="rId1978" o:title=""/>
          </v:shape>
          <o:OLEObject Type="Embed" ProgID="Equation.DSMT4" ShapeID="_x0000_i2057" DrawAspect="Content" ObjectID="_1852641954" r:id="rId1979"/>
        </w:object>
      </w:r>
      <w:r w:rsidRPr="00E244B2">
        <w:rPr>
          <w:color w:val="000000" w:themeColor="text1"/>
        </w:rPr>
        <w:t>为分区</w:t>
      </w:r>
      <w:r w:rsidRPr="00E244B2">
        <w:rPr>
          <w:i/>
          <w:iCs/>
          <w:color w:val="000000" w:themeColor="text1"/>
        </w:rPr>
        <w:t>r</w:t>
      </w:r>
      <w:r w:rsidRPr="00E244B2">
        <w:rPr>
          <w:color w:val="000000" w:themeColor="text1"/>
        </w:rPr>
        <w:t>通过省内输电断面形成的省内净受入功率，规定正值表</w:t>
      </w:r>
      <w:r w:rsidRPr="00E244B2">
        <w:rPr>
          <w:color w:val="000000" w:themeColor="text1"/>
        </w:rPr>
        <w:lastRenderedPageBreak/>
        <w:t>示从省内其他分区净受入电力，负值表示向省内其他分区净送出电力；</w:t>
      </w:r>
      <w:r w:rsidRPr="00E244B2">
        <w:rPr>
          <w:color w:val="000000" w:themeColor="text1"/>
          <w:position w:val="-14"/>
        </w:rPr>
        <w:object w:dxaOrig="499" w:dyaOrig="400" w14:anchorId="04D494A3">
          <v:shape id="_x0000_i2058" type="#_x0000_t75" style="width:24.4pt;height:20.15pt" o:ole="">
            <v:imagedata r:id="rId1980" o:title=""/>
          </v:shape>
          <o:OLEObject Type="Embed" ProgID="Equation.DSMT4" ShapeID="_x0000_i2058" DrawAspect="Content" ObjectID="_1852641955" r:id="rId1981"/>
        </w:object>
      </w:r>
      <w:r w:rsidRPr="00E244B2">
        <w:rPr>
          <w:color w:val="000000" w:themeColor="text1"/>
        </w:rPr>
        <w:t>为分区</w:t>
      </w:r>
      <w:r w:rsidRPr="00E244B2">
        <w:rPr>
          <w:i/>
          <w:iCs/>
          <w:color w:val="000000" w:themeColor="text1"/>
        </w:rPr>
        <w:t>r</w:t>
      </w:r>
      <w:r w:rsidRPr="00E244B2">
        <w:rPr>
          <w:color w:val="000000" w:themeColor="text1"/>
        </w:rPr>
        <w:t>通过省间输电通道形成的</w:t>
      </w:r>
      <w:r w:rsidRPr="00E244B2">
        <w:rPr>
          <w:rFonts w:hint="eastAsia"/>
          <w:color w:val="000000" w:themeColor="text1"/>
        </w:rPr>
        <w:t>省间</w:t>
      </w:r>
      <w:r w:rsidRPr="00E244B2">
        <w:rPr>
          <w:color w:val="000000" w:themeColor="text1"/>
        </w:rPr>
        <w:t>净受入功率，规定正值表示从外省净受入电力，负值表示向外省净送出电力；</w:t>
      </w:r>
      <w:r w:rsidR="00185F42" w:rsidRPr="00E244B2">
        <w:rPr>
          <w:color w:val="000000" w:themeColor="text1"/>
          <w:position w:val="-14"/>
        </w:rPr>
        <w:object w:dxaOrig="460" w:dyaOrig="380" w14:anchorId="3256199D">
          <v:shape id="_x0000_i2059" type="#_x0000_t75" style="width:22.6pt;height:18.9pt" o:ole="">
            <v:imagedata r:id="rId1982" o:title=""/>
          </v:shape>
          <o:OLEObject Type="Embed" ProgID="Equation.DSMT4" ShapeID="_x0000_i2059" DrawAspect="Content" ObjectID="_1852641956" r:id="rId1983"/>
        </w:object>
      </w:r>
      <w:r w:rsidR="00185F42" w:rsidRPr="00E244B2">
        <w:rPr>
          <w:color w:val="000000" w:themeColor="text1"/>
        </w:rPr>
        <w:t>为既定跨省跨区送电曲线分配至分区</w:t>
      </w:r>
      <w:r w:rsidR="00185F42" w:rsidRPr="00E244B2">
        <w:rPr>
          <w:i/>
          <w:iCs/>
          <w:color w:val="000000" w:themeColor="text1"/>
        </w:rPr>
        <w:t>r</w:t>
      </w:r>
      <w:r w:rsidR="00185F42" w:rsidRPr="00E244B2">
        <w:rPr>
          <w:color w:val="000000" w:themeColor="text1"/>
        </w:rPr>
        <w:t>的送受电功率，规定正值表示从区域外部受入电力，负值表示向区域外部送出电力；</w:t>
      </w:r>
      <w:r w:rsidRPr="00E244B2">
        <w:rPr>
          <w:color w:val="000000" w:themeColor="text1"/>
          <w:position w:val="-14"/>
        </w:rPr>
        <w:object w:dxaOrig="440" w:dyaOrig="380" w14:anchorId="6A56DD6C">
          <v:shape id="_x0000_i2060" type="#_x0000_t75" style="width:21.95pt;height:20.15pt" o:ole="">
            <v:imagedata r:id="rId1984" o:title=""/>
          </v:shape>
          <o:OLEObject Type="Embed" ProgID="Equation.DSMT4" ShapeID="_x0000_i2060" DrawAspect="Content" ObjectID="_1852641957" r:id="rId1985"/>
        </w:object>
      </w:r>
      <w:r w:rsidRPr="00E244B2">
        <w:rPr>
          <w:rFonts w:hint="eastAsia"/>
          <w:color w:val="000000" w:themeColor="text1"/>
        </w:rPr>
        <w:t>为切负荷功率。</w:t>
      </w:r>
    </w:p>
    <w:p w14:paraId="5B5A1E5B" w14:textId="77777777" w:rsidR="00B8025A" w:rsidRPr="00E244B2" w:rsidRDefault="00B8025A" w:rsidP="00B8025A">
      <w:pPr>
        <w:ind w:firstLine="480"/>
        <w:rPr>
          <w:color w:val="000000" w:themeColor="text1"/>
        </w:rPr>
      </w:pPr>
      <w:r w:rsidRPr="00E244B2">
        <w:rPr>
          <w:color w:val="000000" w:themeColor="text1"/>
        </w:rPr>
        <w:t>该式即为</w:t>
      </w:r>
      <w:r w:rsidRPr="00E244B2">
        <w:rPr>
          <w:color w:val="000000" w:themeColor="text1"/>
        </w:rPr>
        <w:t>“</w:t>
      </w:r>
      <w:r w:rsidRPr="00E244B2">
        <w:rPr>
          <w:color w:val="000000" w:themeColor="text1"/>
        </w:rPr>
        <w:t>大区域</w:t>
      </w:r>
      <w:r w:rsidRPr="00E244B2">
        <w:rPr>
          <w:color w:val="000000" w:themeColor="text1"/>
        </w:rPr>
        <w:t>—</w:t>
      </w:r>
      <w:r w:rsidRPr="00E244B2">
        <w:rPr>
          <w:color w:val="000000" w:themeColor="text1"/>
        </w:rPr>
        <w:t>省份</w:t>
      </w:r>
      <w:r w:rsidRPr="00E244B2">
        <w:rPr>
          <w:color w:val="000000" w:themeColor="text1"/>
        </w:rPr>
        <w:t>—</w:t>
      </w:r>
      <w:r w:rsidRPr="00E244B2">
        <w:rPr>
          <w:color w:val="000000" w:themeColor="text1"/>
        </w:rPr>
        <w:t>分区</w:t>
      </w:r>
      <w:r w:rsidRPr="00E244B2">
        <w:rPr>
          <w:color w:val="000000" w:themeColor="text1"/>
        </w:rPr>
        <w:t>”</w:t>
      </w:r>
      <w:r w:rsidRPr="00E244B2">
        <w:rPr>
          <w:color w:val="000000" w:themeColor="text1"/>
        </w:rPr>
        <w:t>结构后的基本节点功率平衡方程。</w:t>
      </w:r>
    </w:p>
    <w:bookmarkEnd w:id="22"/>
    <w:p w14:paraId="2B4B80F2" w14:textId="77777777" w:rsidR="00B8025A" w:rsidRPr="00E244B2" w:rsidRDefault="00B8025A" w:rsidP="00B8025A">
      <w:pPr>
        <w:pStyle w:val="3"/>
        <w:rPr>
          <w:rFonts w:hint="default"/>
          <w:color w:val="000000" w:themeColor="text1"/>
        </w:rPr>
      </w:pPr>
      <w:r w:rsidRPr="00E244B2">
        <w:rPr>
          <w:color w:val="000000" w:themeColor="text1"/>
        </w:rPr>
        <w:t>新能源利用率约束（省级）</w:t>
      </w:r>
    </w:p>
    <w:p w14:paraId="0A9E8F5F" w14:textId="61DCAD3F" w:rsidR="00B8025A" w:rsidRPr="00E244B2" w:rsidRDefault="00B8025A" w:rsidP="00C952B8">
      <w:pPr>
        <w:ind w:firstLine="480"/>
        <w:rPr>
          <w:color w:val="000000" w:themeColor="text1"/>
        </w:rPr>
      </w:pPr>
      <w:r w:rsidRPr="00E244B2">
        <w:rPr>
          <w:color w:val="000000" w:themeColor="text1"/>
        </w:rPr>
        <w:t>为保证各省新能源开发规模与本省新能源消纳能力相匹配，避免大区域整体新能源利用率满足要求但部分省份新能源弃电水平过高，对大区域</w:t>
      </w:r>
      <w:r w:rsidR="003F3C25" w:rsidRPr="00E244B2">
        <w:rPr>
          <w:i/>
          <w:iCs/>
          <w:color w:val="000000" w:themeColor="text1"/>
        </w:rPr>
        <w:t>a</w:t>
      </w:r>
      <w:r w:rsidRPr="00E244B2">
        <w:rPr>
          <w:color w:val="000000" w:themeColor="text1"/>
        </w:rPr>
        <w:t>内各省份分别设置新能源利用率约束。省级新能源利用率根据各省全部分区内风电、光伏以及新能源友好电站中风电、光伏的理论可发电量与实际消纳电量计算。</w:t>
      </w:r>
    </w:p>
    <w:p w14:paraId="7FEEDF9D" w14:textId="77777777" w:rsidR="00B8025A" w:rsidRPr="00E244B2" w:rsidRDefault="00B8025A" w:rsidP="00B8025A">
      <w:pPr>
        <w:ind w:firstLine="480"/>
        <w:rPr>
          <w:color w:val="000000" w:themeColor="text1"/>
        </w:rPr>
      </w:pPr>
      <w:r w:rsidRPr="00E244B2">
        <w:rPr>
          <w:color w:val="000000" w:themeColor="text1"/>
        </w:rPr>
        <w:t>对于省份</w:t>
      </w:r>
      <w:r w:rsidRPr="00E244B2">
        <w:rPr>
          <w:color w:val="000000" w:themeColor="text1"/>
        </w:rPr>
        <w:t>p</w:t>
      </w:r>
      <w:r w:rsidRPr="00E244B2">
        <w:rPr>
          <w:color w:val="000000" w:themeColor="text1"/>
        </w:rPr>
        <w:t>的分区</w:t>
      </w:r>
      <w:r w:rsidRPr="00E244B2">
        <w:rPr>
          <w:color w:val="000000" w:themeColor="text1"/>
        </w:rPr>
        <w:t>r</w:t>
      </w:r>
      <w:r w:rsidRPr="00E244B2">
        <w:rPr>
          <w:color w:val="000000" w:themeColor="text1"/>
        </w:rPr>
        <w:t>，时段</w:t>
      </w:r>
      <w:r w:rsidRPr="00E244B2">
        <w:rPr>
          <w:color w:val="000000" w:themeColor="text1"/>
        </w:rPr>
        <w:t>t</w:t>
      </w:r>
      <w:r w:rsidRPr="00E244B2">
        <w:rPr>
          <w:color w:val="000000" w:themeColor="text1"/>
        </w:rPr>
        <w:t>的新能源理论最大可发功率由独立风电、独立光伏以及新能源友好电站内部风电和光伏共同组成：</w:t>
      </w:r>
    </w:p>
    <w:p w14:paraId="0A057B68" w14:textId="77777777" w:rsidR="00B8025A" w:rsidRPr="00E244B2" w:rsidRDefault="00B8025A" w:rsidP="00B8025A">
      <w:pPr>
        <w:ind w:firstLine="480"/>
        <w:jc w:val="center"/>
        <w:textAlignment w:val="center"/>
        <w:rPr>
          <w:rFonts w:eastAsia="宋体"/>
          <w:color w:val="000000" w:themeColor="text1"/>
        </w:rPr>
      </w:pPr>
      <w:r w:rsidRPr="00E244B2">
        <w:rPr>
          <w:color w:val="000000" w:themeColor="text1"/>
          <w:position w:val="-4"/>
        </w:rPr>
        <w:object w:dxaOrig="5460" w:dyaOrig="639" w14:anchorId="21795885">
          <v:shape id="_x0000_i2061" type="#_x0000_t75" style="width:272.15pt;height:31.75pt" o:ole="">
            <v:imagedata r:id="rId1986" o:title=""/>
          </v:shape>
          <o:OLEObject Type="Embed" ProgID="Equation.DSMT4" ShapeID="_x0000_i2061" DrawAspect="Content" ObjectID="_1852641958" r:id="rId1987"/>
        </w:object>
      </w:r>
    </w:p>
    <w:p w14:paraId="0F5BF184" w14:textId="77777777" w:rsidR="00B8025A" w:rsidRPr="00E244B2" w:rsidRDefault="00B8025A" w:rsidP="00B8025A">
      <w:pPr>
        <w:ind w:firstLine="480"/>
        <w:rPr>
          <w:color w:val="000000" w:themeColor="text1"/>
        </w:rPr>
      </w:pPr>
      <w:r w:rsidRPr="00E244B2">
        <w:rPr>
          <w:color w:val="000000" w:themeColor="text1"/>
        </w:rPr>
        <w:t>式中，</w:t>
      </w:r>
      <w:r w:rsidRPr="00E244B2">
        <w:rPr>
          <w:color w:val="000000" w:themeColor="text1"/>
          <w:position w:val="-14"/>
        </w:rPr>
        <w:object w:dxaOrig="740" w:dyaOrig="400" w14:anchorId="4745A974">
          <v:shape id="_x0000_i2062" type="#_x0000_t75" style="width:36.6pt;height:20.15pt" o:ole="">
            <v:imagedata r:id="rId1988" o:title=""/>
          </v:shape>
          <o:OLEObject Type="Embed" ProgID="Equation.DSMT4" ShapeID="_x0000_i2062" DrawAspect="Content" ObjectID="_1852641959" r:id="rId1989"/>
        </w:object>
      </w:r>
      <w:r w:rsidRPr="00E244B2">
        <w:rPr>
          <w:color w:val="000000" w:themeColor="text1"/>
        </w:rPr>
        <w:t>为省份</w:t>
      </w:r>
      <w:r w:rsidRPr="00E244B2">
        <w:rPr>
          <w:color w:val="000000" w:themeColor="text1"/>
        </w:rPr>
        <w:t>p</w:t>
      </w:r>
      <w:r w:rsidRPr="00E244B2">
        <w:rPr>
          <w:color w:val="000000" w:themeColor="text1"/>
        </w:rPr>
        <w:t>的分区</w:t>
      </w:r>
      <w:r w:rsidRPr="00E244B2">
        <w:rPr>
          <w:color w:val="000000" w:themeColor="text1"/>
        </w:rPr>
        <w:t>r</w:t>
      </w:r>
      <w:r w:rsidRPr="00E244B2">
        <w:rPr>
          <w:color w:val="000000" w:themeColor="text1"/>
        </w:rPr>
        <w:t>在时段</w:t>
      </w:r>
      <w:r w:rsidRPr="00E244B2">
        <w:rPr>
          <w:color w:val="000000" w:themeColor="text1"/>
        </w:rPr>
        <w:t>t</w:t>
      </w:r>
      <w:r w:rsidRPr="00E244B2">
        <w:rPr>
          <w:color w:val="000000" w:themeColor="text1"/>
        </w:rPr>
        <w:t>的新能源理论最大可发功率；</w:t>
      </w:r>
      <w:r w:rsidRPr="00E244B2">
        <w:rPr>
          <w:color w:val="000000" w:themeColor="text1"/>
          <w:position w:val="-14"/>
        </w:rPr>
        <w:object w:dxaOrig="840" w:dyaOrig="400" w14:anchorId="56829763">
          <v:shape id="_x0000_i2063" type="#_x0000_t75" style="width:42.1pt;height:20.15pt" o:ole="">
            <v:imagedata r:id="rId1990" o:title=""/>
          </v:shape>
          <o:OLEObject Type="Embed" ProgID="Equation.DSMT4" ShapeID="_x0000_i2063" DrawAspect="Content" ObjectID="_1852641960" r:id="rId1991"/>
        </w:object>
      </w:r>
      <w:r w:rsidRPr="00E244B2">
        <w:rPr>
          <w:color w:val="000000" w:themeColor="text1"/>
        </w:rPr>
        <w:t>和</w:t>
      </w:r>
      <w:r w:rsidRPr="00E244B2">
        <w:rPr>
          <w:color w:val="000000" w:themeColor="text1"/>
          <w:position w:val="-14"/>
        </w:rPr>
        <w:object w:dxaOrig="700" w:dyaOrig="400" w14:anchorId="6AF69F68">
          <v:shape id="_x0000_i2064" type="#_x0000_t75" style="width:35.4pt;height:20.15pt" o:ole="">
            <v:imagedata r:id="rId1992" o:title=""/>
          </v:shape>
          <o:OLEObject Type="Embed" ProgID="Equation.DSMT4" ShapeID="_x0000_i2064" DrawAspect="Content" ObjectID="_1852641961" r:id="rId1993"/>
        </w:object>
      </w:r>
      <w:r w:rsidRPr="00E244B2">
        <w:rPr>
          <w:color w:val="000000" w:themeColor="text1"/>
        </w:rPr>
        <w:t>分别为独立风电和光伏的最大预测可用功率；</w:t>
      </w:r>
      <w:r w:rsidRPr="00E244B2">
        <w:rPr>
          <w:color w:val="000000" w:themeColor="text1"/>
          <w:position w:val="-14"/>
        </w:rPr>
        <w:object w:dxaOrig="980" w:dyaOrig="400" w14:anchorId="124E4EF2">
          <v:shape id="_x0000_i2065" type="#_x0000_t75" style="width:49.4pt;height:20.15pt" o:ole="">
            <v:imagedata r:id="rId1994" o:title=""/>
          </v:shape>
          <o:OLEObject Type="Embed" ProgID="Equation.DSMT4" ShapeID="_x0000_i2065" DrawAspect="Content" ObjectID="_1852641962" r:id="rId1995"/>
        </w:object>
      </w:r>
      <w:r w:rsidRPr="00E244B2">
        <w:rPr>
          <w:color w:val="000000" w:themeColor="text1"/>
        </w:rPr>
        <w:t>和</w:t>
      </w:r>
      <w:r w:rsidRPr="00E244B2">
        <w:rPr>
          <w:color w:val="000000" w:themeColor="text1"/>
          <w:position w:val="-14"/>
        </w:rPr>
        <w:object w:dxaOrig="840" w:dyaOrig="400" w14:anchorId="61375E9F">
          <v:shape id="_x0000_i2066" type="#_x0000_t75" style="width:42.1pt;height:20.15pt" o:ole="">
            <v:imagedata r:id="rId1996" o:title=""/>
          </v:shape>
          <o:OLEObject Type="Embed" ProgID="Equation.DSMT4" ShapeID="_x0000_i2066" DrawAspect="Content" ObjectID="_1852641963" r:id="rId1997"/>
        </w:object>
      </w:r>
      <w:r w:rsidRPr="00E244B2">
        <w:rPr>
          <w:color w:val="000000" w:themeColor="text1"/>
        </w:rPr>
        <w:t>分别为新能源友好电站</w:t>
      </w:r>
      <w:r w:rsidRPr="00E244B2">
        <w:rPr>
          <w:color w:val="000000" w:themeColor="text1"/>
        </w:rPr>
        <w:t>j</w:t>
      </w:r>
      <w:r w:rsidRPr="00E244B2">
        <w:rPr>
          <w:color w:val="000000" w:themeColor="text1"/>
        </w:rPr>
        <w:t>内风电和光伏的最大可用功率。</w:t>
      </w:r>
    </w:p>
    <w:p w14:paraId="554D1949" w14:textId="77777777" w:rsidR="00B8025A" w:rsidRPr="00E244B2" w:rsidRDefault="00B8025A" w:rsidP="00B8025A">
      <w:pPr>
        <w:ind w:firstLine="480"/>
        <w:rPr>
          <w:color w:val="000000" w:themeColor="text1"/>
        </w:rPr>
      </w:pPr>
      <w:r w:rsidRPr="00E244B2">
        <w:rPr>
          <w:color w:val="000000" w:themeColor="text1"/>
        </w:rPr>
        <w:t>相应地，分区新能源弃电功率由独立风电弃风、独立光伏弃光以及新能源友好电站内部弃风、弃光共同组成：</w:t>
      </w:r>
    </w:p>
    <w:p w14:paraId="09CFF88A" w14:textId="77777777" w:rsidR="00B8025A" w:rsidRPr="00E244B2" w:rsidRDefault="00B8025A" w:rsidP="00B8025A">
      <w:pPr>
        <w:ind w:firstLine="480"/>
        <w:jc w:val="center"/>
        <w:textAlignment w:val="center"/>
        <w:rPr>
          <w:rFonts w:eastAsia="宋体"/>
          <w:color w:val="000000" w:themeColor="text1"/>
        </w:rPr>
      </w:pPr>
      <w:r w:rsidRPr="00E244B2">
        <w:rPr>
          <w:color w:val="000000" w:themeColor="text1"/>
          <w:position w:val="-4"/>
        </w:rPr>
        <w:object w:dxaOrig="5240" w:dyaOrig="639" w14:anchorId="2435E942">
          <v:shape id="_x0000_i2067" type="#_x0000_t75" style="width:263.6pt;height:31.75pt" o:ole="">
            <v:imagedata r:id="rId1998" o:title=""/>
          </v:shape>
          <o:OLEObject Type="Embed" ProgID="Equation.DSMT4" ShapeID="_x0000_i2067" DrawAspect="Content" ObjectID="_1852641964" r:id="rId1999"/>
        </w:object>
      </w:r>
    </w:p>
    <w:p w14:paraId="0A7E72A5" w14:textId="77777777" w:rsidR="00B8025A" w:rsidRPr="00E244B2" w:rsidRDefault="00B8025A" w:rsidP="00B8025A">
      <w:pPr>
        <w:ind w:firstLine="480"/>
        <w:rPr>
          <w:color w:val="000000" w:themeColor="text1"/>
        </w:rPr>
      </w:pPr>
      <w:r w:rsidRPr="00E244B2">
        <w:rPr>
          <w:color w:val="000000" w:themeColor="text1"/>
        </w:rPr>
        <w:t>式中，</w:t>
      </w:r>
      <w:r w:rsidRPr="00E244B2">
        <w:rPr>
          <w:color w:val="000000" w:themeColor="text1"/>
          <w:position w:val="-14"/>
        </w:rPr>
        <w:object w:dxaOrig="700" w:dyaOrig="400" w14:anchorId="4342473E">
          <v:shape id="_x0000_i2068" type="#_x0000_t75" style="width:35.4pt;height:20.15pt" o:ole="">
            <v:imagedata r:id="rId2000" o:title=""/>
          </v:shape>
          <o:OLEObject Type="Embed" ProgID="Equation.DSMT4" ShapeID="_x0000_i2068" DrawAspect="Content" ObjectID="_1852641965" r:id="rId2001"/>
        </w:object>
      </w:r>
      <w:r w:rsidRPr="00E244B2">
        <w:rPr>
          <w:color w:val="000000" w:themeColor="text1"/>
        </w:rPr>
        <w:t>为省份</w:t>
      </w:r>
      <w:r w:rsidRPr="00E244B2">
        <w:rPr>
          <w:color w:val="000000" w:themeColor="text1"/>
        </w:rPr>
        <w:t>p</w:t>
      </w:r>
      <w:r w:rsidRPr="00E244B2">
        <w:rPr>
          <w:color w:val="000000" w:themeColor="text1"/>
        </w:rPr>
        <w:t>的分区</w:t>
      </w:r>
      <w:r w:rsidRPr="00E244B2">
        <w:rPr>
          <w:color w:val="000000" w:themeColor="text1"/>
        </w:rPr>
        <w:t>r</w:t>
      </w:r>
      <w:r w:rsidRPr="00E244B2">
        <w:rPr>
          <w:color w:val="000000" w:themeColor="text1"/>
        </w:rPr>
        <w:t>在时段</w:t>
      </w:r>
      <w:r w:rsidRPr="00E244B2">
        <w:rPr>
          <w:color w:val="000000" w:themeColor="text1"/>
        </w:rPr>
        <w:t>t</w:t>
      </w:r>
      <w:r w:rsidRPr="00E244B2">
        <w:rPr>
          <w:color w:val="000000" w:themeColor="text1"/>
        </w:rPr>
        <w:t>的新能源弃电功率。对于新能源友好电站，风电、光伏用于站内储能充电的部分属于已被系统吸收利用的新能源电量，因此计入新能源实际消纳量；储能后续释放的电量不再次计入新能源消纳量，以避免同一部分新能源电量在充电和放电过程中重复统计。</w:t>
      </w:r>
    </w:p>
    <w:p w14:paraId="3000D35F" w14:textId="77777777" w:rsidR="00B8025A" w:rsidRPr="00E244B2" w:rsidRDefault="00B8025A" w:rsidP="00B8025A">
      <w:pPr>
        <w:ind w:firstLine="480"/>
        <w:rPr>
          <w:color w:val="000000" w:themeColor="text1"/>
        </w:rPr>
      </w:pPr>
      <w:r w:rsidRPr="00E244B2">
        <w:rPr>
          <w:color w:val="000000" w:themeColor="text1"/>
        </w:rPr>
        <w:t>进一步地，省份</w:t>
      </w:r>
      <w:r w:rsidRPr="00E244B2">
        <w:rPr>
          <w:color w:val="000000" w:themeColor="text1"/>
        </w:rPr>
        <w:t>p</w:t>
      </w:r>
      <w:r w:rsidRPr="00E244B2">
        <w:rPr>
          <w:color w:val="000000" w:themeColor="text1"/>
        </w:rPr>
        <w:t>在整个调度周期内的理论新能源可发电量为：</w:t>
      </w:r>
    </w:p>
    <w:p w14:paraId="2AB9BC87" w14:textId="77777777" w:rsidR="00B8025A" w:rsidRPr="00E244B2" w:rsidRDefault="00B8025A" w:rsidP="00B8025A">
      <w:pPr>
        <w:ind w:firstLine="480"/>
        <w:jc w:val="center"/>
        <w:textAlignment w:val="center"/>
        <w:rPr>
          <w:rFonts w:eastAsia="宋体"/>
          <w:color w:val="000000" w:themeColor="text1"/>
        </w:rPr>
      </w:pPr>
      <w:r w:rsidRPr="00E244B2">
        <w:rPr>
          <w:color w:val="000000" w:themeColor="text1"/>
          <w:position w:val="-4"/>
        </w:rPr>
        <w:object w:dxaOrig="2580" w:dyaOrig="620" w14:anchorId="60B3ED30">
          <v:shape id="_x0000_i2069" type="#_x0000_t75" style="width:128.75pt;height:31.1pt" o:ole="">
            <v:imagedata r:id="rId2002" o:title=""/>
          </v:shape>
          <o:OLEObject Type="Embed" ProgID="Equation.DSMT4" ShapeID="_x0000_i2069" DrawAspect="Content" ObjectID="_1852641966" r:id="rId2003"/>
        </w:object>
      </w:r>
    </w:p>
    <w:p w14:paraId="328258CA" w14:textId="77777777" w:rsidR="00B8025A" w:rsidRPr="00E244B2" w:rsidRDefault="00B8025A" w:rsidP="00B8025A">
      <w:pPr>
        <w:ind w:firstLine="480"/>
        <w:rPr>
          <w:color w:val="000000" w:themeColor="text1"/>
        </w:rPr>
      </w:pPr>
      <w:r w:rsidRPr="00E244B2">
        <w:rPr>
          <w:color w:val="000000" w:themeColor="text1"/>
        </w:rPr>
        <w:t>相应的新能源弃电量为：</w:t>
      </w:r>
    </w:p>
    <w:p w14:paraId="4D951DBD" w14:textId="77777777" w:rsidR="00B8025A" w:rsidRPr="00E244B2" w:rsidRDefault="00B8025A" w:rsidP="00B8025A">
      <w:pPr>
        <w:ind w:firstLine="480"/>
        <w:rPr>
          <w:color w:val="000000" w:themeColor="text1"/>
        </w:rPr>
      </w:pPr>
      <w:r w:rsidRPr="00E244B2">
        <w:rPr>
          <w:color w:val="000000" w:themeColor="text1"/>
          <w:position w:val="-36"/>
        </w:rPr>
        <w:object w:dxaOrig="2500" w:dyaOrig="620" w14:anchorId="719F3834">
          <v:shape id="_x0000_i2070" type="#_x0000_t75" style="width:125.1pt;height:31.1pt" o:ole="">
            <v:imagedata r:id="rId2004" o:title=""/>
          </v:shape>
          <o:OLEObject Type="Embed" ProgID="Equation.DSMT4" ShapeID="_x0000_i2070" DrawAspect="Content" ObjectID="_1852641967" r:id="rId2005"/>
        </w:object>
      </w:r>
    </w:p>
    <w:p w14:paraId="6CA2CC20" w14:textId="77777777" w:rsidR="00B8025A" w:rsidRPr="00E244B2" w:rsidRDefault="00B8025A" w:rsidP="00B8025A">
      <w:pPr>
        <w:ind w:firstLine="480"/>
        <w:rPr>
          <w:color w:val="000000" w:themeColor="text1"/>
        </w:rPr>
      </w:pPr>
      <w:r w:rsidRPr="00E244B2">
        <w:rPr>
          <w:color w:val="000000" w:themeColor="text1"/>
        </w:rPr>
        <w:t>省份</w:t>
      </w:r>
      <w:r w:rsidRPr="00E244B2">
        <w:rPr>
          <w:color w:val="000000" w:themeColor="text1"/>
        </w:rPr>
        <w:t>p</w:t>
      </w:r>
      <w:r w:rsidRPr="00E244B2">
        <w:rPr>
          <w:color w:val="000000" w:themeColor="text1"/>
        </w:rPr>
        <w:t>的新能源</w:t>
      </w:r>
      <w:r w:rsidRPr="00E244B2">
        <w:rPr>
          <w:rFonts w:hint="eastAsia"/>
          <w:color w:val="000000" w:themeColor="text1"/>
        </w:rPr>
        <w:t>利用</w:t>
      </w:r>
      <w:r w:rsidRPr="00E244B2">
        <w:rPr>
          <w:color w:val="000000" w:themeColor="text1"/>
        </w:rPr>
        <w:t>率定义为实际新能源消纳电量占理论新能源可发电量的比例，即：</w:t>
      </w:r>
    </w:p>
    <w:p w14:paraId="3C7DDA1E" w14:textId="77777777" w:rsidR="00B8025A" w:rsidRPr="00E244B2" w:rsidRDefault="00B8025A" w:rsidP="00B8025A">
      <w:pPr>
        <w:ind w:firstLine="480"/>
        <w:jc w:val="center"/>
        <w:textAlignment w:val="center"/>
        <w:rPr>
          <w:rFonts w:eastAsia="宋体"/>
          <w:color w:val="000000" w:themeColor="text1"/>
        </w:rPr>
      </w:pPr>
      <w:r w:rsidRPr="00E244B2">
        <w:rPr>
          <w:color w:val="000000" w:themeColor="text1"/>
          <w:position w:val="-4"/>
        </w:rPr>
        <w:object w:dxaOrig="2480" w:dyaOrig="1200" w14:anchorId="043C2711">
          <v:shape id="_x0000_i2071" type="#_x0000_t75" style="width:123.85pt;height:61pt" o:ole="">
            <v:imagedata r:id="rId2006" o:title=""/>
          </v:shape>
          <o:OLEObject Type="Embed" ProgID="Equation.DSMT4" ShapeID="_x0000_i2071" DrawAspect="Content" ObjectID="_1852641968" r:id="rId2007"/>
        </w:object>
      </w:r>
    </w:p>
    <w:p w14:paraId="4325795B" w14:textId="77777777" w:rsidR="00B8025A" w:rsidRPr="00E244B2" w:rsidRDefault="00B8025A" w:rsidP="00B8025A">
      <w:pPr>
        <w:ind w:firstLine="480"/>
        <w:rPr>
          <w:color w:val="000000" w:themeColor="text1"/>
        </w:rPr>
      </w:pPr>
      <w:r w:rsidRPr="00E244B2">
        <w:rPr>
          <w:color w:val="000000" w:themeColor="text1"/>
        </w:rPr>
        <w:t>为保证省份</w:t>
      </w:r>
      <w:r w:rsidRPr="00E244B2">
        <w:rPr>
          <w:color w:val="000000" w:themeColor="text1"/>
        </w:rPr>
        <w:t>p</w:t>
      </w:r>
      <w:r w:rsidRPr="00E244B2">
        <w:rPr>
          <w:color w:val="000000" w:themeColor="text1"/>
        </w:rPr>
        <w:t>的新能源消纳水平达到设定目标，应满足：</w:t>
      </w:r>
    </w:p>
    <w:p w14:paraId="0FAD6457" w14:textId="77777777" w:rsidR="00B8025A" w:rsidRPr="00E244B2" w:rsidRDefault="00B8025A" w:rsidP="00B8025A">
      <w:pPr>
        <w:ind w:firstLine="480"/>
        <w:jc w:val="center"/>
        <w:textAlignment w:val="center"/>
        <w:rPr>
          <w:rFonts w:eastAsia="宋体"/>
          <w:color w:val="000000" w:themeColor="text1"/>
        </w:rPr>
      </w:pPr>
      <w:r w:rsidRPr="00E244B2">
        <w:rPr>
          <w:color w:val="000000" w:themeColor="text1"/>
          <w:position w:val="-4"/>
        </w:rPr>
        <w:object w:dxaOrig="3159" w:dyaOrig="1200" w14:anchorId="12B37A8A">
          <v:shape id="_x0000_i2072" type="#_x0000_t75" style="width:158.05pt;height:61pt" o:ole="">
            <v:imagedata r:id="rId2008" o:title=""/>
          </v:shape>
          <o:OLEObject Type="Embed" ProgID="Equation.DSMT4" ShapeID="_x0000_i2072" DrawAspect="Content" ObjectID="_1852641969" r:id="rId2009"/>
        </w:object>
      </w:r>
    </w:p>
    <w:p w14:paraId="09EF0DA3" w14:textId="77777777" w:rsidR="00B8025A" w:rsidRPr="00E244B2" w:rsidRDefault="00B8025A" w:rsidP="00B8025A">
      <w:pPr>
        <w:pStyle w:val="3"/>
        <w:rPr>
          <w:rFonts w:hint="default"/>
          <w:color w:val="000000" w:themeColor="text1"/>
        </w:rPr>
      </w:pPr>
      <w:r w:rsidRPr="00E244B2">
        <w:rPr>
          <w:color w:val="000000" w:themeColor="text1"/>
        </w:rPr>
        <w:t>碳排放总量约束</w:t>
      </w:r>
    </w:p>
    <w:p w14:paraId="012EC923" w14:textId="386783B5" w:rsidR="00622B2E" w:rsidRPr="00E244B2" w:rsidRDefault="00D10A92" w:rsidP="00D10A92">
      <w:pPr>
        <w:ind w:firstLine="480"/>
        <w:rPr>
          <w:color w:val="000000" w:themeColor="text1"/>
        </w:rPr>
      </w:pPr>
      <w:r w:rsidRPr="00E244B2">
        <w:rPr>
          <w:rFonts w:hint="eastAsia"/>
          <w:color w:val="000000" w:themeColor="text1"/>
        </w:rPr>
        <w:t>综合考虑煤电机组与燃气机组的</w:t>
      </w:r>
      <w:r w:rsidRPr="00E244B2">
        <w:rPr>
          <w:color w:val="000000" w:themeColor="text1"/>
        </w:rPr>
        <w:t>CO₂</w:t>
      </w:r>
      <w:r w:rsidRPr="00E244B2">
        <w:rPr>
          <w:rFonts w:hint="eastAsia"/>
          <w:color w:val="000000" w:themeColor="text1"/>
        </w:rPr>
        <w:t>排放，大区域</w:t>
      </w:r>
      <w:r w:rsidRPr="00E244B2">
        <w:rPr>
          <w:i/>
          <w:iCs/>
          <w:color w:val="000000" w:themeColor="text1"/>
        </w:rPr>
        <w:t>a</w:t>
      </w:r>
      <w:r w:rsidRPr="00E244B2">
        <w:rPr>
          <w:rFonts w:hint="eastAsia"/>
          <w:color w:val="000000" w:themeColor="text1"/>
        </w:rPr>
        <w:t>在整个调度周期内的</w:t>
      </w:r>
      <w:r w:rsidRPr="00E244B2">
        <w:rPr>
          <w:color w:val="000000" w:themeColor="text1"/>
        </w:rPr>
        <w:t>CO₂</w:t>
      </w:r>
      <w:r w:rsidRPr="00E244B2">
        <w:rPr>
          <w:rFonts w:hint="eastAsia"/>
          <w:color w:val="000000" w:themeColor="text1"/>
        </w:rPr>
        <w:t>排放总量应满足：</w:t>
      </w:r>
    </w:p>
    <w:p w14:paraId="5C484CB0" w14:textId="27CB66B1" w:rsidR="0058752A" w:rsidRPr="00E244B2" w:rsidRDefault="004E1B4B" w:rsidP="004E1B4B">
      <w:pPr>
        <w:ind w:firstLine="480"/>
        <w:jc w:val="center"/>
        <w:rPr>
          <w:color w:val="000000" w:themeColor="text1"/>
        </w:rPr>
      </w:pPr>
      <w:r w:rsidRPr="00E244B2">
        <w:rPr>
          <w:color w:val="000000" w:themeColor="text1"/>
          <w:position w:val="-12"/>
        </w:rPr>
        <w:object w:dxaOrig="2580" w:dyaOrig="380" w14:anchorId="69488AB4">
          <v:shape id="_x0000_i2073" type="#_x0000_t75" style="width:128.75pt;height:18.9pt" o:ole="">
            <v:imagedata r:id="rId2010" o:title=""/>
          </v:shape>
          <o:OLEObject Type="Embed" ProgID="Equation.DSMT4" ShapeID="_x0000_i2073" DrawAspect="Content" ObjectID="_1852641970" r:id="rId2011"/>
        </w:object>
      </w:r>
    </w:p>
    <w:p w14:paraId="4F17E0FF" w14:textId="1861B8C4" w:rsidR="004E1B4B" w:rsidRPr="00E244B2" w:rsidRDefault="004E1B4B" w:rsidP="004E1B4B">
      <w:pPr>
        <w:ind w:firstLine="480"/>
        <w:rPr>
          <w:color w:val="000000" w:themeColor="text1"/>
        </w:rPr>
      </w:pPr>
      <w:r w:rsidRPr="00E244B2">
        <w:rPr>
          <w:color w:val="000000" w:themeColor="text1"/>
        </w:rPr>
        <w:t>式中，</w:t>
      </w:r>
      <w:r w:rsidRPr="00E244B2">
        <w:rPr>
          <w:color w:val="000000" w:themeColor="text1"/>
          <w:position w:val="-12"/>
        </w:rPr>
        <w:object w:dxaOrig="800" w:dyaOrig="380" w14:anchorId="59F54847">
          <v:shape id="_x0000_i2074" type="#_x0000_t75" style="width:40.9pt;height:18.9pt" o:ole="">
            <v:imagedata r:id="rId2012" o:title=""/>
          </v:shape>
          <o:OLEObject Type="Embed" ProgID="Equation.DSMT4" ShapeID="_x0000_i2074" DrawAspect="Content" ObjectID="_1852641971" r:id="rId2013"/>
        </w:object>
      </w:r>
      <w:r w:rsidRPr="00E244B2">
        <w:rPr>
          <w:color w:val="000000" w:themeColor="text1"/>
        </w:rPr>
        <w:t>为大区域</w:t>
      </w:r>
      <w:r w:rsidRPr="00E244B2">
        <w:rPr>
          <w:i/>
          <w:iCs/>
          <w:color w:val="000000" w:themeColor="text1"/>
        </w:rPr>
        <w:t>a</w:t>
      </w:r>
      <w:r w:rsidRPr="00E244B2">
        <w:rPr>
          <w:color w:val="000000" w:themeColor="text1"/>
        </w:rPr>
        <w:t>在整个调度周期内允许的最大</w:t>
      </w:r>
      <w:r w:rsidRPr="00E244B2">
        <w:rPr>
          <w:color w:val="000000" w:themeColor="text1"/>
        </w:rPr>
        <w:t>CO₂</w:t>
      </w:r>
      <w:r w:rsidRPr="00E244B2">
        <w:rPr>
          <w:color w:val="000000" w:themeColor="text1"/>
        </w:rPr>
        <w:t>排放总量。</w:t>
      </w:r>
    </w:p>
    <w:p w14:paraId="5B0B9BA5" w14:textId="77777777" w:rsidR="00B8025A" w:rsidRPr="00E244B2" w:rsidRDefault="00B8025A" w:rsidP="00B8025A">
      <w:pPr>
        <w:pStyle w:val="3"/>
        <w:rPr>
          <w:rFonts w:hint="default"/>
          <w:color w:val="000000" w:themeColor="text1"/>
        </w:rPr>
      </w:pPr>
      <w:r w:rsidRPr="00E244B2">
        <w:rPr>
          <w:color w:val="000000" w:themeColor="text1"/>
        </w:rPr>
        <w:t>旋转备用约束</w:t>
      </w:r>
    </w:p>
    <w:p w14:paraId="675EE434" w14:textId="77777777" w:rsidR="00B8025A" w:rsidRPr="00E244B2" w:rsidRDefault="00B8025A" w:rsidP="00B8025A">
      <w:pPr>
        <w:ind w:firstLine="480"/>
        <w:rPr>
          <w:color w:val="000000" w:themeColor="text1"/>
        </w:rPr>
      </w:pPr>
      <w:r w:rsidRPr="00E244B2">
        <w:rPr>
          <w:color w:val="000000" w:themeColor="text1"/>
        </w:rPr>
        <w:t>为保证省级电力系统在负荷波动、机组故障以及新能源出力不确定等情况下具有足够的供电保障能力，在功率平衡约束基础上进一步设置系统容量充裕度约束。与原逐时旋转备用约束不同，本模型以周为周期确定系统备用容量需求，并将系统备用划分为热备用和冷备用。</w:t>
      </w:r>
    </w:p>
    <w:p w14:paraId="3E6581DF" w14:textId="77777777" w:rsidR="00B8025A" w:rsidRPr="00E244B2" w:rsidRDefault="00B8025A" w:rsidP="00B8025A">
      <w:pPr>
        <w:ind w:firstLine="480"/>
        <w:rPr>
          <w:color w:val="000000" w:themeColor="text1"/>
        </w:rPr>
      </w:pPr>
      <w:r w:rsidRPr="00E244B2">
        <w:rPr>
          <w:color w:val="000000" w:themeColor="text1"/>
        </w:rPr>
        <w:t>设</w:t>
      </w:r>
      <w:r w:rsidRPr="00E244B2">
        <w:rPr>
          <w:color w:val="000000" w:themeColor="text1"/>
        </w:rPr>
        <w:t>p</w:t>
      </w:r>
      <w:r w:rsidRPr="00E244B2">
        <w:rPr>
          <w:color w:val="000000" w:themeColor="text1"/>
        </w:rPr>
        <w:t>为省份，</w:t>
      </w:r>
      <w:r w:rsidRPr="00E244B2">
        <w:rPr>
          <w:color w:val="000000" w:themeColor="text1"/>
          <w:position w:val="-14"/>
        </w:rPr>
        <w:object w:dxaOrig="700" w:dyaOrig="400" w14:anchorId="01272382">
          <v:shape id="_x0000_i2075" type="#_x0000_t75" style="width:36.6pt;height:20.15pt" o:ole="">
            <v:imagedata r:id="rId2014" o:title=""/>
          </v:shape>
          <o:OLEObject Type="Embed" ProgID="Equation.DSMT4" ShapeID="_x0000_i2075" DrawAspect="Content" ObjectID="_1852641972" r:id="rId2015"/>
        </w:object>
      </w:r>
      <w:r w:rsidRPr="00E244B2">
        <w:rPr>
          <w:color w:val="000000" w:themeColor="text1"/>
        </w:rPr>
        <w:t>为省份</w:t>
      </w:r>
      <w:r w:rsidRPr="00E244B2">
        <w:rPr>
          <w:i/>
          <w:iCs/>
          <w:color w:val="000000" w:themeColor="text1"/>
        </w:rPr>
        <w:t>p</w:t>
      </w:r>
      <w:r w:rsidRPr="00E244B2">
        <w:rPr>
          <w:color w:val="000000" w:themeColor="text1"/>
        </w:rPr>
        <w:t>内的供需平衡分区，</w:t>
      </w:r>
      <w:r w:rsidRPr="00E244B2">
        <w:rPr>
          <w:color w:val="000000" w:themeColor="text1"/>
          <w:position w:val="-6"/>
        </w:rPr>
        <w:object w:dxaOrig="680" w:dyaOrig="279" w14:anchorId="5589F3A3">
          <v:shape id="_x0000_i2076" type="#_x0000_t75" style="width:32.95pt;height:14.05pt" o:ole="">
            <v:imagedata r:id="rId2016" o:title=""/>
          </v:shape>
          <o:OLEObject Type="Embed" ProgID="Equation.DSMT4" ShapeID="_x0000_i2076" DrawAspect="Content" ObjectID="_1852641973" r:id="rId2017"/>
        </w:object>
      </w:r>
      <w:r w:rsidRPr="00E244B2">
        <w:rPr>
          <w:color w:val="000000" w:themeColor="text1"/>
        </w:rPr>
        <w:t>为调度周期内的第</w:t>
      </w:r>
      <w:r w:rsidRPr="00E244B2">
        <w:rPr>
          <w:i/>
          <w:iCs/>
          <w:color w:val="000000" w:themeColor="text1"/>
        </w:rPr>
        <w:t>w</w:t>
      </w:r>
      <w:r w:rsidRPr="00E244B2">
        <w:rPr>
          <w:color w:val="000000" w:themeColor="text1"/>
        </w:rPr>
        <w:t>周，</w:t>
      </w:r>
      <w:r w:rsidRPr="00E244B2">
        <w:rPr>
          <w:color w:val="000000" w:themeColor="text1"/>
          <w:position w:val="-12"/>
        </w:rPr>
        <w:object w:dxaOrig="279" w:dyaOrig="360" w14:anchorId="2854A403">
          <v:shape id="_x0000_i2077" type="#_x0000_t75" style="width:14.05pt;height:18.9pt" o:ole="">
            <v:imagedata r:id="rId2018" o:title=""/>
          </v:shape>
          <o:OLEObject Type="Embed" ProgID="Equation.DSMT4" ShapeID="_x0000_i2077" DrawAspect="Content" ObjectID="_1852641974" r:id="rId2019"/>
        </w:object>
      </w:r>
      <w:r w:rsidRPr="00E244B2">
        <w:rPr>
          <w:color w:val="000000" w:themeColor="text1"/>
        </w:rPr>
        <w:t>为第</w:t>
      </w:r>
      <w:r w:rsidRPr="00E244B2">
        <w:rPr>
          <w:i/>
          <w:iCs/>
          <w:color w:val="000000" w:themeColor="text1"/>
        </w:rPr>
        <w:t>w</w:t>
      </w:r>
      <w:r w:rsidRPr="00E244B2">
        <w:rPr>
          <w:color w:val="000000" w:themeColor="text1"/>
        </w:rPr>
        <w:t>周包含的调度时段。</w:t>
      </w:r>
    </w:p>
    <w:p w14:paraId="57341FD4" w14:textId="77777777" w:rsidR="00B8025A" w:rsidRPr="00E244B2" w:rsidRDefault="00B8025A" w:rsidP="00B8025A">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）周最大负荷</w:t>
      </w:r>
    </w:p>
    <w:p w14:paraId="05B5DD5D" w14:textId="77777777" w:rsidR="00B8025A" w:rsidRPr="00E244B2" w:rsidRDefault="00B8025A" w:rsidP="00B8025A">
      <w:pPr>
        <w:ind w:firstLine="480"/>
        <w:rPr>
          <w:color w:val="000000" w:themeColor="text1"/>
        </w:rPr>
      </w:pPr>
      <w:r w:rsidRPr="00E244B2">
        <w:rPr>
          <w:color w:val="000000" w:themeColor="text1"/>
        </w:rPr>
        <w:t>由于模型负荷按照省内各供需平衡分区分别输入，因此首先对各分区负荷进行逐时汇总。省份</w:t>
      </w:r>
      <w:r w:rsidRPr="00E244B2">
        <w:rPr>
          <w:i/>
          <w:iCs/>
          <w:color w:val="000000" w:themeColor="text1"/>
        </w:rPr>
        <w:t>p</w:t>
      </w:r>
      <w:r w:rsidRPr="00E244B2">
        <w:rPr>
          <w:color w:val="000000" w:themeColor="text1"/>
        </w:rPr>
        <w:t>在时段</w:t>
      </w:r>
      <w:r w:rsidRPr="00E244B2">
        <w:rPr>
          <w:i/>
          <w:iCs/>
          <w:color w:val="000000" w:themeColor="text1"/>
        </w:rPr>
        <w:t>t</w:t>
      </w:r>
      <w:r w:rsidRPr="00E244B2">
        <w:rPr>
          <w:color w:val="000000" w:themeColor="text1"/>
        </w:rPr>
        <w:t>的系统总负荷为：</w:t>
      </w:r>
    </w:p>
    <w:p w14:paraId="2CF9E7FE" w14:textId="77777777" w:rsidR="00B8025A" w:rsidRPr="00E244B2" w:rsidRDefault="00B8025A" w:rsidP="00B8025A">
      <w:pPr>
        <w:ind w:firstLine="480"/>
        <w:jc w:val="center"/>
        <w:rPr>
          <w:color w:val="000000" w:themeColor="text1"/>
        </w:rPr>
      </w:pPr>
      <w:r w:rsidRPr="00E244B2">
        <w:rPr>
          <w:color w:val="000000" w:themeColor="text1"/>
          <w:position w:val="-36"/>
        </w:rPr>
        <w:object w:dxaOrig="1540" w:dyaOrig="620" w14:anchorId="5224C654">
          <v:shape id="_x0000_i2078" type="#_x0000_t75" style="width:77.5pt;height:31.1pt" o:ole="">
            <v:imagedata r:id="rId2020" o:title=""/>
          </v:shape>
          <o:OLEObject Type="Embed" ProgID="Equation.DSMT4" ShapeID="_x0000_i2078" DrawAspect="Content" ObjectID="_1852641975" r:id="rId2021"/>
        </w:object>
      </w:r>
    </w:p>
    <w:p w14:paraId="0A45BF63" w14:textId="77777777" w:rsidR="00B8025A" w:rsidRPr="00E244B2" w:rsidRDefault="00B8025A" w:rsidP="00B8025A">
      <w:pPr>
        <w:ind w:firstLine="480"/>
        <w:rPr>
          <w:color w:val="000000" w:themeColor="text1"/>
        </w:rPr>
      </w:pPr>
      <w:r w:rsidRPr="00E244B2">
        <w:rPr>
          <w:color w:val="000000" w:themeColor="text1"/>
        </w:rPr>
        <w:t>式中，</w:t>
      </w:r>
      <w:r w:rsidRPr="00E244B2">
        <w:rPr>
          <w:color w:val="000000" w:themeColor="text1"/>
          <w:position w:val="-14"/>
        </w:rPr>
        <w:object w:dxaOrig="480" w:dyaOrig="400" w14:anchorId="67D96A0B">
          <v:shape id="_x0000_i2079" type="#_x0000_t75" style="width:22.6pt;height:20.15pt" o:ole="">
            <v:imagedata r:id="rId2022" o:title=""/>
          </v:shape>
          <o:OLEObject Type="Embed" ProgID="Equation.DSMT4" ShapeID="_x0000_i2079" DrawAspect="Content" ObjectID="_1852641976" r:id="rId2023"/>
        </w:object>
      </w:r>
      <w:r w:rsidRPr="00E244B2">
        <w:rPr>
          <w:color w:val="000000" w:themeColor="text1"/>
        </w:rPr>
        <w:t>为省份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在时段</w:t>
      </w:r>
      <w:r w:rsidRPr="00E244B2">
        <w:rPr>
          <w:i/>
          <w:iCs/>
          <w:color w:val="000000" w:themeColor="text1"/>
        </w:rPr>
        <w:t>t</w:t>
      </w:r>
      <w:r w:rsidRPr="00E244B2">
        <w:rPr>
          <w:color w:val="000000" w:themeColor="text1"/>
        </w:rPr>
        <w:t>的实际负荷。省份</w:t>
      </w:r>
      <w:r w:rsidRPr="00E244B2">
        <w:rPr>
          <w:i/>
          <w:iCs/>
          <w:color w:val="000000" w:themeColor="text1"/>
        </w:rPr>
        <w:t>p</w:t>
      </w:r>
      <w:r w:rsidRPr="00E244B2">
        <w:rPr>
          <w:color w:val="000000" w:themeColor="text1"/>
        </w:rPr>
        <w:t>在第</w:t>
      </w:r>
      <w:r w:rsidRPr="00E244B2">
        <w:rPr>
          <w:i/>
          <w:iCs/>
          <w:color w:val="000000" w:themeColor="text1"/>
        </w:rPr>
        <w:t>w</w:t>
      </w:r>
      <w:r w:rsidRPr="00E244B2">
        <w:rPr>
          <w:color w:val="000000" w:themeColor="text1"/>
        </w:rPr>
        <w:t>周的最大负荷定义为：</w:t>
      </w:r>
    </w:p>
    <w:p w14:paraId="30CBF0B6" w14:textId="77777777" w:rsidR="00B8025A" w:rsidRPr="00E244B2" w:rsidRDefault="00B8025A" w:rsidP="00B8025A">
      <w:pPr>
        <w:ind w:firstLine="480"/>
        <w:jc w:val="center"/>
        <w:rPr>
          <w:color w:val="000000" w:themeColor="text1"/>
        </w:rPr>
      </w:pPr>
      <w:r w:rsidRPr="00E244B2">
        <w:rPr>
          <w:color w:val="000000" w:themeColor="text1"/>
          <w:position w:val="-36"/>
        </w:rPr>
        <w:object w:dxaOrig="4239" w:dyaOrig="840" w14:anchorId="1AC6068F">
          <v:shape id="_x0000_i2080" type="#_x0000_t75" style="width:211.1pt;height:42.1pt" o:ole="">
            <v:imagedata r:id="rId2024" o:title=""/>
          </v:shape>
          <o:OLEObject Type="Embed" ProgID="Equation.DSMT4" ShapeID="_x0000_i2080" DrawAspect="Content" ObjectID="_1852641977" r:id="rId2025"/>
        </w:object>
      </w:r>
    </w:p>
    <w:p w14:paraId="1ADE555B" w14:textId="77777777" w:rsidR="00B8025A" w:rsidRPr="00E244B2" w:rsidRDefault="00B8025A" w:rsidP="00B8025A">
      <w:pPr>
        <w:ind w:firstLine="480"/>
        <w:rPr>
          <w:color w:val="000000" w:themeColor="text1"/>
        </w:rPr>
      </w:pPr>
      <w:r w:rsidRPr="00E244B2">
        <w:rPr>
          <w:color w:val="000000" w:themeColor="text1"/>
        </w:rPr>
        <w:t>式中，</w:t>
      </w:r>
      <w:r w:rsidRPr="00E244B2">
        <w:rPr>
          <w:color w:val="000000" w:themeColor="text1"/>
          <w:position w:val="-14"/>
        </w:rPr>
        <w:object w:dxaOrig="639" w:dyaOrig="400" w14:anchorId="39F65844">
          <v:shape id="_x0000_i2081" type="#_x0000_t75" style="width:31.75pt;height:20.15pt" o:ole="">
            <v:imagedata r:id="rId2026" o:title=""/>
          </v:shape>
          <o:OLEObject Type="Embed" ProgID="Equation.DSMT4" ShapeID="_x0000_i2081" DrawAspect="Content" ObjectID="_1852641978" r:id="rId2027"/>
        </w:object>
      </w:r>
      <w:r w:rsidRPr="00E244B2">
        <w:rPr>
          <w:color w:val="000000" w:themeColor="text1"/>
        </w:rPr>
        <w:t>为省份</w:t>
      </w:r>
      <w:r w:rsidRPr="00E244B2">
        <w:rPr>
          <w:i/>
          <w:iCs/>
          <w:color w:val="000000" w:themeColor="text1"/>
        </w:rPr>
        <w:t>p</w:t>
      </w:r>
      <w:r w:rsidRPr="00E244B2">
        <w:rPr>
          <w:color w:val="000000" w:themeColor="text1"/>
        </w:rPr>
        <w:t>在第</w:t>
      </w:r>
      <w:r w:rsidRPr="00E244B2">
        <w:rPr>
          <w:i/>
          <w:iCs/>
          <w:color w:val="000000" w:themeColor="text1"/>
        </w:rPr>
        <w:t>w</w:t>
      </w:r>
      <w:r w:rsidRPr="00E244B2">
        <w:rPr>
          <w:color w:val="000000" w:themeColor="text1"/>
        </w:rPr>
        <w:t>周的最大负荷。</w:t>
      </w:r>
    </w:p>
    <w:p w14:paraId="5E7D325D" w14:textId="77777777" w:rsidR="00B8025A" w:rsidRPr="00E244B2" w:rsidRDefault="00B8025A" w:rsidP="00B8025A">
      <w:pPr>
        <w:ind w:firstLine="482"/>
        <w:rPr>
          <w:b/>
          <w:bCs/>
          <w:color w:val="000000" w:themeColor="text1"/>
        </w:rPr>
      </w:pPr>
      <w:r w:rsidRPr="00E244B2">
        <w:rPr>
          <w:b/>
          <w:bCs/>
          <w:color w:val="000000" w:themeColor="text1"/>
        </w:rPr>
        <w:t>（</w:t>
      </w:r>
      <w:r w:rsidRPr="00E244B2">
        <w:rPr>
          <w:b/>
          <w:bCs/>
          <w:color w:val="000000" w:themeColor="text1"/>
        </w:rPr>
        <w:t>2</w:t>
      </w:r>
      <w:r w:rsidRPr="00E244B2">
        <w:rPr>
          <w:b/>
          <w:bCs/>
          <w:color w:val="000000" w:themeColor="text1"/>
        </w:rPr>
        <w:t>）系统备用容量需求</w:t>
      </w:r>
    </w:p>
    <w:p w14:paraId="0401FD5E" w14:textId="77777777" w:rsidR="00B8025A" w:rsidRPr="00E244B2" w:rsidRDefault="00B8025A" w:rsidP="00B8025A">
      <w:pPr>
        <w:ind w:firstLine="480"/>
        <w:rPr>
          <w:color w:val="000000" w:themeColor="text1"/>
        </w:rPr>
      </w:pPr>
      <w:r w:rsidRPr="00E244B2">
        <w:rPr>
          <w:color w:val="000000" w:themeColor="text1"/>
        </w:rPr>
        <w:t>定义</w:t>
      </w:r>
      <w:r w:rsidRPr="00E244B2">
        <w:rPr>
          <w:color w:val="000000" w:themeColor="text1"/>
          <w:position w:val="-14"/>
        </w:rPr>
        <w:object w:dxaOrig="820" w:dyaOrig="400" w14:anchorId="3AA50B02">
          <v:shape id="_x0000_i2082" type="#_x0000_t75" style="width:40.9pt;height:20.15pt" o:ole="">
            <v:imagedata r:id="rId2028" o:title=""/>
          </v:shape>
          <o:OLEObject Type="Embed" ProgID="Equation.DSMT4" ShapeID="_x0000_i2082" DrawAspect="Content" ObjectID="_1852641979" r:id="rId2029"/>
        </w:object>
      </w:r>
      <w:r w:rsidRPr="00E244B2">
        <w:rPr>
          <w:color w:val="000000" w:themeColor="text1"/>
        </w:rPr>
        <w:t>为省份</w:t>
      </w:r>
      <w:r w:rsidRPr="00E244B2">
        <w:rPr>
          <w:i/>
          <w:iCs/>
          <w:color w:val="000000" w:themeColor="text1"/>
        </w:rPr>
        <w:t>p</w:t>
      </w:r>
      <w:r w:rsidRPr="00E244B2">
        <w:rPr>
          <w:color w:val="000000" w:themeColor="text1"/>
        </w:rPr>
        <w:t>的系统</w:t>
      </w:r>
      <w:r w:rsidRPr="00E244B2">
        <w:rPr>
          <w:rFonts w:hint="eastAsia"/>
          <w:color w:val="000000" w:themeColor="text1"/>
        </w:rPr>
        <w:t>电力供应</w:t>
      </w:r>
      <w:r w:rsidRPr="00E244B2">
        <w:rPr>
          <w:color w:val="000000" w:themeColor="text1"/>
        </w:rPr>
        <w:t>充裕度系数，则对应的系统备用率为：</w:t>
      </w:r>
    </w:p>
    <w:p w14:paraId="5B61C1FC" w14:textId="77777777" w:rsidR="00B8025A" w:rsidRPr="00E244B2" w:rsidRDefault="00B8025A" w:rsidP="00B8025A">
      <w:pPr>
        <w:ind w:firstLine="480"/>
        <w:jc w:val="center"/>
        <w:rPr>
          <w:color w:val="000000" w:themeColor="text1"/>
        </w:rPr>
      </w:pPr>
      <w:r w:rsidRPr="00E244B2">
        <w:rPr>
          <w:color w:val="000000" w:themeColor="text1"/>
          <w:position w:val="-14"/>
        </w:rPr>
        <w:object w:dxaOrig="1380" w:dyaOrig="400" w14:anchorId="68A4318D">
          <v:shape id="_x0000_i2083" type="#_x0000_t75" style="width:68.35pt;height:20.15pt" o:ole="">
            <v:imagedata r:id="rId2030" o:title=""/>
          </v:shape>
          <o:OLEObject Type="Embed" ProgID="Equation.DSMT4" ShapeID="_x0000_i2083" DrawAspect="Content" ObjectID="_1852641980" r:id="rId2031"/>
        </w:object>
      </w:r>
    </w:p>
    <w:p w14:paraId="505BBB49" w14:textId="77777777" w:rsidR="00B8025A" w:rsidRPr="00E244B2" w:rsidRDefault="00B8025A" w:rsidP="00B8025A">
      <w:pPr>
        <w:ind w:firstLine="480"/>
        <w:rPr>
          <w:color w:val="000000" w:themeColor="text1"/>
        </w:rPr>
      </w:pPr>
      <w:r w:rsidRPr="00E244B2">
        <w:rPr>
          <w:color w:val="000000" w:themeColor="text1"/>
        </w:rPr>
        <w:t>因此，第</w:t>
      </w:r>
      <w:r w:rsidRPr="00E244B2">
        <w:rPr>
          <w:i/>
          <w:iCs/>
          <w:color w:val="000000" w:themeColor="text1"/>
        </w:rPr>
        <w:t>w</w:t>
      </w:r>
      <w:r w:rsidRPr="00E244B2">
        <w:rPr>
          <w:color w:val="000000" w:themeColor="text1"/>
        </w:rPr>
        <w:t>周系统最小备用容量需求为：</w:t>
      </w:r>
    </w:p>
    <w:p w14:paraId="6A2CB815" w14:textId="77777777" w:rsidR="00B8025A" w:rsidRPr="00E244B2" w:rsidRDefault="00B8025A" w:rsidP="00B8025A">
      <w:pPr>
        <w:ind w:firstLine="480"/>
        <w:jc w:val="center"/>
        <w:rPr>
          <w:color w:val="000000" w:themeColor="text1"/>
        </w:rPr>
      </w:pPr>
      <w:r w:rsidRPr="00E244B2">
        <w:rPr>
          <w:color w:val="000000" w:themeColor="text1"/>
          <w:position w:val="-16"/>
        </w:rPr>
        <w:object w:dxaOrig="2220" w:dyaOrig="440" w14:anchorId="7E0DE8A7">
          <v:shape id="_x0000_i2084" type="#_x0000_t75" style="width:111.05pt;height:21.95pt" o:ole="">
            <v:imagedata r:id="rId2032" o:title=""/>
          </v:shape>
          <o:OLEObject Type="Embed" ProgID="Equation.DSMT4" ShapeID="_x0000_i2084" DrawAspect="Content" ObjectID="_1852641981" r:id="rId2033"/>
        </w:object>
      </w:r>
    </w:p>
    <w:p w14:paraId="509EF24B" w14:textId="7ACA13D0" w:rsidR="00B8025A" w:rsidRPr="00E244B2" w:rsidRDefault="00B8025A" w:rsidP="00B8025A">
      <w:pPr>
        <w:ind w:firstLine="480"/>
        <w:rPr>
          <w:color w:val="000000" w:themeColor="text1"/>
        </w:rPr>
      </w:pPr>
      <w:r w:rsidRPr="00E244B2">
        <w:rPr>
          <w:color w:val="000000" w:themeColor="text1"/>
        </w:rPr>
        <w:t>例如，当</w:t>
      </w:r>
      <w:r w:rsidRPr="00E244B2">
        <w:rPr>
          <w:color w:val="000000" w:themeColor="text1"/>
          <w:position w:val="-14"/>
        </w:rPr>
        <w:object w:dxaOrig="1140" w:dyaOrig="400" w14:anchorId="76A34739">
          <v:shape id="_x0000_i2085" type="#_x0000_t75" style="width:57.35pt;height:20.15pt" o:ole="">
            <v:imagedata r:id="rId2034" o:title=""/>
          </v:shape>
          <o:OLEObject Type="Embed" ProgID="Equation.DSMT4" ShapeID="_x0000_i2085" DrawAspect="Content" ObjectID="_1852641982" r:id="rId2035"/>
        </w:object>
      </w:r>
      <w:r w:rsidRPr="00E244B2">
        <w:rPr>
          <w:rFonts w:hint="eastAsia"/>
          <w:color w:val="000000" w:themeColor="text1"/>
        </w:rPr>
        <w:t>时，</w:t>
      </w:r>
      <w:r w:rsidRPr="00E244B2">
        <w:rPr>
          <w:color w:val="000000" w:themeColor="text1"/>
        </w:rPr>
        <w:t>对应系统备用率为</w:t>
      </w:r>
      <w:r w:rsidRPr="00E244B2">
        <w:rPr>
          <w:color w:val="000000" w:themeColor="text1"/>
        </w:rPr>
        <w:t>12%</w:t>
      </w:r>
      <w:r w:rsidRPr="00E244B2">
        <w:rPr>
          <w:color w:val="000000" w:themeColor="text1"/>
        </w:rPr>
        <w:t>，则</w:t>
      </w:r>
      <w:r w:rsidRPr="00E244B2">
        <w:rPr>
          <w:color w:val="000000" w:themeColor="text1"/>
          <w:position w:val="-14"/>
        </w:rPr>
        <w:object w:dxaOrig="1719" w:dyaOrig="400" w14:anchorId="70F05FF2">
          <v:shape id="_x0000_i2086" type="#_x0000_t75" style="width:86.05pt;height:20.15pt" o:ole="">
            <v:imagedata r:id="rId2036" o:title=""/>
          </v:shape>
          <o:OLEObject Type="Embed" ProgID="Equation.DSMT4" ShapeID="_x0000_i2086" DrawAspect="Content" ObjectID="_1852641983" r:id="rId2037"/>
        </w:object>
      </w:r>
      <w:r w:rsidRPr="00E244B2">
        <w:rPr>
          <w:rFonts w:hint="eastAsia"/>
          <w:color w:val="000000" w:themeColor="text1"/>
        </w:rPr>
        <w:t>，</w:t>
      </w:r>
      <w:r w:rsidRPr="00E244B2">
        <w:rPr>
          <w:color w:val="000000" w:themeColor="text1"/>
        </w:rPr>
        <w:t>即第</w:t>
      </w:r>
      <w:r w:rsidRPr="00E244B2">
        <w:rPr>
          <w:i/>
          <w:iCs/>
          <w:color w:val="000000" w:themeColor="text1"/>
        </w:rPr>
        <w:t>w</w:t>
      </w:r>
      <w:r w:rsidRPr="00E244B2">
        <w:rPr>
          <w:color w:val="000000" w:themeColor="text1"/>
        </w:rPr>
        <w:t>周系统需要保持不低于该周最大负荷</w:t>
      </w:r>
      <w:r w:rsidRPr="00E244B2">
        <w:rPr>
          <w:color w:val="000000" w:themeColor="text1"/>
        </w:rPr>
        <w:t>12%</w:t>
      </w:r>
      <w:r w:rsidRPr="00E244B2">
        <w:rPr>
          <w:color w:val="000000" w:themeColor="text1"/>
        </w:rPr>
        <w:t>的备用容量。</w:t>
      </w:r>
    </w:p>
    <w:p w14:paraId="7CC1F9F7" w14:textId="77777777" w:rsidR="00B8025A" w:rsidRPr="00E244B2" w:rsidRDefault="00B8025A" w:rsidP="00B8025A">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3</w:t>
      </w:r>
      <w:r w:rsidRPr="00E244B2">
        <w:rPr>
          <w:rFonts w:hint="eastAsia"/>
          <w:b/>
          <w:bCs/>
          <w:color w:val="000000" w:themeColor="text1"/>
        </w:rPr>
        <w:t>）系统热备用容量约束</w:t>
      </w:r>
    </w:p>
    <w:p w14:paraId="389F66F3" w14:textId="77777777" w:rsidR="00B8025A" w:rsidRPr="00E244B2" w:rsidRDefault="00B8025A" w:rsidP="00B8025A">
      <w:pPr>
        <w:ind w:firstLine="480"/>
        <w:rPr>
          <w:color w:val="000000" w:themeColor="text1"/>
        </w:rPr>
      </w:pPr>
      <w:r w:rsidRPr="00E244B2">
        <w:rPr>
          <w:rFonts w:hint="eastAsia"/>
          <w:color w:val="000000" w:themeColor="text1"/>
        </w:rPr>
        <w:t>热备用由当前处于在线运行状态，并能够通过提高出力响应系统功率缺额的机组提供。</w:t>
      </w:r>
    </w:p>
    <w:p w14:paraId="563D599C" w14:textId="77777777" w:rsidR="00B8025A" w:rsidRPr="00E244B2" w:rsidRDefault="00B8025A" w:rsidP="00B8025A">
      <w:pPr>
        <w:ind w:firstLine="480"/>
        <w:rPr>
          <w:color w:val="000000" w:themeColor="text1"/>
        </w:rPr>
      </w:pPr>
      <w:r w:rsidRPr="00E244B2">
        <w:rPr>
          <w:rFonts w:hint="eastAsia"/>
          <w:color w:val="000000" w:themeColor="text1"/>
        </w:rPr>
        <w:t>结合当前各类电源运行模型，省份</w:t>
      </w:r>
      <w:r w:rsidRPr="00E244B2">
        <w:rPr>
          <w:rFonts w:hint="eastAsia"/>
          <w:i/>
          <w:iCs/>
          <w:color w:val="000000" w:themeColor="text1"/>
        </w:rPr>
        <w:t>p</w:t>
      </w:r>
      <w:r w:rsidRPr="00E244B2">
        <w:rPr>
          <w:rFonts w:hint="eastAsia"/>
          <w:color w:val="000000" w:themeColor="text1"/>
        </w:rPr>
        <w:t>在时段</w:t>
      </w:r>
      <w:r w:rsidRPr="00E244B2">
        <w:rPr>
          <w:rFonts w:hint="eastAsia"/>
          <w:i/>
          <w:iCs/>
          <w:color w:val="000000" w:themeColor="text1"/>
        </w:rPr>
        <w:t>t</w:t>
      </w:r>
      <w:r w:rsidRPr="00E244B2">
        <w:rPr>
          <w:rFonts w:hint="eastAsia"/>
          <w:color w:val="000000" w:themeColor="text1"/>
        </w:rPr>
        <w:t>的热备用容量表示为：</w:t>
      </w:r>
    </w:p>
    <w:p w14:paraId="0AA38DA4" w14:textId="77777777" w:rsidR="00B8025A" w:rsidRPr="00E244B2" w:rsidRDefault="00B8025A" w:rsidP="00B8025A">
      <w:pPr>
        <w:ind w:firstLine="480"/>
        <w:jc w:val="center"/>
        <w:rPr>
          <w:color w:val="000000" w:themeColor="text1"/>
        </w:rPr>
      </w:pPr>
      <w:r w:rsidRPr="00E244B2">
        <w:rPr>
          <w:color w:val="000000" w:themeColor="text1"/>
          <w:position w:val="-36"/>
        </w:rPr>
        <w:object w:dxaOrig="7339" w:dyaOrig="840" w14:anchorId="509DCC10">
          <v:shape id="_x0000_i2087" type="#_x0000_t75" style="width:366.7pt;height:42.1pt" o:ole="">
            <v:imagedata r:id="rId2038" o:title=""/>
          </v:shape>
          <o:OLEObject Type="Embed" ProgID="Equation.DSMT4" ShapeID="_x0000_i2087" DrawAspect="Content" ObjectID="_1852641984" r:id="rId2039"/>
        </w:object>
      </w:r>
    </w:p>
    <w:p w14:paraId="3F7D897F" w14:textId="77777777" w:rsidR="00B8025A" w:rsidRPr="00E244B2" w:rsidRDefault="00B8025A" w:rsidP="00B8025A">
      <w:pPr>
        <w:ind w:firstLine="480"/>
        <w:rPr>
          <w:color w:val="000000" w:themeColor="text1"/>
        </w:rPr>
      </w:pPr>
      <w:r w:rsidRPr="00E244B2">
        <w:rPr>
          <w:color w:val="000000" w:themeColor="text1"/>
        </w:rPr>
        <w:t>式中，</w:t>
      </w:r>
      <w:r w:rsidRPr="00E244B2">
        <w:rPr>
          <w:color w:val="000000" w:themeColor="text1"/>
          <w:position w:val="-14"/>
        </w:rPr>
        <w:object w:dxaOrig="600" w:dyaOrig="400" w14:anchorId="50AA531C">
          <v:shape id="_x0000_i2088" type="#_x0000_t75" style="width:29.9pt;height:20.15pt" o:ole="">
            <v:imagedata r:id="rId2040" o:title=""/>
          </v:shape>
          <o:OLEObject Type="Embed" ProgID="Equation.DSMT4" ShapeID="_x0000_i2088" DrawAspect="Content" ObjectID="_1852641985" r:id="rId2041"/>
        </w:object>
      </w:r>
      <w:r w:rsidRPr="00E244B2">
        <w:rPr>
          <w:color w:val="000000" w:themeColor="text1"/>
        </w:rPr>
        <w:t>为煤电机组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提供的热备用容量；</w:t>
      </w:r>
      <w:r w:rsidRPr="00E244B2">
        <w:rPr>
          <w:color w:val="000000" w:themeColor="text1"/>
          <w:position w:val="-14"/>
        </w:rPr>
        <w:object w:dxaOrig="660" w:dyaOrig="400" w14:anchorId="31433616">
          <v:shape id="_x0000_i2089" type="#_x0000_t75" style="width:33.55pt;height:20.15pt" o:ole="">
            <v:imagedata r:id="rId2042" o:title=""/>
          </v:shape>
          <o:OLEObject Type="Embed" ProgID="Equation.DSMT4" ShapeID="_x0000_i2089" DrawAspect="Content" ObjectID="_1852641986" r:id="rId2043"/>
        </w:object>
      </w:r>
      <w:r w:rsidRPr="00E244B2">
        <w:rPr>
          <w:color w:val="000000" w:themeColor="text1"/>
        </w:rPr>
        <w:t>为燃气机组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提供的热备用容量；</w:t>
      </w:r>
      <w:r w:rsidRPr="00E244B2">
        <w:rPr>
          <w:color w:val="000000" w:themeColor="text1"/>
          <w:position w:val="-14"/>
        </w:rPr>
        <w:object w:dxaOrig="660" w:dyaOrig="400" w14:anchorId="7A7EA675">
          <v:shape id="_x0000_i2090" type="#_x0000_t75" style="width:33.55pt;height:20.15pt" o:ole="">
            <v:imagedata r:id="rId2044" o:title=""/>
          </v:shape>
          <o:OLEObject Type="Embed" ProgID="Equation.DSMT4" ShapeID="_x0000_i2090" DrawAspect="Content" ObjectID="_1852641987" r:id="rId2045"/>
        </w:object>
      </w:r>
      <w:r w:rsidRPr="00E244B2">
        <w:rPr>
          <w:color w:val="000000" w:themeColor="text1"/>
        </w:rPr>
        <w:t>为库容式水电机组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可提供的向上备用容量</w:t>
      </w:r>
      <w:r w:rsidRPr="00E244B2">
        <w:rPr>
          <w:rFonts w:hint="eastAsia"/>
          <w:color w:val="000000" w:themeColor="text1"/>
        </w:rPr>
        <w:t>；</w:t>
      </w:r>
      <w:r w:rsidRPr="00E244B2">
        <w:rPr>
          <w:color w:val="000000" w:themeColor="text1"/>
          <w:position w:val="-14"/>
        </w:rPr>
        <w:object w:dxaOrig="600" w:dyaOrig="400" w14:anchorId="67C4C6BF">
          <v:shape id="_x0000_i2091" type="#_x0000_t75" style="width:29.9pt;height:20.15pt" o:ole="">
            <v:imagedata r:id="rId2046" o:title=""/>
          </v:shape>
          <o:OLEObject Type="Embed" ProgID="Equation.DSMT4" ShapeID="_x0000_i2091" DrawAspect="Content" ObjectID="_1852641988" r:id="rId2047"/>
        </w:object>
      </w:r>
      <w:r w:rsidRPr="00E244B2">
        <w:rPr>
          <w:color w:val="000000" w:themeColor="text1"/>
        </w:rPr>
        <w:t>为抽水蓄能机组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提供的热备用容量；</w:t>
      </w:r>
      <w:r w:rsidRPr="00E244B2">
        <w:rPr>
          <w:color w:val="000000" w:themeColor="text1"/>
          <w:position w:val="-14"/>
        </w:rPr>
        <w:object w:dxaOrig="600" w:dyaOrig="400" w14:anchorId="03096B20">
          <v:shape id="_x0000_i2092" type="#_x0000_t75" style="width:29.9pt;height:20.15pt" o:ole="">
            <v:imagedata r:id="rId2048" o:title=""/>
          </v:shape>
          <o:OLEObject Type="Embed" ProgID="Equation.DSMT4" ShapeID="_x0000_i2092" DrawAspect="Content" ObjectID="_1852641989" r:id="rId2049"/>
        </w:object>
      </w:r>
      <w:r w:rsidRPr="00E244B2">
        <w:rPr>
          <w:color w:val="000000" w:themeColor="text1"/>
        </w:rPr>
        <w:t>为电化学储能设备</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提供的热备用容量。</w:t>
      </w:r>
    </w:p>
    <w:p w14:paraId="4E109A76" w14:textId="77777777" w:rsidR="00B8025A" w:rsidRPr="00E244B2" w:rsidRDefault="00B8025A" w:rsidP="00B8025A">
      <w:pPr>
        <w:ind w:firstLine="482"/>
        <w:rPr>
          <w:b/>
          <w:bCs/>
          <w:color w:val="000000" w:themeColor="text1"/>
        </w:rPr>
      </w:pPr>
      <w:r w:rsidRPr="00E244B2">
        <w:rPr>
          <w:b/>
          <w:bCs/>
          <w:color w:val="000000" w:themeColor="text1"/>
        </w:rPr>
        <w:t>（</w:t>
      </w:r>
      <w:r w:rsidRPr="00E244B2">
        <w:rPr>
          <w:b/>
          <w:bCs/>
          <w:color w:val="000000" w:themeColor="text1"/>
        </w:rPr>
        <w:t>4</w:t>
      </w:r>
      <w:r w:rsidRPr="00E244B2">
        <w:rPr>
          <w:b/>
          <w:bCs/>
          <w:color w:val="000000" w:themeColor="text1"/>
        </w:rPr>
        <w:t>）系统冷备用容量</w:t>
      </w:r>
    </w:p>
    <w:p w14:paraId="6E028C16" w14:textId="77777777" w:rsidR="00B8025A" w:rsidRPr="00E244B2" w:rsidRDefault="00B8025A" w:rsidP="00B8025A">
      <w:pPr>
        <w:ind w:firstLine="480"/>
        <w:rPr>
          <w:color w:val="000000" w:themeColor="text1"/>
        </w:rPr>
      </w:pPr>
      <w:r w:rsidRPr="00E244B2">
        <w:rPr>
          <w:color w:val="000000" w:themeColor="text1"/>
        </w:rPr>
        <w:t>冷备用由当前处于停机状态、未安排计划检修且具备启动条件的机组提供。</w:t>
      </w:r>
    </w:p>
    <w:p w14:paraId="72C5256B" w14:textId="77777777" w:rsidR="00B8025A" w:rsidRPr="00E244B2" w:rsidRDefault="00B8025A" w:rsidP="00B8025A">
      <w:pPr>
        <w:ind w:firstLine="480"/>
        <w:rPr>
          <w:color w:val="000000" w:themeColor="text1"/>
        </w:rPr>
      </w:pPr>
      <w:r w:rsidRPr="00E244B2">
        <w:rPr>
          <w:color w:val="000000" w:themeColor="text1"/>
        </w:rPr>
        <w:lastRenderedPageBreak/>
        <w:t>考虑不同类型机组的启停特性，本模型规定</w:t>
      </w:r>
      <w:r w:rsidRPr="00E244B2">
        <w:rPr>
          <w:b/>
          <w:bCs/>
          <w:color w:val="000000" w:themeColor="text1"/>
        </w:rPr>
        <w:t>冷备用仅由煤电机组和燃气机组提供</w:t>
      </w:r>
      <w:r w:rsidRPr="00E244B2">
        <w:rPr>
          <w:color w:val="000000" w:themeColor="text1"/>
        </w:rPr>
        <w:t>。</w:t>
      </w:r>
    </w:p>
    <w:p w14:paraId="10397CC6" w14:textId="77777777" w:rsidR="00B8025A" w:rsidRPr="00E244B2" w:rsidRDefault="00B8025A" w:rsidP="00B8025A">
      <w:pPr>
        <w:ind w:firstLine="480"/>
        <w:rPr>
          <w:color w:val="000000" w:themeColor="text1"/>
        </w:rPr>
      </w:pPr>
      <w:r w:rsidRPr="00E244B2">
        <w:rPr>
          <w:color w:val="000000" w:themeColor="text1"/>
        </w:rPr>
        <w:t>因此，省份</w:t>
      </w:r>
      <w:r w:rsidRPr="00E244B2">
        <w:rPr>
          <w:i/>
          <w:iCs/>
          <w:color w:val="000000" w:themeColor="text1"/>
        </w:rPr>
        <w:t>p</w:t>
      </w:r>
      <w:r w:rsidRPr="00E244B2">
        <w:rPr>
          <w:color w:val="000000" w:themeColor="text1"/>
        </w:rPr>
        <w:t>在时段</w:t>
      </w:r>
      <w:r w:rsidRPr="00E244B2">
        <w:rPr>
          <w:i/>
          <w:iCs/>
          <w:color w:val="000000" w:themeColor="text1"/>
        </w:rPr>
        <w:t>t</w:t>
      </w:r>
      <w:r w:rsidRPr="00E244B2">
        <w:rPr>
          <w:color w:val="000000" w:themeColor="text1"/>
        </w:rPr>
        <w:t>的系统冷备用容量为：</w:t>
      </w:r>
    </w:p>
    <w:p w14:paraId="087477FF" w14:textId="77777777" w:rsidR="00B8025A" w:rsidRPr="00E244B2" w:rsidRDefault="00B8025A" w:rsidP="00B8025A">
      <w:pPr>
        <w:ind w:firstLine="480"/>
        <w:jc w:val="center"/>
        <w:rPr>
          <w:color w:val="000000" w:themeColor="text1"/>
        </w:rPr>
      </w:pPr>
      <w:r w:rsidRPr="00E244B2">
        <w:rPr>
          <w:color w:val="000000" w:themeColor="text1"/>
          <w:position w:val="-36"/>
        </w:rPr>
        <w:object w:dxaOrig="3680" w:dyaOrig="840" w14:anchorId="1B5F6705">
          <v:shape id="_x0000_i2093" type="#_x0000_t75" style="width:184.25pt;height:42.1pt" o:ole="">
            <v:imagedata r:id="rId2050" o:title=""/>
          </v:shape>
          <o:OLEObject Type="Embed" ProgID="Equation.DSMT4" ShapeID="_x0000_i2093" DrawAspect="Content" ObjectID="_1852641990" r:id="rId2051"/>
        </w:object>
      </w:r>
    </w:p>
    <w:p w14:paraId="772C30B9" w14:textId="77777777" w:rsidR="00B8025A" w:rsidRPr="00E244B2" w:rsidRDefault="00B8025A" w:rsidP="00B8025A">
      <w:pPr>
        <w:ind w:firstLine="480"/>
        <w:rPr>
          <w:color w:val="000000" w:themeColor="text1"/>
        </w:rPr>
      </w:pPr>
      <w:r w:rsidRPr="00E244B2">
        <w:rPr>
          <w:color w:val="000000" w:themeColor="text1"/>
        </w:rPr>
        <w:t>式中，</w:t>
      </w:r>
      <w:r w:rsidRPr="00E244B2">
        <w:rPr>
          <w:color w:val="000000" w:themeColor="text1"/>
          <w:position w:val="-14"/>
        </w:rPr>
        <w:object w:dxaOrig="660" w:dyaOrig="400" w14:anchorId="35FFEDBB">
          <v:shape id="_x0000_i2094" type="#_x0000_t75" style="width:33.55pt;height:20.15pt" o:ole="">
            <v:imagedata r:id="rId2052" o:title=""/>
          </v:shape>
          <o:OLEObject Type="Embed" ProgID="Equation.DSMT4" ShapeID="_x0000_i2094" DrawAspect="Content" ObjectID="_1852641991" r:id="rId2053"/>
        </w:object>
      </w:r>
      <w:r w:rsidRPr="00E244B2">
        <w:rPr>
          <w:color w:val="000000" w:themeColor="text1"/>
        </w:rPr>
        <w:t>为煤电机组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可提供的冷备用容量；</w:t>
      </w:r>
      <w:r w:rsidRPr="00E244B2">
        <w:rPr>
          <w:color w:val="000000" w:themeColor="text1"/>
          <w:position w:val="-14"/>
        </w:rPr>
        <w:object w:dxaOrig="720" w:dyaOrig="400" w14:anchorId="364FF148">
          <v:shape id="_x0000_i2095" type="#_x0000_t75" style="width:36.6pt;height:20.15pt" o:ole="">
            <v:imagedata r:id="rId2054" o:title=""/>
          </v:shape>
          <o:OLEObject Type="Embed" ProgID="Equation.DSMT4" ShapeID="_x0000_i2095" DrawAspect="Content" ObjectID="_1852641992" r:id="rId2055"/>
        </w:object>
      </w:r>
      <w:r w:rsidRPr="00E244B2">
        <w:rPr>
          <w:color w:val="000000" w:themeColor="text1"/>
        </w:rPr>
        <w:t>为燃气机组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可提供的冷备用容量。</w:t>
      </w:r>
    </w:p>
    <w:p w14:paraId="75562729" w14:textId="77777777" w:rsidR="00B8025A" w:rsidRPr="00E244B2" w:rsidRDefault="00B8025A" w:rsidP="00B8025A">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5</w:t>
      </w:r>
      <w:r w:rsidRPr="00E244B2">
        <w:rPr>
          <w:rFonts w:hint="eastAsia"/>
          <w:b/>
          <w:bCs/>
          <w:color w:val="000000" w:themeColor="text1"/>
        </w:rPr>
        <w:t>）系统总备用容量约束</w:t>
      </w:r>
    </w:p>
    <w:p w14:paraId="052936C6" w14:textId="77777777" w:rsidR="00B8025A" w:rsidRPr="00E244B2" w:rsidRDefault="00B8025A" w:rsidP="00B8025A">
      <w:pPr>
        <w:ind w:firstLine="480"/>
        <w:rPr>
          <w:color w:val="000000" w:themeColor="text1"/>
        </w:rPr>
      </w:pPr>
      <w:r w:rsidRPr="00E244B2">
        <w:rPr>
          <w:rFonts w:hint="eastAsia"/>
          <w:color w:val="000000" w:themeColor="text1"/>
        </w:rPr>
        <w:t>省级电力系统的总备用容量由热备用和冷备用共同构成：</w:t>
      </w:r>
    </w:p>
    <w:p w14:paraId="19270C8B" w14:textId="77777777" w:rsidR="00B8025A" w:rsidRPr="00E244B2" w:rsidRDefault="00B8025A" w:rsidP="00B8025A">
      <w:pPr>
        <w:ind w:firstLine="480"/>
        <w:jc w:val="center"/>
        <w:rPr>
          <w:color w:val="000000" w:themeColor="text1"/>
        </w:rPr>
      </w:pPr>
      <w:r w:rsidRPr="00E244B2">
        <w:rPr>
          <w:color w:val="000000" w:themeColor="text1"/>
          <w:position w:val="-14"/>
        </w:rPr>
        <w:object w:dxaOrig="1680" w:dyaOrig="400" w14:anchorId="33E82289">
          <v:shape id="_x0000_i2096" type="#_x0000_t75" style="width:83pt;height:20.15pt" o:ole="">
            <v:imagedata r:id="rId2056" o:title=""/>
          </v:shape>
          <o:OLEObject Type="Embed" ProgID="Equation.DSMT4" ShapeID="_x0000_i2096" DrawAspect="Content" ObjectID="_1852641993" r:id="rId2057"/>
        </w:object>
      </w:r>
    </w:p>
    <w:p w14:paraId="0A18F655" w14:textId="77777777" w:rsidR="00B8025A" w:rsidRPr="00E244B2" w:rsidRDefault="00B8025A" w:rsidP="00B8025A">
      <w:pPr>
        <w:ind w:firstLine="480"/>
        <w:rPr>
          <w:color w:val="000000" w:themeColor="text1"/>
        </w:rPr>
      </w:pPr>
      <w:r w:rsidRPr="00E244B2">
        <w:rPr>
          <w:color w:val="000000" w:themeColor="text1"/>
        </w:rPr>
        <w:t>对于第</w:t>
      </w:r>
      <w:r w:rsidRPr="00E244B2">
        <w:rPr>
          <w:i/>
          <w:iCs/>
          <w:color w:val="000000" w:themeColor="text1"/>
        </w:rPr>
        <w:t>w</w:t>
      </w:r>
      <w:r w:rsidRPr="00E244B2">
        <w:rPr>
          <w:color w:val="000000" w:themeColor="text1"/>
        </w:rPr>
        <w:t>周内任意调度时段</w:t>
      </w:r>
      <w:r w:rsidRPr="00E244B2">
        <w:rPr>
          <w:color w:val="000000" w:themeColor="text1"/>
          <w:position w:val="-12"/>
        </w:rPr>
        <w:object w:dxaOrig="580" w:dyaOrig="360" w14:anchorId="6B81B144">
          <v:shape id="_x0000_i2097" type="#_x0000_t75" style="width:29.3pt;height:18.9pt" o:ole="">
            <v:imagedata r:id="rId2058" o:title=""/>
          </v:shape>
          <o:OLEObject Type="Embed" ProgID="Equation.DSMT4" ShapeID="_x0000_i2097" DrawAspect="Content" ObjectID="_1852641994" r:id="rId2059"/>
        </w:object>
      </w:r>
      <w:r w:rsidRPr="00E244B2">
        <w:rPr>
          <w:color w:val="000000" w:themeColor="text1"/>
        </w:rPr>
        <w:t>，系统总备用容量均应不低于该周根据最大负荷确定的备用容量需求：</w:t>
      </w:r>
    </w:p>
    <w:p w14:paraId="7AAED971" w14:textId="77777777" w:rsidR="00B8025A" w:rsidRPr="00E244B2" w:rsidRDefault="00B8025A" w:rsidP="00B8025A">
      <w:pPr>
        <w:ind w:firstLine="480"/>
        <w:jc w:val="center"/>
        <w:rPr>
          <w:color w:val="000000" w:themeColor="text1"/>
        </w:rPr>
      </w:pPr>
      <w:r w:rsidRPr="00E244B2">
        <w:rPr>
          <w:color w:val="000000" w:themeColor="text1"/>
          <w:position w:val="-16"/>
        </w:rPr>
        <w:object w:dxaOrig="3460" w:dyaOrig="440" w14:anchorId="697A7330">
          <v:shape id="_x0000_i2098" type="#_x0000_t75" style="width:172.7pt;height:21.95pt" o:ole="">
            <v:imagedata r:id="rId2060" o:title=""/>
          </v:shape>
          <o:OLEObject Type="Embed" ProgID="Equation.DSMT4" ShapeID="_x0000_i2098" DrawAspect="Content" ObjectID="_1852641995" r:id="rId2061"/>
        </w:object>
      </w:r>
    </w:p>
    <w:p w14:paraId="20D8B798" w14:textId="77777777" w:rsidR="00B8025A" w:rsidRPr="00E244B2" w:rsidRDefault="00B8025A" w:rsidP="00B8025A">
      <w:pPr>
        <w:ind w:firstLine="480"/>
        <w:rPr>
          <w:color w:val="000000" w:themeColor="text1"/>
        </w:rPr>
      </w:pPr>
      <w:r w:rsidRPr="00E244B2">
        <w:rPr>
          <w:color w:val="000000" w:themeColor="text1"/>
        </w:rPr>
        <w:t>因此，同一周内各调度时段采用统一的备用容量下限，而不同周之间备用容量需求随该周最大负荷变化。</w:t>
      </w:r>
    </w:p>
    <w:p w14:paraId="3507F94B" w14:textId="77777777" w:rsidR="00B8025A" w:rsidRPr="00E244B2" w:rsidRDefault="00B8025A" w:rsidP="00B8025A">
      <w:pPr>
        <w:ind w:firstLine="482"/>
        <w:rPr>
          <w:b/>
          <w:bCs/>
          <w:color w:val="000000" w:themeColor="text1"/>
        </w:rPr>
      </w:pPr>
      <w:r w:rsidRPr="00E244B2">
        <w:rPr>
          <w:b/>
          <w:bCs/>
          <w:color w:val="000000" w:themeColor="text1"/>
        </w:rPr>
        <w:t>（</w:t>
      </w:r>
      <w:r w:rsidRPr="00E244B2">
        <w:rPr>
          <w:b/>
          <w:bCs/>
          <w:color w:val="000000" w:themeColor="text1"/>
        </w:rPr>
        <w:t>6</w:t>
      </w:r>
      <w:r w:rsidRPr="00E244B2">
        <w:rPr>
          <w:b/>
          <w:bCs/>
          <w:color w:val="000000" w:themeColor="text1"/>
        </w:rPr>
        <w:t>）冷备用最低容量约束</w:t>
      </w:r>
    </w:p>
    <w:p w14:paraId="0DF37922" w14:textId="77777777" w:rsidR="00B8025A" w:rsidRPr="00E244B2" w:rsidRDefault="00B8025A" w:rsidP="00B8025A">
      <w:pPr>
        <w:ind w:firstLine="480"/>
        <w:rPr>
          <w:color w:val="000000" w:themeColor="text1"/>
        </w:rPr>
      </w:pPr>
      <w:r w:rsidRPr="00E244B2">
        <w:rPr>
          <w:rFonts w:hint="eastAsia"/>
          <w:color w:val="000000" w:themeColor="text1"/>
        </w:rPr>
        <w:t>为保证系统具有足够的停机可启动容量，在满足系统总备用容量要求的同时，进一步设置冷备用最低容量要求。</w:t>
      </w:r>
    </w:p>
    <w:p w14:paraId="507ABA62" w14:textId="77777777" w:rsidR="00B8025A" w:rsidRPr="00E244B2" w:rsidRDefault="00B8025A" w:rsidP="00B8025A">
      <w:pPr>
        <w:ind w:firstLine="480"/>
        <w:rPr>
          <w:color w:val="000000" w:themeColor="text1"/>
        </w:rPr>
      </w:pPr>
      <w:r w:rsidRPr="00E244B2">
        <w:rPr>
          <w:rFonts w:hint="eastAsia"/>
          <w:color w:val="000000" w:themeColor="text1"/>
        </w:rPr>
        <w:t>定义</w:t>
      </w:r>
      <w:r w:rsidRPr="00E244B2">
        <w:rPr>
          <w:color w:val="000000" w:themeColor="text1"/>
          <w:position w:val="-14"/>
        </w:rPr>
        <w:object w:dxaOrig="480" w:dyaOrig="400" w14:anchorId="19A1F173">
          <v:shape id="_x0000_i2099" type="#_x0000_t75" style="width:22.6pt;height:20.15pt" o:ole="">
            <v:imagedata r:id="rId2062" o:title=""/>
          </v:shape>
          <o:OLEObject Type="Embed" ProgID="Equation.DSMT4" ShapeID="_x0000_i2099" DrawAspect="Content" ObjectID="_1852641996" r:id="rId2063"/>
        </w:object>
      </w:r>
      <w:r w:rsidRPr="00E244B2">
        <w:rPr>
          <w:color w:val="000000" w:themeColor="text1"/>
        </w:rPr>
        <w:t>为省份</w:t>
      </w:r>
      <w:r w:rsidRPr="00E244B2">
        <w:rPr>
          <w:i/>
          <w:iCs/>
          <w:color w:val="000000" w:themeColor="text1"/>
        </w:rPr>
        <w:t>p</w:t>
      </w:r>
      <w:r w:rsidRPr="00E244B2">
        <w:rPr>
          <w:color w:val="000000" w:themeColor="text1"/>
        </w:rPr>
        <w:t>的最低冷备用率</w:t>
      </w:r>
      <w:r w:rsidRPr="00E244B2">
        <w:rPr>
          <w:rFonts w:hint="eastAsia"/>
          <w:color w:val="000000" w:themeColor="text1"/>
        </w:rPr>
        <w:t>，则：</w:t>
      </w:r>
    </w:p>
    <w:p w14:paraId="0F4D21D0" w14:textId="77777777" w:rsidR="00B8025A" w:rsidRPr="00E244B2" w:rsidRDefault="00B8025A" w:rsidP="00B8025A">
      <w:pPr>
        <w:ind w:firstLine="480"/>
        <w:jc w:val="center"/>
        <w:rPr>
          <w:color w:val="000000" w:themeColor="text1"/>
        </w:rPr>
      </w:pPr>
      <w:r w:rsidRPr="00E244B2">
        <w:rPr>
          <w:color w:val="000000" w:themeColor="text1"/>
          <w:position w:val="-14"/>
        </w:rPr>
        <w:object w:dxaOrig="2360" w:dyaOrig="400" w14:anchorId="74B889AA">
          <v:shape id="_x0000_i2100" type="#_x0000_t75" style="width:116.55pt;height:20.15pt" o:ole="">
            <v:imagedata r:id="rId2064" o:title=""/>
          </v:shape>
          <o:OLEObject Type="Embed" ProgID="Equation.DSMT4" ShapeID="_x0000_i2100" DrawAspect="Content" ObjectID="_1852641997" r:id="rId2065"/>
        </w:object>
      </w:r>
    </w:p>
    <w:p w14:paraId="1D16E4BB" w14:textId="77777777" w:rsidR="00B8025A" w:rsidRPr="00E244B2" w:rsidRDefault="00B8025A" w:rsidP="00B8025A">
      <w:pPr>
        <w:ind w:firstLine="480"/>
        <w:rPr>
          <w:color w:val="000000" w:themeColor="text1"/>
        </w:rPr>
      </w:pPr>
      <w:r w:rsidRPr="00E244B2">
        <w:rPr>
          <w:color w:val="000000" w:themeColor="text1"/>
        </w:rPr>
        <w:t>需要说明的是，冷备用属于系统总备用的一部分，而不是在系统总备用要求之外额外增加的备用容量。</w:t>
      </w:r>
    </w:p>
    <w:p w14:paraId="1251AE4E" w14:textId="77777777" w:rsidR="00B8025A" w:rsidRPr="00E244B2" w:rsidRDefault="00B8025A" w:rsidP="00B8025A">
      <w:pPr>
        <w:ind w:firstLine="480"/>
        <w:rPr>
          <w:color w:val="000000" w:themeColor="text1"/>
        </w:rPr>
      </w:pPr>
      <w:r w:rsidRPr="00E244B2">
        <w:rPr>
          <w:rFonts w:hint="eastAsia"/>
          <w:color w:val="000000" w:themeColor="text1"/>
        </w:rPr>
        <w:t>例如：</w:t>
      </w:r>
      <w:r w:rsidRPr="00E244B2">
        <w:rPr>
          <w:color w:val="000000" w:themeColor="text1"/>
        </w:rPr>
        <w:t>当容量充裕度系数取</w:t>
      </w:r>
      <w:r w:rsidRPr="00E244B2">
        <w:rPr>
          <w:color w:val="000000" w:themeColor="text1"/>
        </w:rPr>
        <w:t>1.12</w:t>
      </w:r>
      <w:r w:rsidRPr="00E244B2">
        <w:rPr>
          <w:color w:val="000000" w:themeColor="text1"/>
        </w:rPr>
        <w:t>、最低冷备用率取</w:t>
      </w:r>
      <w:r w:rsidRPr="00E244B2">
        <w:rPr>
          <w:color w:val="000000" w:themeColor="text1"/>
        </w:rPr>
        <w:t>5%</w:t>
      </w:r>
      <w:r w:rsidRPr="00E244B2">
        <w:rPr>
          <w:color w:val="000000" w:themeColor="text1"/>
        </w:rPr>
        <w:t>时，系统同时满足：</w:t>
      </w:r>
    </w:p>
    <w:p w14:paraId="6298AE0A" w14:textId="77777777" w:rsidR="00B8025A" w:rsidRPr="00E244B2" w:rsidRDefault="00B8025A" w:rsidP="00B8025A">
      <w:pPr>
        <w:ind w:firstLine="480"/>
        <w:jc w:val="center"/>
        <w:rPr>
          <w:color w:val="000000" w:themeColor="text1"/>
        </w:rPr>
      </w:pPr>
      <w:r w:rsidRPr="00E244B2">
        <w:rPr>
          <w:color w:val="000000" w:themeColor="text1"/>
          <w:position w:val="-14"/>
        </w:rPr>
        <w:object w:dxaOrig="2340" w:dyaOrig="400" w14:anchorId="66862422">
          <v:shape id="_x0000_i2101" type="#_x0000_t75" style="width:117.75pt;height:20.15pt" o:ole="">
            <v:imagedata r:id="rId2066" o:title=""/>
          </v:shape>
          <o:OLEObject Type="Embed" ProgID="Equation.DSMT4" ShapeID="_x0000_i2101" DrawAspect="Content" ObjectID="_1852641998" r:id="rId2067"/>
        </w:object>
      </w:r>
    </w:p>
    <w:p w14:paraId="1659AF52" w14:textId="77777777" w:rsidR="00B8025A" w:rsidRPr="00E244B2" w:rsidRDefault="00B8025A" w:rsidP="00B8025A">
      <w:pPr>
        <w:ind w:firstLine="480"/>
        <w:jc w:val="center"/>
        <w:rPr>
          <w:color w:val="000000" w:themeColor="text1"/>
        </w:rPr>
      </w:pPr>
      <w:r w:rsidRPr="00E244B2">
        <w:rPr>
          <w:color w:val="000000" w:themeColor="text1"/>
          <w:position w:val="-14"/>
        </w:rPr>
        <w:object w:dxaOrig="1740" w:dyaOrig="400" w14:anchorId="4325236A">
          <v:shape id="_x0000_i2102" type="#_x0000_t75" style="width:87.25pt;height:20.15pt" o:ole="">
            <v:imagedata r:id="rId2068" o:title=""/>
          </v:shape>
          <o:OLEObject Type="Embed" ProgID="Equation.DSMT4" ShapeID="_x0000_i2102" DrawAspect="Content" ObjectID="_1852641999" r:id="rId2069"/>
        </w:object>
      </w:r>
    </w:p>
    <w:p w14:paraId="09A78FAB" w14:textId="77777777" w:rsidR="00B8025A" w:rsidRPr="00E244B2" w:rsidRDefault="00B8025A" w:rsidP="00B8025A">
      <w:pPr>
        <w:ind w:firstLine="480"/>
        <w:rPr>
          <w:color w:val="000000" w:themeColor="text1"/>
        </w:rPr>
      </w:pPr>
      <w:r w:rsidRPr="00E244B2">
        <w:rPr>
          <w:color w:val="000000" w:themeColor="text1"/>
        </w:rPr>
        <w:t>也就是说，在总备用容量至少达到该周最大负荷</w:t>
      </w:r>
      <w:r w:rsidRPr="00E244B2">
        <w:rPr>
          <w:color w:val="000000" w:themeColor="text1"/>
        </w:rPr>
        <w:t>12%</w:t>
      </w:r>
      <w:r w:rsidRPr="00E244B2">
        <w:rPr>
          <w:color w:val="000000" w:themeColor="text1"/>
        </w:rPr>
        <w:t>的基础上，其中至少有相当于该周最大负荷</w:t>
      </w:r>
      <w:r w:rsidRPr="00E244B2">
        <w:rPr>
          <w:color w:val="000000" w:themeColor="text1"/>
        </w:rPr>
        <w:t>5%</w:t>
      </w:r>
      <w:r w:rsidRPr="00E244B2">
        <w:rPr>
          <w:color w:val="000000" w:themeColor="text1"/>
        </w:rPr>
        <w:t>的容量由煤电和燃气冷备用承担</w:t>
      </w:r>
      <w:r w:rsidRPr="00E244B2">
        <w:rPr>
          <w:rFonts w:hint="eastAsia"/>
          <w:color w:val="000000" w:themeColor="text1"/>
        </w:rPr>
        <w:t>。</w:t>
      </w:r>
    </w:p>
    <w:p w14:paraId="7C3F5368" w14:textId="77777777" w:rsidR="00B8025A" w:rsidRPr="00E244B2" w:rsidRDefault="00B8025A" w:rsidP="00B8025A">
      <w:pPr>
        <w:pStyle w:val="3"/>
        <w:rPr>
          <w:rFonts w:hint="default"/>
          <w:color w:val="000000" w:themeColor="text1"/>
        </w:rPr>
      </w:pPr>
      <w:r w:rsidRPr="00E244B2">
        <w:rPr>
          <w:color w:val="000000" w:themeColor="text1"/>
        </w:rPr>
        <w:lastRenderedPageBreak/>
        <w:t>切负荷约束</w:t>
      </w:r>
    </w:p>
    <w:p w14:paraId="246FB724" w14:textId="77777777" w:rsidR="00B8025A" w:rsidRPr="00E244B2" w:rsidRDefault="00B8025A" w:rsidP="00B8025A">
      <w:pPr>
        <w:ind w:firstLine="480"/>
        <w:rPr>
          <w:color w:val="000000" w:themeColor="text1"/>
        </w:rPr>
      </w:pPr>
      <w:r w:rsidRPr="00E244B2">
        <w:rPr>
          <w:color w:val="000000" w:themeColor="text1"/>
        </w:rPr>
        <w:t>当系统在某一时段无法通过分区内常规电源、新能源、储能、需求响应、省内分区互济以及省间电力互济等调节手段满足负荷需求时，允许通过失负荷变量保证优化模型可行。失负荷仅作为系统供需严重不平衡情况下的应急手段，其调用量不得超过该时段实际需要供电的负荷。</w:t>
      </w:r>
    </w:p>
    <w:p w14:paraId="6CD1AB61" w14:textId="77777777" w:rsidR="00B8025A" w:rsidRPr="00E244B2" w:rsidRDefault="00B8025A" w:rsidP="00B8025A">
      <w:pPr>
        <w:ind w:firstLine="480"/>
        <w:jc w:val="center"/>
        <w:rPr>
          <w:color w:val="000000" w:themeColor="text1"/>
        </w:rPr>
      </w:pPr>
      <w:r w:rsidRPr="00E244B2">
        <w:rPr>
          <w:color w:val="000000" w:themeColor="text1"/>
          <w:position w:val="-14"/>
        </w:rPr>
        <w:object w:dxaOrig="4980" w:dyaOrig="400" w14:anchorId="02CC650A">
          <v:shape id="_x0000_i2103" type="#_x0000_t75" style="width:248.95pt;height:20.15pt" o:ole="">
            <v:imagedata r:id="rId2070" o:title=""/>
          </v:shape>
          <o:OLEObject Type="Embed" ProgID="Equation.DSMT4" ShapeID="_x0000_i2103" DrawAspect="Content" ObjectID="_1852642000" r:id="rId2071"/>
        </w:object>
      </w:r>
    </w:p>
    <w:p w14:paraId="42A89722" w14:textId="77777777" w:rsidR="00B8025A" w:rsidRPr="00E244B2" w:rsidRDefault="00B8025A" w:rsidP="00B8025A">
      <w:pPr>
        <w:ind w:firstLine="480"/>
        <w:rPr>
          <w:color w:val="000000" w:themeColor="text1"/>
        </w:rPr>
      </w:pPr>
      <w:r w:rsidRPr="00E244B2">
        <w:rPr>
          <w:color w:val="000000" w:themeColor="text1"/>
        </w:rPr>
        <w:t>式中，</w:t>
      </w:r>
      <w:r w:rsidRPr="00E244B2">
        <w:rPr>
          <w:color w:val="000000" w:themeColor="text1"/>
          <w:position w:val="-14"/>
        </w:rPr>
        <w:object w:dxaOrig="480" w:dyaOrig="400" w14:anchorId="764CE7B4">
          <v:shape id="_x0000_i2104" type="#_x0000_t75" style="width:22.6pt;height:20.15pt" o:ole="">
            <v:imagedata r:id="rId2072" o:title=""/>
          </v:shape>
          <o:OLEObject Type="Embed" ProgID="Equation.DSMT4" ShapeID="_x0000_i2104" DrawAspect="Content" ObjectID="_1852642001" r:id="rId2073"/>
        </w:object>
      </w:r>
      <w:r w:rsidRPr="00E244B2">
        <w:rPr>
          <w:color w:val="000000" w:themeColor="text1"/>
        </w:rPr>
        <w:t>为经过需求响应调整后的分区实际负荷；</w:t>
      </w:r>
      <w:r w:rsidRPr="00E244B2">
        <w:rPr>
          <w:color w:val="000000" w:themeColor="text1"/>
          <w:position w:val="-14"/>
        </w:rPr>
        <w:object w:dxaOrig="499" w:dyaOrig="400" w14:anchorId="7F61D1A3">
          <v:shape id="_x0000_i2105" type="#_x0000_t75" style="width:24.4pt;height:20.15pt" o:ole="">
            <v:imagedata r:id="rId2074" o:title=""/>
          </v:shape>
          <o:OLEObject Type="Embed" ProgID="Equation.DSMT4" ShapeID="_x0000_i2105" DrawAspect="Content" ObjectID="_1852642002" r:id="rId2075"/>
        </w:object>
      </w:r>
      <w:r w:rsidRPr="00E244B2">
        <w:rPr>
          <w:color w:val="000000" w:themeColor="text1"/>
        </w:rPr>
        <w:t>为系统在供电能力不足情况下实际未能满足的</w:t>
      </w:r>
      <w:r w:rsidRPr="00E244B2">
        <w:rPr>
          <w:rFonts w:hint="eastAsia"/>
          <w:color w:val="000000" w:themeColor="text1"/>
        </w:rPr>
        <w:t>切</w:t>
      </w:r>
      <w:r w:rsidRPr="00E244B2">
        <w:rPr>
          <w:color w:val="000000" w:themeColor="text1"/>
        </w:rPr>
        <w:t>负荷功率</w:t>
      </w:r>
      <w:r w:rsidRPr="00E244B2">
        <w:rPr>
          <w:rFonts w:hint="eastAsia"/>
          <w:color w:val="000000" w:themeColor="text1"/>
        </w:rPr>
        <w:t>；</w:t>
      </w:r>
      <w:r w:rsidRPr="00E244B2">
        <w:rPr>
          <w:color w:val="000000" w:themeColor="text1"/>
          <w:position w:val="-14"/>
        </w:rPr>
        <w:object w:dxaOrig="800" w:dyaOrig="400" w14:anchorId="66B444B0">
          <v:shape id="_x0000_i2106" type="#_x0000_t75" style="width:40.9pt;height:20.15pt" o:ole="">
            <v:imagedata r:id="rId2076" o:title=""/>
          </v:shape>
          <o:OLEObject Type="Embed" ProgID="Equation.DSMT4" ShapeID="_x0000_i2106" DrawAspect="Content" ObjectID="_1852642003" r:id="rId2077"/>
        </w:object>
      </w:r>
      <w:r w:rsidRPr="00E244B2">
        <w:rPr>
          <w:rFonts w:hint="eastAsia"/>
          <w:color w:val="000000" w:themeColor="text1"/>
        </w:rPr>
        <w:t>为</w:t>
      </w:r>
      <w:r w:rsidRPr="00E244B2">
        <w:rPr>
          <w:color w:val="000000" w:themeColor="text1"/>
        </w:rPr>
        <w:t>分区允许的最大失负荷比例。</w:t>
      </w:r>
    </w:p>
    <w:p w14:paraId="75B183D7" w14:textId="77777777" w:rsidR="00B8025A" w:rsidRPr="00E244B2" w:rsidRDefault="00B8025A" w:rsidP="00852395">
      <w:pPr>
        <w:ind w:firstLine="480"/>
        <w:rPr>
          <w:color w:val="000000" w:themeColor="text1"/>
        </w:rPr>
      </w:pPr>
    </w:p>
    <w:p w14:paraId="6F32BF4B" w14:textId="77777777" w:rsidR="00B8025A" w:rsidRPr="00E244B2" w:rsidRDefault="00B8025A" w:rsidP="00852395">
      <w:pPr>
        <w:ind w:firstLine="480"/>
        <w:rPr>
          <w:color w:val="000000" w:themeColor="text1"/>
        </w:rPr>
        <w:sectPr w:rsidR="00B8025A" w:rsidRPr="00E244B2">
          <w:headerReference w:type="even" r:id="rId2078"/>
          <w:headerReference w:type="default" r:id="rId2079"/>
          <w:footerReference w:type="even" r:id="rId2080"/>
          <w:footerReference w:type="default" r:id="rId2081"/>
          <w:headerReference w:type="first" r:id="rId2082"/>
          <w:footerReference w:type="first" r:id="rId2083"/>
          <w:pgSz w:w="11906" w:h="16838"/>
          <w:pgMar w:top="1440" w:right="1800" w:bottom="1440" w:left="1800" w:header="851" w:footer="992" w:gutter="0"/>
          <w:cols w:space="720"/>
          <w:docGrid w:type="lines" w:linePitch="312"/>
        </w:sectPr>
      </w:pPr>
    </w:p>
    <w:p w14:paraId="2EC50620" w14:textId="77777777" w:rsidR="004D580C" w:rsidRPr="00E244B2" w:rsidRDefault="004D580C" w:rsidP="004D580C">
      <w:pPr>
        <w:pStyle w:val="1"/>
        <w:spacing w:before="163" w:after="163"/>
        <w:rPr>
          <w:color w:val="000000" w:themeColor="text1"/>
        </w:rPr>
      </w:pPr>
      <w:r w:rsidRPr="00E244B2">
        <w:rPr>
          <w:color w:val="000000" w:themeColor="text1"/>
        </w:rPr>
        <w:lastRenderedPageBreak/>
        <w:t>模型输入与输出</w:t>
      </w:r>
      <w:r w:rsidRPr="00E244B2">
        <w:rPr>
          <w:rFonts w:hint="eastAsia"/>
          <w:color w:val="000000" w:themeColor="text1"/>
        </w:rPr>
        <w:t>变量说明</w:t>
      </w:r>
    </w:p>
    <w:p w14:paraId="5788CEE4" w14:textId="77777777" w:rsidR="004D580C" w:rsidRPr="00E244B2" w:rsidRDefault="004D580C" w:rsidP="004D580C">
      <w:pPr>
        <w:pStyle w:val="20"/>
        <w:rPr>
          <w:color w:val="000000" w:themeColor="text1"/>
        </w:rPr>
      </w:pPr>
      <w:r w:rsidRPr="00E244B2">
        <w:rPr>
          <w:color w:val="000000" w:themeColor="text1"/>
        </w:rPr>
        <w:t>煤电运行模型</w:t>
      </w:r>
    </w:p>
    <w:p w14:paraId="3675F5CB"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4C7984C8" w14:textId="77777777" w:rsidTr="00004CB4">
        <w:trPr>
          <w:tblHeader/>
        </w:trPr>
        <w:tc>
          <w:tcPr>
            <w:tcW w:w="833" w:type="pct"/>
            <w:shd w:val="clear" w:color="auto" w:fill="E8EEF5"/>
            <w:tcMar>
              <w:top w:w="100" w:type="dxa"/>
              <w:left w:w="120" w:type="dxa"/>
              <w:bottom w:w="100" w:type="dxa"/>
              <w:right w:w="120" w:type="dxa"/>
            </w:tcMar>
            <w:vAlign w:val="center"/>
          </w:tcPr>
          <w:p w14:paraId="666334FA"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06F4388F"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622A8257"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13D72CE2"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40E19572"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292F0ADC"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0CC0689A"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4CEBE2F6" w14:textId="77777777" w:rsidTr="00004CB4">
        <w:tc>
          <w:tcPr>
            <w:tcW w:w="833" w:type="pct"/>
            <w:vAlign w:val="center"/>
          </w:tcPr>
          <w:p w14:paraId="6CE7C645" w14:textId="77777777" w:rsidR="004D580C" w:rsidRPr="00E244B2" w:rsidRDefault="004D580C" w:rsidP="00166A8B">
            <w:pPr>
              <w:pStyle w:val="a8"/>
              <w:rPr>
                <w:color w:val="000000" w:themeColor="text1"/>
              </w:rPr>
            </w:pPr>
            <w:r w:rsidRPr="00E244B2">
              <w:rPr>
                <w:rFonts w:hint="eastAsia"/>
                <w:color w:val="000000" w:themeColor="text1"/>
              </w:rPr>
              <w:t>最小技术出力</w:t>
            </w:r>
          </w:p>
        </w:tc>
        <w:tc>
          <w:tcPr>
            <w:tcW w:w="876" w:type="pct"/>
            <w:vAlign w:val="center"/>
          </w:tcPr>
          <w:p w14:paraId="12AE2833" w14:textId="77777777" w:rsidR="004D580C" w:rsidRPr="00E244B2" w:rsidRDefault="004D580C" w:rsidP="00166A8B">
            <w:pPr>
              <w:pStyle w:val="a8"/>
              <w:rPr>
                <w:color w:val="000000" w:themeColor="text1"/>
              </w:rPr>
            </w:pPr>
            <w:r w:rsidRPr="00E244B2">
              <w:rPr>
                <w:color w:val="000000" w:themeColor="text1"/>
              </w:rPr>
              <w:object w:dxaOrig="639" w:dyaOrig="400" w14:anchorId="5C975350">
                <v:shape id="_x0000_i2107" type="#_x0000_t75" style="width:33.55pt;height:21.95pt" o:ole="">
                  <v:imagedata r:id="rId2084" o:title=""/>
                </v:shape>
                <o:OLEObject Type="Embed" ProgID="Equation.DSMT4" ShapeID="_x0000_i2107" DrawAspect="Content" ObjectID="_1852642004" r:id="rId2085"/>
              </w:object>
            </w:r>
          </w:p>
        </w:tc>
        <w:tc>
          <w:tcPr>
            <w:tcW w:w="1139" w:type="pct"/>
            <w:vAlign w:val="center"/>
          </w:tcPr>
          <w:p w14:paraId="3E48EBFE" w14:textId="77777777" w:rsidR="004D580C" w:rsidRPr="00E244B2" w:rsidRDefault="004D580C" w:rsidP="00166A8B">
            <w:pPr>
              <w:pStyle w:val="a8"/>
              <w:rPr>
                <w:color w:val="000000" w:themeColor="text1"/>
              </w:rPr>
            </w:pPr>
            <w:r w:rsidRPr="00E244B2">
              <w:rPr>
                <w:rFonts w:hint="eastAsia"/>
                <w:color w:val="000000" w:themeColor="text1"/>
              </w:rPr>
              <w:t>煤电机组</w:t>
            </w:r>
            <w:r w:rsidRPr="00E244B2">
              <w:rPr>
                <w:rFonts w:hint="eastAsia"/>
                <w:color w:val="000000" w:themeColor="text1"/>
              </w:rPr>
              <w:t>i</w:t>
            </w:r>
            <w:r w:rsidRPr="00E244B2">
              <w:rPr>
                <w:rFonts w:hint="eastAsia"/>
                <w:color w:val="000000" w:themeColor="text1"/>
              </w:rPr>
              <w:t>的最小稳定运行出力</w:t>
            </w:r>
          </w:p>
        </w:tc>
        <w:tc>
          <w:tcPr>
            <w:tcW w:w="441" w:type="pct"/>
            <w:vAlign w:val="center"/>
          </w:tcPr>
          <w:p w14:paraId="0E924359" w14:textId="77777777" w:rsidR="004D580C" w:rsidRPr="00E244B2" w:rsidRDefault="004D580C" w:rsidP="00166A8B">
            <w:pPr>
              <w:pStyle w:val="a8"/>
              <w:rPr>
                <w:color w:val="000000" w:themeColor="text1"/>
              </w:rPr>
            </w:pPr>
            <w:r w:rsidRPr="00E244B2">
              <w:rPr>
                <w:rFonts w:hint="eastAsia"/>
                <w:color w:val="000000" w:themeColor="text1"/>
              </w:rPr>
              <w:t>MW</w:t>
            </w:r>
          </w:p>
        </w:tc>
        <w:tc>
          <w:tcPr>
            <w:tcW w:w="589" w:type="pct"/>
            <w:vAlign w:val="center"/>
          </w:tcPr>
          <w:p w14:paraId="1C2E592B" w14:textId="77777777" w:rsidR="004D580C" w:rsidRPr="00E244B2" w:rsidRDefault="004D580C" w:rsidP="00166A8B">
            <w:pPr>
              <w:pStyle w:val="a8"/>
              <w:rPr>
                <w:color w:val="000000" w:themeColor="text1"/>
              </w:rPr>
            </w:pPr>
            <w:r w:rsidRPr="00E244B2">
              <w:rPr>
                <w:rFonts w:hint="eastAsia"/>
                <w:color w:val="000000" w:themeColor="text1"/>
              </w:rPr>
              <w:t>机组技术参数</w:t>
            </w:r>
          </w:p>
        </w:tc>
        <w:tc>
          <w:tcPr>
            <w:tcW w:w="450" w:type="pct"/>
            <w:vAlign w:val="center"/>
          </w:tcPr>
          <w:p w14:paraId="391F8410"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091A318F" w14:textId="77777777" w:rsidR="004D580C" w:rsidRPr="00E244B2" w:rsidRDefault="004D580C" w:rsidP="00166A8B">
            <w:pPr>
              <w:pStyle w:val="a8"/>
              <w:rPr>
                <w:color w:val="000000" w:themeColor="text1"/>
              </w:rPr>
            </w:pPr>
            <w:r w:rsidRPr="00E244B2">
              <w:rPr>
                <w:rFonts w:hint="eastAsia"/>
                <w:color w:val="000000" w:themeColor="text1"/>
              </w:rPr>
              <w:t>300</w:t>
            </w:r>
          </w:p>
        </w:tc>
      </w:tr>
      <w:tr w:rsidR="004D580C" w:rsidRPr="00E244B2" w14:paraId="66F757E8" w14:textId="77777777" w:rsidTr="00004CB4">
        <w:tc>
          <w:tcPr>
            <w:tcW w:w="833" w:type="pct"/>
            <w:vAlign w:val="center"/>
          </w:tcPr>
          <w:p w14:paraId="106ED10F" w14:textId="77777777" w:rsidR="004D580C" w:rsidRPr="00E244B2" w:rsidRDefault="004D580C" w:rsidP="00166A8B">
            <w:pPr>
              <w:pStyle w:val="a8"/>
              <w:rPr>
                <w:color w:val="000000" w:themeColor="text1"/>
              </w:rPr>
            </w:pPr>
            <w:r w:rsidRPr="00E244B2">
              <w:rPr>
                <w:rFonts w:hint="eastAsia"/>
                <w:color w:val="000000" w:themeColor="text1"/>
              </w:rPr>
              <w:t>最大额定出力</w:t>
            </w:r>
          </w:p>
        </w:tc>
        <w:tc>
          <w:tcPr>
            <w:tcW w:w="876" w:type="pct"/>
            <w:vAlign w:val="center"/>
          </w:tcPr>
          <w:p w14:paraId="0656F030" w14:textId="77777777" w:rsidR="004D580C" w:rsidRPr="00E244B2" w:rsidRDefault="004D580C" w:rsidP="00166A8B">
            <w:pPr>
              <w:pStyle w:val="a8"/>
              <w:rPr>
                <w:color w:val="000000" w:themeColor="text1"/>
              </w:rPr>
            </w:pPr>
            <w:r w:rsidRPr="00E244B2">
              <w:rPr>
                <w:color w:val="000000" w:themeColor="text1"/>
              </w:rPr>
              <w:object w:dxaOrig="660" w:dyaOrig="400" w14:anchorId="3464143B">
                <v:shape id="_x0000_i2108" type="#_x0000_t75" style="width:33.55pt;height:21.95pt" o:ole="">
                  <v:imagedata r:id="rId2086" o:title=""/>
                </v:shape>
                <o:OLEObject Type="Embed" ProgID="Equation.DSMT4" ShapeID="_x0000_i2108" DrawAspect="Content" ObjectID="_1852642005" r:id="rId2087"/>
              </w:object>
            </w:r>
          </w:p>
        </w:tc>
        <w:tc>
          <w:tcPr>
            <w:tcW w:w="1139" w:type="pct"/>
            <w:vAlign w:val="center"/>
          </w:tcPr>
          <w:p w14:paraId="50491CB5" w14:textId="77777777" w:rsidR="004D580C" w:rsidRPr="00E244B2" w:rsidRDefault="004D580C" w:rsidP="00166A8B">
            <w:pPr>
              <w:pStyle w:val="a8"/>
              <w:rPr>
                <w:color w:val="000000" w:themeColor="text1"/>
              </w:rPr>
            </w:pPr>
            <w:r w:rsidRPr="00E244B2">
              <w:rPr>
                <w:rFonts w:hint="eastAsia"/>
                <w:color w:val="000000" w:themeColor="text1"/>
              </w:rPr>
              <w:t>煤电机组</w:t>
            </w:r>
            <w:r w:rsidRPr="00E244B2">
              <w:rPr>
                <w:rFonts w:hint="eastAsia"/>
                <w:color w:val="000000" w:themeColor="text1"/>
              </w:rPr>
              <w:t>i</w:t>
            </w:r>
            <w:r w:rsidRPr="00E244B2">
              <w:rPr>
                <w:rFonts w:hint="eastAsia"/>
                <w:color w:val="000000" w:themeColor="text1"/>
              </w:rPr>
              <w:t>的最大允许出力</w:t>
            </w:r>
          </w:p>
        </w:tc>
        <w:tc>
          <w:tcPr>
            <w:tcW w:w="441" w:type="pct"/>
            <w:vAlign w:val="center"/>
          </w:tcPr>
          <w:p w14:paraId="1FDF193B" w14:textId="77777777" w:rsidR="004D580C" w:rsidRPr="00E244B2" w:rsidRDefault="004D580C" w:rsidP="00166A8B">
            <w:pPr>
              <w:pStyle w:val="a8"/>
              <w:rPr>
                <w:color w:val="000000" w:themeColor="text1"/>
              </w:rPr>
            </w:pPr>
            <w:r w:rsidRPr="00E244B2">
              <w:rPr>
                <w:rFonts w:hint="eastAsia"/>
                <w:color w:val="000000" w:themeColor="text1"/>
              </w:rPr>
              <w:t>MW</w:t>
            </w:r>
          </w:p>
        </w:tc>
        <w:tc>
          <w:tcPr>
            <w:tcW w:w="589" w:type="pct"/>
            <w:vAlign w:val="center"/>
          </w:tcPr>
          <w:p w14:paraId="4CD7BF3B" w14:textId="77777777" w:rsidR="004D580C" w:rsidRPr="00E244B2" w:rsidRDefault="004D580C" w:rsidP="00166A8B">
            <w:pPr>
              <w:pStyle w:val="a8"/>
              <w:rPr>
                <w:color w:val="000000" w:themeColor="text1"/>
              </w:rPr>
            </w:pPr>
            <w:r w:rsidRPr="00E244B2">
              <w:rPr>
                <w:rFonts w:hint="eastAsia"/>
                <w:color w:val="000000" w:themeColor="text1"/>
              </w:rPr>
              <w:t>机组技术参数</w:t>
            </w:r>
          </w:p>
        </w:tc>
        <w:tc>
          <w:tcPr>
            <w:tcW w:w="450" w:type="pct"/>
            <w:vAlign w:val="center"/>
          </w:tcPr>
          <w:p w14:paraId="0BD00943"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4700061D" w14:textId="77777777" w:rsidR="004D580C" w:rsidRPr="00E244B2" w:rsidRDefault="004D580C" w:rsidP="00166A8B">
            <w:pPr>
              <w:pStyle w:val="a8"/>
              <w:rPr>
                <w:color w:val="000000" w:themeColor="text1"/>
              </w:rPr>
            </w:pPr>
            <w:r w:rsidRPr="00E244B2">
              <w:rPr>
                <w:rFonts w:hint="eastAsia"/>
                <w:color w:val="000000" w:themeColor="text1"/>
              </w:rPr>
              <w:t>1000</w:t>
            </w:r>
          </w:p>
        </w:tc>
      </w:tr>
      <w:tr w:rsidR="004D580C" w:rsidRPr="00E244B2" w14:paraId="494DF1B8" w14:textId="77777777" w:rsidTr="00004CB4">
        <w:tc>
          <w:tcPr>
            <w:tcW w:w="833" w:type="pct"/>
            <w:vAlign w:val="center"/>
          </w:tcPr>
          <w:p w14:paraId="39F44329" w14:textId="77777777" w:rsidR="004D580C" w:rsidRPr="00E244B2" w:rsidRDefault="004D580C" w:rsidP="00166A8B">
            <w:pPr>
              <w:pStyle w:val="a8"/>
              <w:rPr>
                <w:color w:val="000000" w:themeColor="text1"/>
              </w:rPr>
            </w:pPr>
            <w:r w:rsidRPr="00E244B2">
              <w:rPr>
                <w:rFonts w:hint="eastAsia"/>
                <w:color w:val="000000" w:themeColor="text1"/>
              </w:rPr>
              <w:t>向上爬坡能力</w:t>
            </w:r>
          </w:p>
        </w:tc>
        <w:tc>
          <w:tcPr>
            <w:tcW w:w="876" w:type="pct"/>
            <w:vAlign w:val="center"/>
          </w:tcPr>
          <w:p w14:paraId="6AC15A9A" w14:textId="77777777" w:rsidR="004D580C" w:rsidRPr="00E244B2" w:rsidRDefault="004D580C" w:rsidP="00166A8B">
            <w:pPr>
              <w:pStyle w:val="a8"/>
              <w:rPr>
                <w:color w:val="000000" w:themeColor="text1"/>
              </w:rPr>
            </w:pPr>
            <w:r w:rsidRPr="00E244B2">
              <w:rPr>
                <w:color w:val="000000" w:themeColor="text1"/>
              </w:rPr>
              <w:object w:dxaOrig="720" w:dyaOrig="400" w14:anchorId="7E68F20C">
                <v:shape id="_x0000_i2109" type="#_x0000_t75" style="width:38.45pt;height:21.95pt" o:ole="">
                  <v:imagedata r:id="rId2088" o:title=""/>
                </v:shape>
                <o:OLEObject Type="Embed" ProgID="Equation.DSMT4" ShapeID="_x0000_i2109" DrawAspect="Content" ObjectID="_1852642006" r:id="rId2089"/>
              </w:object>
            </w:r>
          </w:p>
        </w:tc>
        <w:tc>
          <w:tcPr>
            <w:tcW w:w="1139" w:type="pct"/>
            <w:vAlign w:val="center"/>
          </w:tcPr>
          <w:p w14:paraId="16BDB691" w14:textId="77777777" w:rsidR="004D580C" w:rsidRPr="00E244B2" w:rsidRDefault="004D580C" w:rsidP="00166A8B">
            <w:pPr>
              <w:pStyle w:val="a8"/>
              <w:rPr>
                <w:color w:val="000000" w:themeColor="text1"/>
              </w:rPr>
            </w:pPr>
            <w:r w:rsidRPr="00E244B2">
              <w:rPr>
                <w:rFonts w:hint="eastAsia"/>
                <w:color w:val="000000" w:themeColor="text1"/>
              </w:rPr>
              <w:t>煤电机组正常运行时的向上爬坡能力</w:t>
            </w:r>
          </w:p>
        </w:tc>
        <w:tc>
          <w:tcPr>
            <w:tcW w:w="441" w:type="pct"/>
            <w:vAlign w:val="center"/>
          </w:tcPr>
          <w:p w14:paraId="07118C61" w14:textId="77777777" w:rsidR="004D580C" w:rsidRPr="00E244B2" w:rsidRDefault="004D580C" w:rsidP="00166A8B">
            <w:pPr>
              <w:pStyle w:val="a8"/>
              <w:rPr>
                <w:color w:val="000000" w:themeColor="text1"/>
              </w:rPr>
            </w:pPr>
            <w:r w:rsidRPr="00E244B2">
              <w:rPr>
                <w:rFonts w:hint="eastAsia"/>
                <w:color w:val="000000" w:themeColor="text1"/>
              </w:rPr>
              <w:t>MW/</w:t>
            </w:r>
            <w:r w:rsidRPr="00E244B2">
              <w:rPr>
                <w:rFonts w:hint="eastAsia"/>
                <w:color w:val="000000" w:themeColor="text1"/>
              </w:rPr>
              <w:t>时段</w:t>
            </w:r>
          </w:p>
        </w:tc>
        <w:tc>
          <w:tcPr>
            <w:tcW w:w="589" w:type="pct"/>
            <w:vAlign w:val="center"/>
          </w:tcPr>
          <w:p w14:paraId="47432574" w14:textId="77777777" w:rsidR="004D580C" w:rsidRPr="00E244B2" w:rsidRDefault="004D580C" w:rsidP="00166A8B">
            <w:pPr>
              <w:pStyle w:val="a8"/>
              <w:rPr>
                <w:color w:val="000000" w:themeColor="text1"/>
              </w:rPr>
            </w:pPr>
            <w:r w:rsidRPr="00E244B2">
              <w:rPr>
                <w:rFonts w:hint="eastAsia"/>
                <w:color w:val="000000" w:themeColor="text1"/>
              </w:rPr>
              <w:t>机组技术参数</w:t>
            </w:r>
          </w:p>
        </w:tc>
        <w:tc>
          <w:tcPr>
            <w:tcW w:w="450" w:type="pct"/>
            <w:vAlign w:val="center"/>
          </w:tcPr>
          <w:p w14:paraId="7600A02A"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110D60F9" w14:textId="77777777" w:rsidR="004D580C" w:rsidRPr="00E244B2" w:rsidRDefault="004D580C" w:rsidP="00166A8B">
            <w:pPr>
              <w:pStyle w:val="a8"/>
              <w:rPr>
                <w:color w:val="000000" w:themeColor="text1"/>
              </w:rPr>
            </w:pPr>
            <w:r w:rsidRPr="00E244B2">
              <w:rPr>
                <w:rFonts w:hint="eastAsia"/>
                <w:color w:val="000000" w:themeColor="text1"/>
              </w:rPr>
              <w:t>100</w:t>
            </w:r>
          </w:p>
        </w:tc>
      </w:tr>
      <w:tr w:rsidR="004D580C" w:rsidRPr="00E244B2" w14:paraId="4EC1C477" w14:textId="77777777" w:rsidTr="00004CB4">
        <w:tc>
          <w:tcPr>
            <w:tcW w:w="833" w:type="pct"/>
            <w:vAlign w:val="center"/>
          </w:tcPr>
          <w:p w14:paraId="4E3F01B3" w14:textId="77777777" w:rsidR="004D580C" w:rsidRPr="00E244B2" w:rsidRDefault="004D580C" w:rsidP="00166A8B">
            <w:pPr>
              <w:pStyle w:val="a8"/>
              <w:rPr>
                <w:color w:val="000000" w:themeColor="text1"/>
              </w:rPr>
            </w:pPr>
            <w:r w:rsidRPr="00E244B2">
              <w:rPr>
                <w:rFonts w:hint="eastAsia"/>
                <w:color w:val="000000" w:themeColor="text1"/>
              </w:rPr>
              <w:t>向下爬坡能力</w:t>
            </w:r>
          </w:p>
        </w:tc>
        <w:tc>
          <w:tcPr>
            <w:tcW w:w="876" w:type="pct"/>
            <w:vAlign w:val="center"/>
          </w:tcPr>
          <w:p w14:paraId="62311268" w14:textId="77777777" w:rsidR="004D580C" w:rsidRPr="00E244B2" w:rsidRDefault="004D580C" w:rsidP="00166A8B">
            <w:pPr>
              <w:pStyle w:val="a8"/>
              <w:rPr>
                <w:color w:val="000000" w:themeColor="text1"/>
              </w:rPr>
            </w:pPr>
            <w:r w:rsidRPr="00E244B2">
              <w:rPr>
                <w:color w:val="000000" w:themeColor="text1"/>
              </w:rPr>
              <w:object w:dxaOrig="680" w:dyaOrig="400" w14:anchorId="1B1AB5AA">
                <v:shape id="_x0000_i2110" type="#_x0000_t75" style="width:32.95pt;height:21.95pt" o:ole="">
                  <v:imagedata r:id="rId2090" o:title=""/>
                </v:shape>
                <o:OLEObject Type="Embed" ProgID="Equation.DSMT4" ShapeID="_x0000_i2110" DrawAspect="Content" ObjectID="_1852642007" r:id="rId2091"/>
              </w:object>
            </w:r>
          </w:p>
        </w:tc>
        <w:tc>
          <w:tcPr>
            <w:tcW w:w="1139" w:type="pct"/>
            <w:vAlign w:val="center"/>
          </w:tcPr>
          <w:p w14:paraId="0F9C0C95" w14:textId="77777777" w:rsidR="004D580C" w:rsidRPr="00E244B2" w:rsidRDefault="004D580C" w:rsidP="00166A8B">
            <w:pPr>
              <w:pStyle w:val="a8"/>
              <w:rPr>
                <w:color w:val="000000" w:themeColor="text1"/>
              </w:rPr>
            </w:pPr>
            <w:r w:rsidRPr="00E244B2">
              <w:rPr>
                <w:rFonts w:hint="eastAsia"/>
                <w:color w:val="000000" w:themeColor="text1"/>
              </w:rPr>
              <w:t>煤电机组正常运行时的向下爬坡能力</w:t>
            </w:r>
          </w:p>
        </w:tc>
        <w:tc>
          <w:tcPr>
            <w:tcW w:w="441" w:type="pct"/>
            <w:vAlign w:val="center"/>
          </w:tcPr>
          <w:p w14:paraId="709B59B6" w14:textId="77777777" w:rsidR="004D580C" w:rsidRPr="00E244B2" w:rsidRDefault="004D580C" w:rsidP="00166A8B">
            <w:pPr>
              <w:pStyle w:val="a8"/>
              <w:rPr>
                <w:color w:val="000000" w:themeColor="text1"/>
              </w:rPr>
            </w:pPr>
            <w:r w:rsidRPr="00E244B2">
              <w:rPr>
                <w:rFonts w:hint="eastAsia"/>
                <w:color w:val="000000" w:themeColor="text1"/>
              </w:rPr>
              <w:t>MW/</w:t>
            </w:r>
            <w:r w:rsidRPr="00E244B2">
              <w:rPr>
                <w:rFonts w:hint="eastAsia"/>
                <w:color w:val="000000" w:themeColor="text1"/>
              </w:rPr>
              <w:t>时段</w:t>
            </w:r>
          </w:p>
        </w:tc>
        <w:tc>
          <w:tcPr>
            <w:tcW w:w="589" w:type="pct"/>
            <w:vAlign w:val="center"/>
          </w:tcPr>
          <w:p w14:paraId="12CD940E" w14:textId="77777777" w:rsidR="004D580C" w:rsidRPr="00E244B2" w:rsidRDefault="004D580C" w:rsidP="00166A8B">
            <w:pPr>
              <w:pStyle w:val="a8"/>
              <w:rPr>
                <w:color w:val="000000" w:themeColor="text1"/>
              </w:rPr>
            </w:pPr>
            <w:r w:rsidRPr="00E244B2">
              <w:rPr>
                <w:rFonts w:hint="eastAsia"/>
                <w:color w:val="000000" w:themeColor="text1"/>
              </w:rPr>
              <w:t>机组技术参数</w:t>
            </w:r>
          </w:p>
        </w:tc>
        <w:tc>
          <w:tcPr>
            <w:tcW w:w="450" w:type="pct"/>
            <w:vAlign w:val="center"/>
          </w:tcPr>
          <w:p w14:paraId="73B59727"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1874AA9B" w14:textId="77777777" w:rsidR="004D580C" w:rsidRPr="00E244B2" w:rsidRDefault="004D580C" w:rsidP="00166A8B">
            <w:pPr>
              <w:pStyle w:val="a8"/>
              <w:rPr>
                <w:color w:val="000000" w:themeColor="text1"/>
              </w:rPr>
            </w:pPr>
            <w:r w:rsidRPr="00E244B2">
              <w:rPr>
                <w:rFonts w:hint="eastAsia"/>
                <w:color w:val="000000" w:themeColor="text1"/>
              </w:rPr>
              <w:t>100</w:t>
            </w:r>
          </w:p>
        </w:tc>
      </w:tr>
      <w:tr w:rsidR="004D580C" w:rsidRPr="00E244B2" w14:paraId="629AED04" w14:textId="77777777" w:rsidTr="00004CB4">
        <w:tc>
          <w:tcPr>
            <w:tcW w:w="833" w:type="pct"/>
            <w:vAlign w:val="center"/>
          </w:tcPr>
          <w:p w14:paraId="7A9ADFFF" w14:textId="77777777" w:rsidR="004D580C" w:rsidRPr="00E244B2" w:rsidRDefault="004D580C" w:rsidP="00166A8B">
            <w:pPr>
              <w:pStyle w:val="a8"/>
              <w:rPr>
                <w:color w:val="000000" w:themeColor="text1"/>
              </w:rPr>
            </w:pPr>
            <w:r w:rsidRPr="00E244B2">
              <w:rPr>
                <w:rFonts w:hint="eastAsia"/>
                <w:color w:val="000000" w:themeColor="text1"/>
              </w:rPr>
              <w:t>启动功率变化量</w:t>
            </w:r>
          </w:p>
        </w:tc>
        <w:tc>
          <w:tcPr>
            <w:tcW w:w="876" w:type="pct"/>
            <w:vAlign w:val="center"/>
          </w:tcPr>
          <w:p w14:paraId="22902084" w14:textId="77777777" w:rsidR="004D580C" w:rsidRPr="00E244B2" w:rsidRDefault="004D580C" w:rsidP="00166A8B">
            <w:pPr>
              <w:pStyle w:val="a8"/>
              <w:rPr>
                <w:color w:val="000000" w:themeColor="text1"/>
              </w:rPr>
            </w:pPr>
            <w:r w:rsidRPr="00E244B2">
              <w:rPr>
                <w:color w:val="000000" w:themeColor="text1"/>
              </w:rPr>
              <w:object w:dxaOrig="680" w:dyaOrig="400" w14:anchorId="6AB8059C">
                <v:shape id="_x0000_i2111" type="#_x0000_t75" style="width:32.95pt;height:21.95pt" o:ole="">
                  <v:imagedata r:id="rId2092" o:title=""/>
                </v:shape>
                <o:OLEObject Type="Embed" ProgID="Equation.DSMT4" ShapeID="_x0000_i2111" DrawAspect="Content" ObjectID="_1852642008" r:id="rId2093"/>
              </w:object>
            </w:r>
          </w:p>
        </w:tc>
        <w:tc>
          <w:tcPr>
            <w:tcW w:w="1139" w:type="pct"/>
            <w:vAlign w:val="center"/>
          </w:tcPr>
          <w:p w14:paraId="0E3C2A91" w14:textId="77777777" w:rsidR="004D580C" w:rsidRPr="00E244B2" w:rsidRDefault="004D580C" w:rsidP="00166A8B">
            <w:pPr>
              <w:pStyle w:val="a8"/>
              <w:rPr>
                <w:color w:val="000000" w:themeColor="text1"/>
              </w:rPr>
            </w:pPr>
            <w:r w:rsidRPr="00E244B2">
              <w:rPr>
                <w:rFonts w:hint="eastAsia"/>
                <w:color w:val="000000" w:themeColor="text1"/>
              </w:rPr>
              <w:t>机组启动过程中允许的功率变化量</w:t>
            </w:r>
          </w:p>
        </w:tc>
        <w:tc>
          <w:tcPr>
            <w:tcW w:w="441" w:type="pct"/>
            <w:vAlign w:val="center"/>
          </w:tcPr>
          <w:p w14:paraId="3539C283" w14:textId="77777777" w:rsidR="004D580C" w:rsidRPr="00E244B2" w:rsidRDefault="004D580C" w:rsidP="00166A8B">
            <w:pPr>
              <w:pStyle w:val="a8"/>
              <w:rPr>
                <w:color w:val="000000" w:themeColor="text1"/>
              </w:rPr>
            </w:pPr>
            <w:r w:rsidRPr="00E244B2">
              <w:rPr>
                <w:rFonts w:hint="eastAsia"/>
                <w:color w:val="000000" w:themeColor="text1"/>
              </w:rPr>
              <w:t>MW</w:t>
            </w:r>
          </w:p>
        </w:tc>
        <w:tc>
          <w:tcPr>
            <w:tcW w:w="589" w:type="pct"/>
            <w:vAlign w:val="center"/>
          </w:tcPr>
          <w:p w14:paraId="03E7DA29" w14:textId="77777777" w:rsidR="004D580C" w:rsidRPr="00E244B2" w:rsidRDefault="004D580C" w:rsidP="00166A8B">
            <w:pPr>
              <w:pStyle w:val="a8"/>
              <w:rPr>
                <w:color w:val="000000" w:themeColor="text1"/>
              </w:rPr>
            </w:pPr>
            <w:r w:rsidRPr="00E244B2">
              <w:rPr>
                <w:rFonts w:hint="eastAsia"/>
                <w:color w:val="000000" w:themeColor="text1"/>
              </w:rPr>
              <w:t>机组技术参数</w:t>
            </w:r>
          </w:p>
        </w:tc>
        <w:tc>
          <w:tcPr>
            <w:tcW w:w="450" w:type="pct"/>
            <w:vAlign w:val="center"/>
          </w:tcPr>
          <w:p w14:paraId="70A8FDB4"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1E19E60B" w14:textId="77777777" w:rsidR="004D580C" w:rsidRPr="00E244B2" w:rsidRDefault="004D580C" w:rsidP="00166A8B">
            <w:pPr>
              <w:pStyle w:val="a8"/>
              <w:rPr>
                <w:color w:val="000000" w:themeColor="text1"/>
              </w:rPr>
            </w:pPr>
            <w:r w:rsidRPr="00E244B2">
              <w:rPr>
                <w:rFonts w:hint="eastAsia"/>
                <w:color w:val="000000" w:themeColor="text1"/>
              </w:rPr>
              <w:t>300</w:t>
            </w:r>
          </w:p>
        </w:tc>
      </w:tr>
      <w:tr w:rsidR="004D580C" w:rsidRPr="00E244B2" w14:paraId="18161F8C" w14:textId="77777777" w:rsidTr="00004CB4">
        <w:tc>
          <w:tcPr>
            <w:tcW w:w="833" w:type="pct"/>
            <w:vAlign w:val="center"/>
          </w:tcPr>
          <w:p w14:paraId="6C83950E" w14:textId="77777777" w:rsidR="004D580C" w:rsidRPr="00E244B2" w:rsidRDefault="004D580C" w:rsidP="00166A8B">
            <w:pPr>
              <w:pStyle w:val="a8"/>
              <w:rPr>
                <w:color w:val="000000" w:themeColor="text1"/>
              </w:rPr>
            </w:pPr>
            <w:r w:rsidRPr="00E244B2">
              <w:rPr>
                <w:rFonts w:hint="eastAsia"/>
                <w:color w:val="000000" w:themeColor="text1"/>
              </w:rPr>
              <w:t>停机功率变化量</w:t>
            </w:r>
          </w:p>
        </w:tc>
        <w:tc>
          <w:tcPr>
            <w:tcW w:w="876" w:type="pct"/>
            <w:vAlign w:val="center"/>
          </w:tcPr>
          <w:p w14:paraId="0EFA3BCA" w14:textId="77777777" w:rsidR="004D580C" w:rsidRPr="00E244B2" w:rsidRDefault="004D580C" w:rsidP="00166A8B">
            <w:pPr>
              <w:pStyle w:val="a8"/>
              <w:rPr>
                <w:color w:val="000000" w:themeColor="text1"/>
              </w:rPr>
            </w:pPr>
            <w:r w:rsidRPr="00E244B2">
              <w:rPr>
                <w:color w:val="000000" w:themeColor="text1"/>
              </w:rPr>
              <w:object w:dxaOrig="660" w:dyaOrig="400" w14:anchorId="30BC1D1F">
                <v:shape id="_x0000_i2112" type="#_x0000_t75" style="width:33.55pt;height:21.95pt" o:ole="">
                  <v:imagedata r:id="rId2094" o:title=""/>
                </v:shape>
                <o:OLEObject Type="Embed" ProgID="Equation.DSMT4" ShapeID="_x0000_i2112" DrawAspect="Content" ObjectID="_1852642009" r:id="rId2095"/>
              </w:object>
            </w:r>
          </w:p>
        </w:tc>
        <w:tc>
          <w:tcPr>
            <w:tcW w:w="1139" w:type="pct"/>
            <w:vAlign w:val="center"/>
          </w:tcPr>
          <w:p w14:paraId="30D4780B" w14:textId="77777777" w:rsidR="004D580C" w:rsidRPr="00E244B2" w:rsidRDefault="004D580C" w:rsidP="00166A8B">
            <w:pPr>
              <w:pStyle w:val="a8"/>
              <w:rPr>
                <w:color w:val="000000" w:themeColor="text1"/>
              </w:rPr>
            </w:pPr>
            <w:r w:rsidRPr="00E244B2">
              <w:rPr>
                <w:rFonts w:hint="eastAsia"/>
                <w:color w:val="000000" w:themeColor="text1"/>
              </w:rPr>
              <w:t>机组停机过程中允许的功率变化量</w:t>
            </w:r>
          </w:p>
        </w:tc>
        <w:tc>
          <w:tcPr>
            <w:tcW w:w="441" w:type="pct"/>
            <w:vAlign w:val="center"/>
          </w:tcPr>
          <w:p w14:paraId="620E18A8" w14:textId="77777777" w:rsidR="004D580C" w:rsidRPr="00E244B2" w:rsidRDefault="004D580C" w:rsidP="00166A8B">
            <w:pPr>
              <w:pStyle w:val="a8"/>
              <w:rPr>
                <w:color w:val="000000" w:themeColor="text1"/>
              </w:rPr>
            </w:pPr>
            <w:r w:rsidRPr="00E244B2">
              <w:rPr>
                <w:rFonts w:hint="eastAsia"/>
                <w:color w:val="000000" w:themeColor="text1"/>
              </w:rPr>
              <w:t>MW</w:t>
            </w:r>
          </w:p>
        </w:tc>
        <w:tc>
          <w:tcPr>
            <w:tcW w:w="589" w:type="pct"/>
            <w:vAlign w:val="center"/>
          </w:tcPr>
          <w:p w14:paraId="51D4DCFE" w14:textId="77777777" w:rsidR="004D580C" w:rsidRPr="00E244B2" w:rsidRDefault="004D580C" w:rsidP="00166A8B">
            <w:pPr>
              <w:pStyle w:val="a8"/>
              <w:rPr>
                <w:color w:val="000000" w:themeColor="text1"/>
              </w:rPr>
            </w:pPr>
            <w:r w:rsidRPr="00E244B2">
              <w:rPr>
                <w:rFonts w:hint="eastAsia"/>
                <w:color w:val="000000" w:themeColor="text1"/>
              </w:rPr>
              <w:t>机组技术参数</w:t>
            </w:r>
          </w:p>
        </w:tc>
        <w:tc>
          <w:tcPr>
            <w:tcW w:w="450" w:type="pct"/>
            <w:vAlign w:val="center"/>
          </w:tcPr>
          <w:p w14:paraId="6E2ECEB1"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14BC5503" w14:textId="77777777" w:rsidR="004D580C" w:rsidRPr="00E244B2" w:rsidRDefault="004D580C" w:rsidP="00166A8B">
            <w:pPr>
              <w:pStyle w:val="a8"/>
              <w:rPr>
                <w:color w:val="000000" w:themeColor="text1"/>
              </w:rPr>
            </w:pPr>
            <w:r w:rsidRPr="00E244B2">
              <w:rPr>
                <w:rFonts w:hint="eastAsia"/>
                <w:color w:val="000000" w:themeColor="text1"/>
              </w:rPr>
              <w:t>300</w:t>
            </w:r>
          </w:p>
        </w:tc>
      </w:tr>
      <w:tr w:rsidR="004D580C" w:rsidRPr="00E244B2" w14:paraId="4ED01DEC" w14:textId="77777777" w:rsidTr="00004CB4">
        <w:tc>
          <w:tcPr>
            <w:tcW w:w="833" w:type="pct"/>
            <w:vAlign w:val="center"/>
          </w:tcPr>
          <w:p w14:paraId="23C4EDF7" w14:textId="77777777" w:rsidR="004D580C" w:rsidRPr="00E244B2" w:rsidRDefault="004D580C" w:rsidP="00166A8B">
            <w:pPr>
              <w:pStyle w:val="a8"/>
              <w:rPr>
                <w:color w:val="000000" w:themeColor="text1"/>
              </w:rPr>
            </w:pPr>
            <w:r w:rsidRPr="00E244B2">
              <w:rPr>
                <w:rFonts w:hint="eastAsia"/>
                <w:color w:val="000000" w:themeColor="text1"/>
              </w:rPr>
              <w:t>最小连续开机时间</w:t>
            </w:r>
          </w:p>
        </w:tc>
        <w:tc>
          <w:tcPr>
            <w:tcW w:w="876" w:type="pct"/>
            <w:vAlign w:val="center"/>
          </w:tcPr>
          <w:p w14:paraId="54E9E7BC" w14:textId="77777777" w:rsidR="004D580C" w:rsidRPr="00E244B2" w:rsidRDefault="004D580C" w:rsidP="00166A8B">
            <w:pPr>
              <w:pStyle w:val="a8"/>
              <w:rPr>
                <w:color w:val="000000" w:themeColor="text1"/>
              </w:rPr>
            </w:pPr>
            <w:r w:rsidRPr="00E244B2">
              <w:rPr>
                <w:color w:val="000000" w:themeColor="text1"/>
              </w:rPr>
              <w:object w:dxaOrig="540" w:dyaOrig="400" w14:anchorId="3BB5F3DF">
                <v:shape id="_x0000_i2113" type="#_x0000_t75" style="width:24.4pt;height:21.95pt" o:ole="">
                  <v:imagedata r:id="rId2096" o:title=""/>
                </v:shape>
                <o:OLEObject Type="Embed" ProgID="Equation.DSMT4" ShapeID="_x0000_i2113" DrawAspect="Content" ObjectID="_1852642010" r:id="rId2097"/>
              </w:object>
            </w:r>
          </w:p>
        </w:tc>
        <w:tc>
          <w:tcPr>
            <w:tcW w:w="1139" w:type="pct"/>
            <w:vAlign w:val="center"/>
          </w:tcPr>
          <w:p w14:paraId="2C6BEA52" w14:textId="77777777" w:rsidR="004D580C" w:rsidRPr="00E244B2" w:rsidRDefault="004D580C" w:rsidP="00166A8B">
            <w:pPr>
              <w:pStyle w:val="a8"/>
              <w:rPr>
                <w:color w:val="000000" w:themeColor="text1"/>
              </w:rPr>
            </w:pPr>
            <w:r w:rsidRPr="00E244B2">
              <w:rPr>
                <w:rFonts w:hint="eastAsia"/>
                <w:color w:val="000000" w:themeColor="text1"/>
              </w:rPr>
              <w:t>机组启动后必须保持运行的最短时间</w:t>
            </w:r>
          </w:p>
        </w:tc>
        <w:tc>
          <w:tcPr>
            <w:tcW w:w="441" w:type="pct"/>
            <w:vAlign w:val="center"/>
          </w:tcPr>
          <w:p w14:paraId="43090928" w14:textId="77777777" w:rsidR="004D580C" w:rsidRPr="00E244B2" w:rsidRDefault="004D580C" w:rsidP="00166A8B">
            <w:pPr>
              <w:pStyle w:val="a8"/>
              <w:rPr>
                <w:color w:val="000000" w:themeColor="text1"/>
              </w:rPr>
            </w:pPr>
            <w:r w:rsidRPr="00E244B2">
              <w:rPr>
                <w:rFonts w:hint="eastAsia"/>
                <w:color w:val="000000" w:themeColor="text1"/>
              </w:rPr>
              <w:t>h/</w:t>
            </w:r>
            <w:r w:rsidRPr="00E244B2">
              <w:rPr>
                <w:rFonts w:hint="eastAsia"/>
                <w:color w:val="000000" w:themeColor="text1"/>
              </w:rPr>
              <w:t>时段</w:t>
            </w:r>
          </w:p>
        </w:tc>
        <w:tc>
          <w:tcPr>
            <w:tcW w:w="589" w:type="pct"/>
            <w:vAlign w:val="center"/>
          </w:tcPr>
          <w:p w14:paraId="4CB1144E" w14:textId="77777777" w:rsidR="004D580C" w:rsidRPr="00E244B2" w:rsidRDefault="004D580C" w:rsidP="00166A8B">
            <w:pPr>
              <w:pStyle w:val="a8"/>
              <w:rPr>
                <w:color w:val="000000" w:themeColor="text1"/>
              </w:rPr>
            </w:pPr>
            <w:r w:rsidRPr="00E244B2">
              <w:rPr>
                <w:rFonts w:hint="eastAsia"/>
                <w:color w:val="000000" w:themeColor="text1"/>
              </w:rPr>
              <w:t>机组技术参数</w:t>
            </w:r>
          </w:p>
        </w:tc>
        <w:tc>
          <w:tcPr>
            <w:tcW w:w="450" w:type="pct"/>
            <w:vAlign w:val="center"/>
          </w:tcPr>
          <w:p w14:paraId="4064C6D5"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752CB2B1" w14:textId="77777777" w:rsidR="004D580C" w:rsidRPr="00E244B2" w:rsidRDefault="004D580C" w:rsidP="00166A8B">
            <w:pPr>
              <w:pStyle w:val="a8"/>
              <w:rPr>
                <w:color w:val="000000" w:themeColor="text1"/>
              </w:rPr>
            </w:pPr>
            <w:r w:rsidRPr="00E244B2">
              <w:rPr>
                <w:rFonts w:hint="eastAsia"/>
                <w:color w:val="000000" w:themeColor="text1"/>
              </w:rPr>
              <w:t>6</w:t>
            </w:r>
          </w:p>
        </w:tc>
      </w:tr>
      <w:tr w:rsidR="004D580C" w:rsidRPr="00E244B2" w14:paraId="54D02C9D" w14:textId="77777777" w:rsidTr="00004CB4">
        <w:tc>
          <w:tcPr>
            <w:tcW w:w="833" w:type="pct"/>
            <w:vAlign w:val="center"/>
          </w:tcPr>
          <w:p w14:paraId="2118B6AF" w14:textId="77777777" w:rsidR="004D580C" w:rsidRPr="00E244B2" w:rsidRDefault="004D580C" w:rsidP="00166A8B">
            <w:pPr>
              <w:pStyle w:val="a8"/>
              <w:rPr>
                <w:color w:val="000000" w:themeColor="text1"/>
              </w:rPr>
            </w:pPr>
            <w:r w:rsidRPr="00E244B2">
              <w:rPr>
                <w:rFonts w:hint="eastAsia"/>
                <w:color w:val="000000" w:themeColor="text1"/>
              </w:rPr>
              <w:t>最小连续停机时间</w:t>
            </w:r>
          </w:p>
        </w:tc>
        <w:tc>
          <w:tcPr>
            <w:tcW w:w="876" w:type="pct"/>
            <w:vAlign w:val="center"/>
          </w:tcPr>
          <w:p w14:paraId="4C252A25" w14:textId="77777777" w:rsidR="004D580C" w:rsidRPr="00E244B2" w:rsidRDefault="004D580C" w:rsidP="00166A8B">
            <w:pPr>
              <w:pStyle w:val="a8"/>
              <w:rPr>
                <w:color w:val="000000" w:themeColor="text1"/>
              </w:rPr>
            </w:pPr>
            <w:r w:rsidRPr="00E244B2">
              <w:rPr>
                <w:color w:val="000000" w:themeColor="text1"/>
              </w:rPr>
              <w:object w:dxaOrig="720" w:dyaOrig="400" w14:anchorId="4E598209">
                <v:shape id="_x0000_i2114" type="#_x0000_t75" style="width:38.45pt;height:21.95pt" o:ole="">
                  <v:imagedata r:id="rId2098" o:title=""/>
                </v:shape>
                <o:OLEObject Type="Embed" ProgID="Equation.DSMT4" ShapeID="_x0000_i2114" DrawAspect="Content" ObjectID="_1852642011" r:id="rId2099"/>
              </w:object>
            </w:r>
          </w:p>
        </w:tc>
        <w:tc>
          <w:tcPr>
            <w:tcW w:w="1139" w:type="pct"/>
            <w:vAlign w:val="center"/>
          </w:tcPr>
          <w:p w14:paraId="48CEADB9" w14:textId="77777777" w:rsidR="004D580C" w:rsidRPr="00E244B2" w:rsidRDefault="004D580C" w:rsidP="00166A8B">
            <w:pPr>
              <w:pStyle w:val="a8"/>
              <w:rPr>
                <w:color w:val="000000" w:themeColor="text1"/>
              </w:rPr>
            </w:pPr>
            <w:r w:rsidRPr="00E244B2">
              <w:rPr>
                <w:rFonts w:hint="eastAsia"/>
                <w:color w:val="000000" w:themeColor="text1"/>
              </w:rPr>
              <w:t>机组停机后必须保持停机的最短时间</w:t>
            </w:r>
          </w:p>
        </w:tc>
        <w:tc>
          <w:tcPr>
            <w:tcW w:w="441" w:type="pct"/>
            <w:vAlign w:val="center"/>
          </w:tcPr>
          <w:p w14:paraId="3BEB7BB5" w14:textId="77777777" w:rsidR="004D580C" w:rsidRPr="00E244B2" w:rsidRDefault="004D580C" w:rsidP="00166A8B">
            <w:pPr>
              <w:pStyle w:val="a8"/>
              <w:rPr>
                <w:color w:val="000000" w:themeColor="text1"/>
              </w:rPr>
            </w:pPr>
            <w:r w:rsidRPr="00E244B2">
              <w:rPr>
                <w:rFonts w:hint="eastAsia"/>
                <w:color w:val="000000" w:themeColor="text1"/>
              </w:rPr>
              <w:t>h/</w:t>
            </w:r>
            <w:r w:rsidRPr="00E244B2">
              <w:rPr>
                <w:rFonts w:hint="eastAsia"/>
                <w:color w:val="000000" w:themeColor="text1"/>
              </w:rPr>
              <w:t>时段</w:t>
            </w:r>
          </w:p>
        </w:tc>
        <w:tc>
          <w:tcPr>
            <w:tcW w:w="589" w:type="pct"/>
            <w:vAlign w:val="center"/>
          </w:tcPr>
          <w:p w14:paraId="53F59F00" w14:textId="77777777" w:rsidR="004D580C" w:rsidRPr="00E244B2" w:rsidRDefault="004D580C" w:rsidP="00166A8B">
            <w:pPr>
              <w:pStyle w:val="a8"/>
              <w:rPr>
                <w:color w:val="000000" w:themeColor="text1"/>
              </w:rPr>
            </w:pPr>
            <w:r w:rsidRPr="00E244B2">
              <w:rPr>
                <w:rFonts w:hint="eastAsia"/>
                <w:color w:val="000000" w:themeColor="text1"/>
              </w:rPr>
              <w:t>机组技术参数</w:t>
            </w:r>
          </w:p>
        </w:tc>
        <w:tc>
          <w:tcPr>
            <w:tcW w:w="450" w:type="pct"/>
            <w:vAlign w:val="center"/>
          </w:tcPr>
          <w:p w14:paraId="10E1B173"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3D613237" w14:textId="77777777" w:rsidR="004D580C" w:rsidRPr="00E244B2" w:rsidRDefault="004D580C" w:rsidP="00166A8B">
            <w:pPr>
              <w:pStyle w:val="a8"/>
              <w:rPr>
                <w:color w:val="000000" w:themeColor="text1"/>
              </w:rPr>
            </w:pPr>
            <w:r w:rsidRPr="00E244B2">
              <w:rPr>
                <w:rFonts w:hint="eastAsia"/>
                <w:color w:val="000000" w:themeColor="text1"/>
              </w:rPr>
              <w:t>6</w:t>
            </w:r>
          </w:p>
        </w:tc>
      </w:tr>
      <w:tr w:rsidR="004D580C" w:rsidRPr="00E244B2" w14:paraId="647E2814" w14:textId="77777777" w:rsidTr="00004CB4">
        <w:tc>
          <w:tcPr>
            <w:tcW w:w="833" w:type="pct"/>
            <w:vAlign w:val="center"/>
          </w:tcPr>
          <w:p w14:paraId="514C6B8F" w14:textId="77777777" w:rsidR="004D580C" w:rsidRPr="00E244B2" w:rsidRDefault="004D580C" w:rsidP="00166A8B">
            <w:pPr>
              <w:pStyle w:val="a8"/>
              <w:rPr>
                <w:color w:val="000000" w:themeColor="text1"/>
              </w:rPr>
            </w:pPr>
            <w:r w:rsidRPr="00E244B2">
              <w:rPr>
                <w:rFonts w:hint="eastAsia"/>
                <w:color w:val="000000" w:themeColor="text1"/>
              </w:rPr>
              <w:lastRenderedPageBreak/>
              <w:t>最大旋转备用容量</w:t>
            </w:r>
          </w:p>
        </w:tc>
        <w:tc>
          <w:tcPr>
            <w:tcW w:w="876" w:type="pct"/>
            <w:vAlign w:val="center"/>
          </w:tcPr>
          <w:p w14:paraId="7BC735B2" w14:textId="77777777" w:rsidR="004D580C" w:rsidRPr="00E244B2" w:rsidRDefault="004D580C" w:rsidP="00166A8B">
            <w:pPr>
              <w:pStyle w:val="a8"/>
              <w:rPr>
                <w:color w:val="000000" w:themeColor="text1"/>
              </w:rPr>
            </w:pPr>
            <w:r w:rsidRPr="00E244B2">
              <w:rPr>
                <w:color w:val="000000" w:themeColor="text1"/>
              </w:rPr>
              <w:object w:dxaOrig="660" w:dyaOrig="400" w14:anchorId="5ADE6CCF">
                <v:shape id="_x0000_i2115" type="#_x0000_t75" style="width:33.55pt;height:21.95pt" o:ole="">
                  <v:imagedata r:id="rId2100" o:title=""/>
                </v:shape>
                <o:OLEObject Type="Embed" ProgID="Equation.DSMT4" ShapeID="_x0000_i2115" DrawAspect="Content" ObjectID="_1852642012" r:id="rId2101"/>
              </w:object>
            </w:r>
          </w:p>
        </w:tc>
        <w:tc>
          <w:tcPr>
            <w:tcW w:w="1139" w:type="pct"/>
            <w:vAlign w:val="center"/>
          </w:tcPr>
          <w:p w14:paraId="2463EB52" w14:textId="77777777" w:rsidR="004D580C" w:rsidRPr="00E244B2" w:rsidRDefault="004D580C" w:rsidP="00166A8B">
            <w:pPr>
              <w:pStyle w:val="a8"/>
              <w:rPr>
                <w:color w:val="000000" w:themeColor="text1"/>
              </w:rPr>
            </w:pPr>
            <w:r w:rsidRPr="00E244B2">
              <w:rPr>
                <w:rFonts w:hint="eastAsia"/>
                <w:color w:val="000000" w:themeColor="text1"/>
              </w:rPr>
              <w:t>煤电机组最大可提供的向上旋转备用容量</w:t>
            </w:r>
          </w:p>
        </w:tc>
        <w:tc>
          <w:tcPr>
            <w:tcW w:w="441" w:type="pct"/>
            <w:vAlign w:val="center"/>
          </w:tcPr>
          <w:p w14:paraId="284773CB" w14:textId="77777777" w:rsidR="004D580C" w:rsidRPr="00E244B2" w:rsidRDefault="004D580C" w:rsidP="00166A8B">
            <w:pPr>
              <w:pStyle w:val="a8"/>
              <w:rPr>
                <w:color w:val="000000" w:themeColor="text1"/>
              </w:rPr>
            </w:pPr>
            <w:r w:rsidRPr="00E244B2">
              <w:rPr>
                <w:rFonts w:hint="eastAsia"/>
                <w:color w:val="000000" w:themeColor="text1"/>
              </w:rPr>
              <w:t>MW</w:t>
            </w:r>
          </w:p>
        </w:tc>
        <w:tc>
          <w:tcPr>
            <w:tcW w:w="589" w:type="pct"/>
            <w:vAlign w:val="center"/>
          </w:tcPr>
          <w:p w14:paraId="583205C4" w14:textId="77777777" w:rsidR="004D580C" w:rsidRPr="00E244B2" w:rsidRDefault="004D580C" w:rsidP="00166A8B">
            <w:pPr>
              <w:pStyle w:val="a8"/>
              <w:rPr>
                <w:color w:val="000000" w:themeColor="text1"/>
              </w:rPr>
            </w:pPr>
            <w:r w:rsidRPr="00E244B2">
              <w:rPr>
                <w:rFonts w:hint="eastAsia"/>
                <w:color w:val="000000" w:themeColor="text1"/>
              </w:rPr>
              <w:t>机组技术参数</w:t>
            </w:r>
          </w:p>
        </w:tc>
        <w:tc>
          <w:tcPr>
            <w:tcW w:w="450" w:type="pct"/>
            <w:vAlign w:val="center"/>
          </w:tcPr>
          <w:p w14:paraId="121413F0"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274D8899" w14:textId="77777777" w:rsidR="004D580C" w:rsidRPr="00E244B2" w:rsidRDefault="004D580C" w:rsidP="00166A8B">
            <w:pPr>
              <w:pStyle w:val="a8"/>
              <w:rPr>
                <w:color w:val="000000" w:themeColor="text1"/>
              </w:rPr>
            </w:pPr>
            <w:r w:rsidRPr="00E244B2">
              <w:rPr>
                <w:rFonts w:hint="eastAsia"/>
                <w:color w:val="000000" w:themeColor="text1"/>
              </w:rPr>
              <w:t>100</w:t>
            </w:r>
          </w:p>
        </w:tc>
      </w:tr>
      <w:tr w:rsidR="004D580C" w:rsidRPr="00E244B2" w14:paraId="5665CAA9" w14:textId="77777777" w:rsidTr="00004CB4">
        <w:tc>
          <w:tcPr>
            <w:tcW w:w="833" w:type="pct"/>
            <w:vAlign w:val="center"/>
          </w:tcPr>
          <w:p w14:paraId="56D46094" w14:textId="77777777" w:rsidR="004D580C" w:rsidRPr="00E244B2" w:rsidRDefault="004D580C" w:rsidP="00166A8B">
            <w:pPr>
              <w:pStyle w:val="a8"/>
              <w:rPr>
                <w:color w:val="000000" w:themeColor="text1"/>
              </w:rPr>
            </w:pPr>
            <w:r w:rsidRPr="00E244B2">
              <w:rPr>
                <w:rFonts w:hint="eastAsia"/>
                <w:color w:val="000000" w:themeColor="text1"/>
              </w:rPr>
              <w:t>计划检修状态</w:t>
            </w:r>
          </w:p>
        </w:tc>
        <w:tc>
          <w:tcPr>
            <w:tcW w:w="876" w:type="pct"/>
            <w:vAlign w:val="center"/>
          </w:tcPr>
          <w:p w14:paraId="2C89FB63" w14:textId="77777777" w:rsidR="004D580C" w:rsidRPr="00E244B2" w:rsidRDefault="004D580C" w:rsidP="00166A8B">
            <w:pPr>
              <w:pStyle w:val="a8"/>
              <w:rPr>
                <w:color w:val="000000" w:themeColor="text1"/>
              </w:rPr>
            </w:pPr>
            <w:r w:rsidRPr="00E244B2">
              <w:rPr>
                <w:color w:val="000000" w:themeColor="text1"/>
              </w:rPr>
              <w:object w:dxaOrig="620" w:dyaOrig="400" w14:anchorId="22011D5D">
                <v:shape id="_x0000_i2116" type="#_x0000_t75" style="width:29.3pt;height:21.95pt" o:ole="">
                  <v:imagedata r:id="rId2102" o:title=""/>
                </v:shape>
                <o:OLEObject Type="Embed" ProgID="Equation.DSMT4" ShapeID="_x0000_i2116" DrawAspect="Content" ObjectID="_1852642013" r:id="rId2103"/>
              </w:object>
            </w:r>
          </w:p>
        </w:tc>
        <w:tc>
          <w:tcPr>
            <w:tcW w:w="1139" w:type="pct"/>
            <w:vAlign w:val="center"/>
          </w:tcPr>
          <w:p w14:paraId="447DD4D7" w14:textId="77777777" w:rsidR="004D580C" w:rsidRPr="00E244B2" w:rsidRDefault="004D580C" w:rsidP="00166A8B">
            <w:pPr>
              <w:pStyle w:val="a8"/>
              <w:rPr>
                <w:color w:val="000000" w:themeColor="text1"/>
              </w:rPr>
            </w:pPr>
            <w:r w:rsidRPr="00E244B2">
              <w:rPr>
                <w:rFonts w:hint="eastAsia"/>
                <w:color w:val="000000" w:themeColor="text1"/>
              </w:rPr>
              <w:t>时段</w:t>
            </w:r>
            <w:r w:rsidRPr="00E244B2">
              <w:rPr>
                <w:rFonts w:hint="eastAsia"/>
                <w:color w:val="000000" w:themeColor="text1"/>
              </w:rPr>
              <w:t>t</w:t>
            </w:r>
            <w:r w:rsidRPr="00E244B2">
              <w:rPr>
                <w:rFonts w:hint="eastAsia"/>
                <w:color w:val="000000" w:themeColor="text1"/>
              </w:rPr>
              <w:t>机组计划检修状态，</w:t>
            </w:r>
            <w:r w:rsidRPr="00E244B2">
              <w:rPr>
                <w:rFonts w:hint="eastAsia"/>
                <w:color w:val="000000" w:themeColor="text1"/>
              </w:rPr>
              <w:t>1</w:t>
            </w:r>
            <w:r w:rsidRPr="00E244B2">
              <w:rPr>
                <w:rFonts w:hint="eastAsia"/>
                <w:color w:val="000000" w:themeColor="text1"/>
              </w:rPr>
              <w:t>表示检修，</w:t>
            </w:r>
            <w:r w:rsidRPr="00E244B2">
              <w:rPr>
                <w:rFonts w:hint="eastAsia"/>
                <w:color w:val="000000" w:themeColor="text1"/>
              </w:rPr>
              <w:t>0</w:t>
            </w:r>
            <w:r w:rsidRPr="00E244B2">
              <w:rPr>
                <w:rFonts w:hint="eastAsia"/>
                <w:color w:val="000000" w:themeColor="text1"/>
              </w:rPr>
              <w:t>表示无计划检修</w:t>
            </w:r>
          </w:p>
        </w:tc>
        <w:tc>
          <w:tcPr>
            <w:tcW w:w="441" w:type="pct"/>
            <w:vAlign w:val="center"/>
          </w:tcPr>
          <w:p w14:paraId="2A5B07B6" w14:textId="77777777" w:rsidR="004D580C" w:rsidRPr="00E244B2" w:rsidRDefault="004D580C" w:rsidP="00166A8B">
            <w:pPr>
              <w:pStyle w:val="a8"/>
              <w:rPr>
                <w:color w:val="000000" w:themeColor="text1"/>
              </w:rPr>
            </w:pPr>
            <w:r w:rsidRPr="00E244B2">
              <w:rPr>
                <w:rFonts w:hint="eastAsia"/>
                <w:color w:val="000000" w:themeColor="text1"/>
              </w:rPr>
              <w:t>0/1</w:t>
            </w:r>
          </w:p>
        </w:tc>
        <w:tc>
          <w:tcPr>
            <w:tcW w:w="589" w:type="pct"/>
            <w:vAlign w:val="center"/>
          </w:tcPr>
          <w:p w14:paraId="01438F29" w14:textId="77777777" w:rsidR="004D580C" w:rsidRPr="00E244B2" w:rsidRDefault="004D580C" w:rsidP="00166A8B">
            <w:pPr>
              <w:pStyle w:val="a8"/>
              <w:rPr>
                <w:color w:val="000000" w:themeColor="text1"/>
              </w:rPr>
            </w:pPr>
            <w:r w:rsidRPr="00E244B2">
              <w:rPr>
                <w:rFonts w:hint="eastAsia"/>
                <w:color w:val="000000" w:themeColor="text1"/>
              </w:rPr>
              <w:t>年度</w:t>
            </w:r>
            <w:r w:rsidRPr="00E244B2">
              <w:rPr>
                <w:rFonts w:hint="eastAsia"/>
                <w:color w:val="000000" w:themeColor="text1"/>
              </w:rPr>
              <w:t>/</w:t>
            </w:r>
            <w:r w:rsidRPr="00E244B2">
              <w:rPr>
                <w:rFonts w:hint="eastAsia"/>
                <w:color w:val="000000" w:themeColor="text1"/>
              </w:rPr>
              <w:t>月度检修计划</w:t>
            </w:r>
          </w:p>
        </w:tc>
        <w:tc>
          <w:tcPr>
            <w:tcW w:w="450" w:type="pct"/>
            <w:vAlign w:val="center"/>
          </w:tcPr>
          <w:p w14:paraId="17D7DAA9" w14:textId="77777777" w:rsidR="004D580C" w:rsidRPr="00E244B2" w:rsidRDefault="004D580C" w:rsidP="00166A8B">
            <w:pPr>
              <w:pStyle w:val="a8"/>
              <w:rPr>
                <w:color w:val="000000" w:themeColor="text1"/>
              </w:rPr>
            </w:pPr>
            <w:r w:rsidRPr="00E244B2">
              <w:rPr>
                <w:rFonts w:hint="eastAsia"/>
                <w:color w:val="000000" w:themeColor="text1"/>
              </w:rPr>
              <w:t>时段级</w:t>
            </w:r>
          </w:p>
        </w:tc>
        <w:tc>
          <w:tcPr>
            <w:tcW w:w="671" w:type="pct"/>
            <w:vAlign w:val="center"/>
          </w:tcPr>
          <w:p w14:paraId="4EEC32CD" w14:textId="77777777" w:rsidR="004D580C" w:rsidRPr="00E244B2" w:rsidRDefault="004D580C" w:rsidP="00166A8B">
            <w:pPr>
              <w:pStyle w:val="a8"/>
              <w:rPr>
                <w:color w:val="000000" w:themeColor="text1"/>
              </w:rPr>
            </w:pPr>
            <w:r w:rsidRPr="00E244B2">
              <w:rPr>
                <w:rFonts w:hint="eastAsia"/>
                <w:color w:val="000000" w:themeColor="text1"/>
              </w:rPr>
              <w:t>[0,0,1,1,</w:t>
            </w:r>
            <w:r w:rsidRPr="00E244B2">
              <w:rPr>
                <w:rFonts w:hint="eastAsia"/>
                <w:color w:val="000000" w:themeColor="text1"/>
              </w:rPr>
              <w:t>…</w:t>
            </w:r>
            <w:r w:rsidRPr="00E244B2">
              <w:rPr>
                <w:rFonts w:hint="eastAsia"/>
                <w:color w:val="000000" w:themeColor="text1"/>
              </w:rPr>
              <w:t>]</w:t>
            </w:r>
          </w:p>
        </w:tc>
      </w:tr>
      <w:tr w:rsidR="004D580C" w:rsidRPr="00E244B2" w14:paraId="6378ABA1" w14:textId="77777777" w:rsidTr="00004CB4">
        <w:tc>
          <w:tcPr>
            <w:tcW w:w="833" w:type="pct"/>
            <w:vAlign w:val="center"/>
          </w:tcPr>
          <w:p w14:paraId="1A1C9202" w14:textId="77777777" w:rsidR="004D580C" w:rsidRPr="00E244B2" w:rsidRDefault="004D580C" w:rsidP="00166A8B">
            <w:pPr>
              <w:pStyle w:val="a8"/>
              <w:rPr>
                <w:color w:val="000000" w:themeColor="text1"/>
              </w:rPr>
            </w:pPr>
            <w:r w:rsidRPr="00E244B2">
              <w:rPr>
                <w:rFonts w:hint="eastAsia"/>
                <w:color w:val="000000" w:themeColor="text1"/>
              </w:rPr>
              <w:t>燃料成本二次项系数</w:t>
            </w:r>
          </w:p>
        </w:tc>
        <w:tc>
          <w:tcPr>
            <w:tcW w:w="876" w:type="pct"/>
            <w:vAlign w:val="center"/>
          </w:tcPr>
          <w:p w14:paraId="551A1DAF" w14:textId="77777777" w:rsidR="004D580C" w:rsidRPr="00E244B2" w:rsidRDefault="004D580C" w:rsidP="00166A8B">
            <w:pPr>
              <w:pStyle w:val="a8"/>
              <w:rPr>
                <w:color w:val="000000" w:themeColor="text1"/>
              </w:rPr>
            </w:pPr>
            <w:r w:rsidRPr="00E244B2">
              <w:rPr>
                <w:color w:val="000000" w:themeColor="text1"/>
              </w:rPr>
              <w:object w:dxaOrig="480" w:dyaOrig="400" w14:anchorId="1FD03C4C">
                <v:shape id="_x0000_i2117" type="#_x0000_t75" style="width:24.4pt;height:21.95pt" o:ole="">
                  <v:imagedata r:id="rId2104" o:title=""/>
                </v:shape>
                <o:OLEObject Type="Embed" ProgID="Equation.DSMT4" ShapeID="_x0000_i2117" DrawAspect="Content" ObjectID="_1852642014" r:id="rId2105"/>
              </w:object>
            </w:r>
          </w:p>
        </w:tc>
        <w:tc>
          <w:tcPr>
            <w:tcW w:w="1139" w:type="pct"/>
            <w:vAlign w:val="center"/>
          </w:tcPr>
          <w:p w14:paraId="65F19CF0" w14:textId="77777777" w:rsidR="004D580C" w:rsidRPr="00E244B2" w:rsidRDefault="004D580C" w:rsidP="00166A8B">
            <w:pPr>
              <w:pStyle w:val="a8"/>
              <w:rPr>
                <w:color w:val="000000" w:themeColor="text1"/>
              </w:rPr>
            </w:pPr>
            <w:r w:rsidRPr="00E244B2">
              <w:rPr>
                <w:rFonts w:hint="eastAsia"/>
                <w:color w:val="000000" w:themeColor="text1"/>
              </w:rPr>
              <w:t>煤电机组燃料成本二次函数的二次项系数</w:t>
            </w:r>
          </w:p>
        </w:tc>
        <w:tc>
          <w:tcPr>
            <w:tcW w:w="441" w:type="pct"/>
            <w:vAlign w:val="center"/>
          </w:tcPr>
          <w:p w14:paraId="011E7F47" w14:textId="77777777" w:rsidR="004D580C" w:rsidRPr="00E244B2" w:rsidRDefault="004D580C" w:rsidP="00166A8B">
            <w:pPr>
              <w:pStyle w:val="a8"/>
              <w:rPr>
                <w:color w:val="000000" w:themeColor="text1"/>
              </w:rPr>
            </w:pPr>
            <w:r w:rsidRPr="00E244B2">
              <w:rPr>
                <w:rFonts w:hint="eastAsia"/>
                <w:color w:val="000000" w:themeColor="text1"/>
              </w:rPr>
              <w:t>与成本函数匹配</w:t>
            </w:r>
          </w:p>
        </w:tc>
        <w:tc>
          <w:tcPr>
            <w:tcW w:w="589" w:type="pct"/>
            <w:vAlign w:val="center"/>
          </w:tcPr>
          <w:p w14:paraId="0A058357" w14:textId="77777777" w:rsidR="004D580C" w:rsidRPr="00E244B2" w:rsidRDefault="004D580C" w:rsidP="00166A8B">
            <w:pPr>
              <w:pStyle w:val="a8"/>
              <w:rPr>
                <w:color w:val="000000" w:themeColor="text1"/>
              </w:rPr>
            </w:pPr>
            <w:r w:rsidRPr="00E244B2">
              <w:rPr>
                <w:rFonts w:hint="eastAsia"/>
                <w:color w:val="000000" w:themeColor="text1"/>
              </w:rPr>
              <w:t>机组经济参数</w:t>
            </w:r>
          </w:p>
        </w:tc>
        <w:tc>
          <w:tcPr>
            <w:tcW w:w="450" w:type="pct"/>
            <w:vAlign w:val="center"/>
          </w:tcPr>
          <w:p w14:paraId="108C4B18"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71299652"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5A4A9C12" w14:textId="77777777" w:rsidTr="00004CB4">
        <w:tc>
          <w:tcPr>
            <w:tcW w:w="833" w:type="pct"/>
            <w:vAlign w:val="center"/>
          </w:tcPr>
          <w:p w14:paraId="275D2E02" w14:textId="77777777" w:rsidR="004D580C" w:rsidRPr="00E244B2" w:rsidRDefault="004D580C" w:rsidP="00166A8B">
            <w:pPr>
              <w:pStyle w:val="a8"/>
              <w:rPr>
                <w:color w:val="000000" w:themeColor="text1"/>
              </w:rPr>
            </w:pPr>
            <w:r w:rsidRPr="00E244B2">
              <w:rPr>
                <w:rFonts w:hint="eastAsia"/>
                <w:color w:val="000000" w:themeColor="text1"/>
              </w:rPr>
              <w:t>燃料成本一次项系数</w:t>
            </w:r>
          </w:p>
        </w:tc>
        <w:tc>
          <w:tcPr>
            <w:tcW w:w="876" w:type="pct"/>
            <w:vAlign w:val="center"/>
          </w:tcPr>
          <w:p w14:paraId="3CBAD97E" w14:textId="77777777" w:rsidR="004D580C" w:rsidRPr="00E244B2" w:rsidRDefault="004D580C" w:rsidP="00166A8B">
            <w:pPr>
              <w:pStyle w:val="a8"/>
              <w:rPr>
                <w:color w:val="000000" w:themeColor="text1"/>
              </w:rPr>
            </w:pPr>
            <w:r w:rsidRPr="00E244B2">
              <w:rPr>
                <w:color w:val="000000" w:themeColor="text1"/>
              </w:rPr>
              <w:object w:dxaOrig="460" w:dyaOrig="400" w14:anchorId="12A5FC57">
                <v:shape id="_x0000_i2118" type="#_x0000_t75" style="width:21.95pt;height:21.95pt" o:ole="">
                  <v:imagedata r:id="rId2106" o:title=""/>
                </v:shape>
                <o:OLEObject Type="Embed" ProgID="Equation.DSMT4" ShapeID="_x0000_i2118" DrawAspect="Content" ObjectID="_1852642015" r:id="rId2107"/>
              </w:object>
            </w:r>
          </w:p>
        </w:tc>
        <w:tc>
          <w:tcPr>
            <w:tcW w:w="1139" w:type="pct"/>
            <w:vAlign w:val="center"/>
          </w:tcPr>
          <w:p w14:paraId="67369DA6" w14:textId="77777777" w:rsidR="004D580C" w:rsidRPr="00E244B2" w:rsidRDefault="004D580C" w:rsidP="00166A8B">
            <w:pPr>
              <w:pStyle w:val="a8"/>
              <w:rPr>
                <w:color w:val="000000" w:themeColor="text1"/>
              </w:rPr>
            </w:pPr>
            <w:r w:rsidRPr="00E244B2">
              <w:rPr>
                <w:rFonts w:hint="eastAsia"/>
                <w:color w:val="000000" w:themeColor="text1"/>
              </w:rPr>
              <w:t>煤电机组燃料成本二次函数的一次项系数</w:t>
            </w:r>
          </w:p>
        </w:tc>
        <w:tc>
          <w:tcPr>
            <w:tcW w:w="441" w:type="pct"/>
            <w:vAlign w:val="center"/>
          </w:tcPr>
          <w:p w14:paraId="354AD235" w14:textId="77777777" w:rsidR="004D580C" w:rsidRPr="00E244B2" w:rsidRDefault="004D580C" w:rsidP="00166A8B">
            <w:pPr>
              <w:pStyle w:val="a8"/>
              <w:rPr>
                <w:color w:val="000000" w:themeColor="text1"/>
              </w:rPr>
            </w:pPr>
            <w:r w:rsidRPr="00E244B2">
              <w:rPr>
                <w:rFonts w:hint="eastAsia"/>
                <w:color w:val="000000" w:themeColor="text1"/>
              </w:rPr>
              <w:t>与成本函数匹配</w:t>
            </w:r>
          </w:p>
        </w:tc>
        <w:tc>
          <w:tcPr>
            <w:tcW w:w="589" w:type="pct"/>
            <w:vAlign w:val="center"/>
          </w:tcPr>
          <w:p w14:paraId="126EFA1F" w14:textId="77777777" w:rsidR="004D580C" w:rsidRPr="00E244B2" w:rsidRDefault="004D580C" w:rsidP="00166A8B">
            <w:pPr>
              <w:pStyle w:val="a8"/>
              <w:rPr>
                <w:color w:val="000000" w:themeColor="text1"/>
              </w:rPr>
            </w:pPr>
            <w:r w:rsidRPr="00E244B2">
              <w:rPr>
                <w:rFonts w:hint="eastAsia"/>
                <w:color w:val="000000" w:themeColor="text1"/>
              </w:rPr>
              <w:t>机组经济参数</w:t>
            </w:r>
          </w:p>
        </w:tc>
        <w:tc>
          <w:tcPr>
            <w:tcW w:w="450" w:type="pct"/>
            <w:vAlign w:val="center"/>
          </w:tcPr>
          <w:p w14:paraId="467E39F3"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7381EC13"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18F6BD4F" w14:textId="77777777" w:rsidTr="00004CB4">
        <w:tc>
          <w:tcPr>
            <w:tcW w:w="833" w:type="pct"/>
            <w:vAlign w:val="center"/>
          </w:tcPr>
          <w:p w14:paraId="7B525273" w14:textId="77777777" w:rsidR="004D580C" w:rsidRPr="00E244B2" w:rsidRDefault="004D580C" w:rsidP="00166A8B">
            <w:pPr>
              <w:pStyle w:val="a8"/>
              <w:rPr>
                <w:color w:val="000000" w:themeColor="text1"/>
              </w:rPr>
            </w:pPr>
            <w:r w:rsidRPr="00E244B2">
              <w:rPr>
                <w:rFonts w:hint="eastAsia"/>
                <w:color w:val="000000" w:themeColor="text1"/>
              </w:rPr>
              <w:t>燃料成本常数项系数</w:t>
            </w:r>
          </w:p>
        </w:tc>
        <w:tc>
          <w:tcPr>
            <w:tcW w:w="876" w:type="pct"/>
            <w:vAlign w:val="center"/>
          </w:tcPr>
          <w:p w14:paraId="203205E8" w14:textId="77777777" w:rsidR="004D580C" w:rsidRPr="00E244B2" w:rsidRDefault="004D580C" w:rsidP="00166A8B">
            <w:pPr>
              <w:pStyle w:val="a8"/>
              <w:rPr>
                <w:color w:val="000000" w:themeColor="text1"/>
              </w:rPr>
            </w:pPr>
            <w:r w:rsidRPr="00E244B2">
              <w:rPr>
                <w:color w:val="000000" w:themeColor="text1"/>
              </w:rPr>
              <w:object w:dxaOrig="460" w:dyaOrig="400" w14:anchorId="04CE4916">
                <v:shape id="_x0000_i2119" type="#_x0000_t75" style="width:21.95pt;height:21.95pt" o:ole="">
                  <v:imagedata r:id="rId2108" o:title=""/>
                </v:shape>
                <o:OLEObject Type="Embed" ProgID="Equation.DSMT4" ShapeID="_x0000_i2119" DrawAspect="Content" ObjectID="_1852642016" r:id="rId2109"/>
              </w:object>
            </w:r>
          </w:p>
        </w:tc>
        <w:tc>
          <w:tcPr>
            <w:tcW w:w="1139" w:type="pct"/>
            <w:vAlign w:val="center"/>
          </w:tcPr>
          <w:p w14:paraId="3A196023" w14:textId="77777777" w:rsidR="004D580C" w:rsidRPr="00E244B2" w:rsidRDefault="004D580C" w:rsidP="00166A8B">
            <w:pPr>
              <w:pStyle w:val="a8"/>
              <w:rPr>
                <w:color w:val="000000" w:themeColor="text1"/>
              </w:rPr>
            </w:pPr>
            <w:r w:rsidRPr="00E244B2">
              <w:rPr>
                <w:rFonts w:hint="eastAsia"/>
                <w:color w:val="000000" w:themeColor="text1"/>
              </w:rPr>
              <w:t>机组维持最低热力状态对应的空载燃料成本参数</w:t>
            </w:r>
          </w:p>
        </w:tc>
        <w:tc>
          <w:tcPr>
            <w:tcW w:w="441" w:type="pct"/>
            <w:vAlign w:val="center"/>
          </w:tcPr>
          <w:p w14:paraId="7A89E3CC" w14:textId="77777777" w:rsidR="004D580C" w:rsidRPr="00E244B2" w:rsidRDefault="004D580C" w:rsidP="00166A8B">
            <w:pPr>
              <w:pStyle w:val="a8"/>
              <w:rPr>
                <w:color w:val="000000" w:themeColor="text1"/>
              </w:rPr>
            </w:pPr>
            <w:r w:rsidRPr="00E244B2">
              <w:rPr>
                <w:rFonts w:hint="eastAsia"/>
                <w:color w:val="000000" w:themeColor="text1"/>
              </w:rPr>
              <w:t>与成本函数匹配</w:t>
            </w:r>
          </w:p>
        </w:tc>
        <w:tc>
          <w:tcPr>
            <w:tcW w:w="589" w:type="pct"/>
            <w:vAlign w:val="center"/>
          </w:tcPr>
          <w:p w14:paraId="16F4F515" w14:textId="77777777" w:rsidR="004D580C" w:rsidRPr="00E244B2" w:rsidRDefault="004D580C" w:rsidP="00166A8B">
            <w:pPr>
              <w:pStyle w:val="a8"/>
              <w:rPr>
                <w:color w:val="000000" w:themeColor="text1"/>
              </w:rPr>
            </w:pPr>
            <w:r w:rsidRPr="00E244B2">
              <w:rPr>
                <w:rFonts w:hint="eastAsia"/>
                <w:color w:val="000000" w:themeColor="text1"/>
              </w:rPr>
              <w:t>机组经济参数</w:t>
            </w:r>
          </w:p>
        </w:tc>
        <w:tc>
          <w:tcPr>
            <w:tcW w:w="450" w:type="pct"/>
            <w:vAlign w:val="center"/>
          </w:tcPr>
          <w:p w14:paraId="4E6AF6BA"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78881E13"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0A34DE2F" w14:textId="77777777" w:rsidTr="00004CB4">
        <w:tc>
          <w:tcPr>
            <w:tcW w:w="833" w:type="pct"/>
            <w:vAlign w:val="center"/>
          </w:tcPr>
          <w:p w14:paraId="4CC943A9" w14:textId="77777777" w:rsidR="004D580C" w:rsidRPr="00E244B2" w:rsidRDefault="004D580C" w:rsidP="00166A8B">
            <w:pPr>
              <w:pStyle w:val="a8"/>
              <w:rPr>
                <w:color w:val="000000" w:themeColor="text1"/>
              </w:rPr>
            </w:pPr>
            <w:r w:rsidRPr="00E244B2">
              <w:rPr>
                <w:rFonts w:hint="eastAsia"/>
                <w:color w:val="000000" w:themeColor="text1"/>
              </w:rPr>
              <w:t>单位容量固定运维成本</w:t>
            </w:r>
          </w:p>
        </w:tc>
        <w:tc>
          <w:tcPr>
            <w:tcW w:w="876" w:type="pct"/>
            <w:vAlign w:val="center"/>
          </w:tcPr>
          <w:p w14:paraId="60357A91" w14:textId="77777777" w:rsidR="004D580C" w:rsidRPr="00E244B2" w:rsidRDefault="004D580C" w:rsidP="00166A8B">
            <w:pPr>
              <w:pStyle w:val="a8"/>
              <w:rPr>
                <w:color w:val="000000" w:themeColor="text1"/>
              </w:rPr>
            </w:pPr>
            <w:r w:rsidRPr="00E244B2">
              <w:rPr>
                <w:color w:val="000000" w:themeColor="text1"/>
              </w:rPr>
              <w:object w:dxaOrig="660" w:dyaOrig="400" w14:anchorId="78D67C4C">
                <v:shape id="_x0000_i2120" type="#_x0000_t75" style="width:33.55pt;height:21.95pt" o:ole="">
                  <v:imagedata r:id="rId2110" o:title=""/>
                </v:shape>
                <o:OLEObject Type="Embed" ProgID="Equation.DSMT4" ShapeID="_x0000_i2120" DrawAspect="Content" ObjectID="_1852642017" r:id="rId2111"/>
              </w:object>
            </w:r>
          </w:p>
        </w:tc>
        <w:tc>
          <w:tcPr>
            <w:tcW w:w="1139" w:type="pct"/>
            <w:vAlign w:val="center"/>
          </w:tcPr>
          <w:p w14:paraId="7EABF426" w14:textId="77777777" w:rsidR="004D580C" w:rsidRPr="00E244B2" w:rsidRDefault="004D580C" w:rsidP="00166A8B">
            <w:pPr>
              <w:pStyle w:val="a8"/>
              <w:rPr>
                <w:color w:val="000000" w:themeColor="text1"/>
              </w:rPr>
            </w:pPr>
            <w:r w:rsidRPr="00E244B2">
              <w:rPr>
                <w:rFonts w:hint="eastAsia"/>
                <w:color w:val="000000" w:themeColor="text1"/>
              </w:rPr>
              <w:t>煤电机组单位装机容量固定运行维护成本</w:t>
            </w:r>
          </w:p>
        </w:tc>
        <w:tc>
          <w:tcPr>
            <w:tcW w:w="441" w:type="pct"/>
            <w:vAlign w:val="center"/>
          </w:tcPr>
          <w:p w14:paraId="25C25017" w14:textId="77777777" w:rsidR="004D580C" w:rsidRPr="00E244B2" w:rsidRDefault="004D580C" w:rsidP="00166A8B">
            <w:pPr>
              <w:pStyle w:val="a8"/>
              <w:rPr>
                <w:color w:val="000000" w:themeColor="text1"/>
              </w:rPr>
            </w:pPr>
            <w:r w:rsidRPr="00E244B2">
              <w:rPr>
                <w:rFonts w:hint="eastAsia"/>
                <w:color w:val="000000" w:themeColor="text1"/>
              </w:rPr>
              <w:t>元</w:t>
            </w:r>
            <w:r w:rsidRPr="00E244B2">
              <w:rPr>
                <w:rFonts w:hint="eastAsia"/>
                <w:color w:val="000000" w:themeColor="text1"/>
              </w:rPr>
              <w:t>/MW</w:t>
            </w:r>
          </w:p>
        </w:tc>
        <w:tc>
          <w:tcPr>
            <w:tcW w:w="589" w:type="pct"/>
            <w:vAlign w:val="center"/>
          </w:tcPr>
          <w:p w14:paraId="2A87469E" w14:textId="77777777" w:rsidR="004D580C" w:rsidRPr="00E244B2" w:rsidRDefault="004D580C" w:rsidP="00166A8B">
            <w:pPr>
              <w:pStyle w:val="a8"/>
              <w:rPr>
                <w:color w:val="000000" w:themeColor="text1"/>
              </w:rPr>
            </w:pPr>
            <w:r w:rsidRPr="00E244B2">
              <w:rPr>
                <w:rFonts w:hint="eastAsia"/>
                <w:color w:val="000000" w:themeColor="text1"/>
              </w:rPr>
              <w:t>经济参数</w:t>
            </w:r>
          </w:p>
        </w:tc>
        <w:tc>
          <w:tcPr>
            <w:tcW w:w="450" w:type="pct"/>
            <w:vAlign w:val="center"/>
          </w:tcPr>
          <w:p w14:paraId="22ACE115"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5D43B99F"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48A04134" w14:textId="77777777" w:rsidTr="00004CB4">
        <w:tc>
          <w:tcPr>
            <w:tcW w:w="833" w:type="pct"/>
            <w:vAlign w:val="center"/>
          </w:tcPr>
          <w:p w14:paraId="293C6740" w14:textId="77777777" w:rsidR="004D580C" w:rsidRPr="00E244B2" w:rsidRDefault="004D580C" w:rsidP="00166A8B">
            <w:pPr>
              <w:pStyle w:val="a8"/>
              <w:rPr>
                <w:color w:val="000000" w:themeColor="text1"/>
              </w:rPr>
            </w:pPr>
            <w:r w:rsidRPr="00E244B2">
              <w:rPr>
                <w:rFonts w:hint="eastAsia"/>
                <w:color w:val="000000" w:themeColor="text1"/>
              </w:rPr>
              <w:t>单次启动成本</w:t>
            </w:r>
          </w:p>
        </w:tc>
        <w:tc>
          <w:tcPr>
            <w:tcW w:w="876" w:type="pct"/>
            <w:vAlign w:val="center"/>
          </w:tcPr>
          <w:p w14:paraId="0D51C23E" w14:textId="77777777" w:rsidR="004D580C" w:rsidRPr="00E244B2" w:rsidRDefault="004D580C" w:rsidP="00166A8B">
            <w:pPr>
              <w:pStyle w:val="a8"/>
              <w:rPr>
                <w:color w:val="000000" w:themeColor="text1"/>
              </w:rPr>
            </w:pPr>
            <w:r w:rsidRPr="00E244B2">
              <w:rPr>
                <w:color w:val="000000" w:themeColor="text1"/>
              </w:rPr>
              <w:object w:dxaOrig="520" w:dyaOrig="400" w14:anchorId="576B6F5C">
                <v:shape id="_x0000_i2121" type="#_x0000_t75" style="width:24.4pt;height:21.95pt" o:ole="">
                  <v:imagedata r:id="rId2112" o:title=""/>
                </v:shape>
                <o:OLEObject Type="Embed" ProgID="Equation.DSMT4" ShapeID="_x0000_i2121" DrawAspect="Content" ObjectID="_1852642018" r:id="rId2113"/>
              </w:object>
            </w:r>
          </w:p>
        </w:tc>
        <w:tc>
          <w:tcPr>
            <w:tcW w:w="1139" w:type="pct"/>
            <w:vAlign w:val="center"/>
          </w:tcPr>
          <w:p w14:paraId="14957CA6" w14:textId="77777777" w:rsidR="004D580C" w:rsidRPr="00E244B2" w:rsidRDefault="004D580C" w:rsidP="00166A8B">
            <w:pPr>
              <w:pStyle w:val="a8"/>
              <w:rPr>
                <w:color w:val="000000" w:themeColor="text1"/>
              </w:rPr>
            </w:pPr>
            <w:r w:rsidRPr="00E244B2">
              <w:rPr>
                <w:rFonts w:hint="eastAsia"/>
                <w:color w:val="000000" w:themeColor="text1"/>
              </w:rPr>
              <w:t>煤电机组单次启动产生的成本</w:t>
            </w:r>
          </w:p>
        </w:tc>
        <w:tc>
          <w:tcPr>
            <w:tcW w:w="441" w:type="pct"/>
            <w:vAlign w:val="center"/>
          </w:tcPr>
          <w:p w14:paraId="45DBA1A7" w14:textId="77777777" w:rsidR="004D580C" w:rsidRPr="00E244B2" w:rsidRDefault="004D580C" w:rsidP="00166A8B">
            <w:pPr>
              <w:pStyle w:val="a8"/>
              <w:rPr>
                <w:color w:val="000000" w:themeColor="text1"/>
              </w:rPr>
            </w:pPr>
            <w:r w:rsidRPr="00E244B2">
              <w:rPr>
                <w:rFonts w:hint="eastAsia"/>
                <w:color w:val="000000" w:themeColor="text1"/>
              </w:rPr>
              <w:t>元</w:t>
            </w:r>
            <w:r w:rsidRPr="00E244B2">
              <w:rPr>
                <w:rFonts w:hint="eastAsia"/>
                <w:color w:val="000000" w:themeColor="text1"/>
              </w:rPr>
              <w:t>/</w:t>
            </w:r>
            <w:r w:rsidRPr="00E244B2">
              <w:rPr>
                <w:rFonts w:hint="eastAsia"/>
                <w:color w:val="000000" w:themeColor="text1"/>
              </w:rPr>
              <w:t>次</w:t>
            </w:r>
          </w:p>
        </w:tc>
        <w:tc>
          <w:tcPr>
            <w:tcW w:w="589" w:type="pct"/>
            <w:vAlign w:val="center"/>
          </w:tcPr>
          <w:p w14:paraId="15D56A19" w14:textId="77777777" w:rsidR="004D580C" w:rsidRPr="00E244B2" w:rsidRDefault="004D580C" w:rsidP="00166A8B">
            <w:pPr>
              <w:pStyle w:val="a8"/>
              <w:rPr>
                <w:color w:val="000000" w:themeColor="text1"/>
              </w:rPr>
            </w:pPr>
            <w:r w:rsidRPr="00E244B2">
              <w:rPr>
                <w:rFonts w:hint="eastAsia"/>
                <w:color w:val="000000" w:themeColor="text1"/>
              </w:rPr>
              <w:t>经济参数</w:t>
            </w:r>
          </w:p>
        </w:tc>
        <w:tc>
          <w:tcPr>
            <w:tcW w:w="450" w:type="pct"/>
            <w:vAlign w:val="center"/>
          </w:tcPr>
          <w:p w14:paraId="3754002C"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2C976F94"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693AFA2E" w14:textId="77777777" w:rsidTr="00004CB4">
        <w:tc>
          <w:tcPr>
            <w:tcW w:w="833" w:type="pct"/>
            <w:vAlign w:val="center"/>
          </w:tcPr>
          <w:p w14:paraId="46F249D2" w14:textId="77777777" w:rsidR="004D580C" w:rsidRPr="00E244B2" w:rsidRDefault="004D580C" w:rsidP="00166A8B">
            <w:pPr>
              <w:pStyle w:val="a8"/>
              <w:rPr>
                <w:color w:val="000000" w:themeColor="text1"/>
              </w:rPr>
            </w:pPr>
            <w:r w:rsidRPr="00E244B2">
              <w:rPr>
                <w:rFonts w:hint="eastAsia"/>
                <w:color w:val="000000" w:themeColor="text1"/>
              </w:rPr>
              <w:t>单次停机成本</w:t>
            </w:r>
          </w:p>
        </w:tc>
        <w:tc>
          <w:tcPr>
            <w:tcW w:w="876" w:type="pct"/>
            <w:vAlign w:val="center"/>
          </w:tcPr>
          <w:p w14:paraId="5806E6A3" w14:textId="77777777" w:rsidR="004D580C" w:rsidRPr="00E244B2" w:rsidRDefault="004D580C" w:rsidP="00166A8B">
            <w:pPr>
              <w:pStyle w:val="a8"/>
              <w:rPr>
                <w:color w:val="000000" w:themeColor="text1"/>
              </w:rPr>
            </w:pPr>
            <w:r w:rsidRPr="00E244B2">
              <w:rPr>
                <w:color w:val="000000" w:themeColor="text1"/>
              </w:rPr>
              <w:object w:dxaOrig="540" w:dyaOrig="400" w14:anchorId="4F9C1116">
                <v:shape id="_x0000_i2122" type="#_x0000_t75" style="width:24.4pt;height:21.95pt" o:ole="">
                  <v:imagedata r:id="rId2114" o:title=""/>
                </v:shape>
                <o:OLEObject Type="Embed" ProgID="Equation.DSMT4" ShapeID="_x0000_i2122" DrawAspect="Content" ObjectID="_1852642019" r:id="rId2115"/>
              </w:object>
            </w:r>
          </w:p>
        </w:tc>
        <w:tc>
          <w:tcPr>
            <w:tcW w:w="1139" w:type="pct"/>
            <w:vAlign w:val="center"/>
          </w:tcPr>
          <w:p w14:paraId="1BCAE3E4" w14:textId="77777777" w:rsidR="004D580C" w:rsidRPr="00E244B2" w:rsidRDefault="004D580C" w:rsidP="00166A8B">
            <w:pPr>
              <w:pStyle w:val="a8"/>
              <w:rPr>
                <w:color w:val="000000" w:themeColor="text1"/>
              </w:rPr>
            </w:pPr>
            <w:r w:rsidRPr="00E244B2">
              <w:rPr>
                <w:rFonts w:hint="eastAsia"/>
                <w:color w:val="000000" w:themeColor="text1"/>
              </w:rPr>
              <w:t>煤电机组单次停机产生的成本</w:t>
            </w:r>
          </w:p>
        </w:tc>
        <w:tc>
          <w:tcPr>
            <w:tcW w:w="441" w:type="pct"/>
            <w:vAlign w:val="center"/>
          </w:tcPr>
          <w:p w14:paraId="51957227" w14:textId="77777777" w:rsidR="004D580C" w:rsidRPr="00E244B2" w:rsidRDefault="004D580C" w:rsidP="00166A8B">
            <w:pPr>
              <w:pStyle w:val="a8"/>
              <w:rPr>
                <w:color w:val="000000" w:themeColor="text1"/>
              </w:rPr>
            </w:pPr>
            <w:r w:rsidRPr="00E244B2">
              <w:rPr>
                <w:rFonts w:hint="eastAsia"/>
                <w:color w:val="000000" w:themeColor="text1"/>
              </w:rPr>
              <w:t>元</w:t>
            </w:r>
            <w:r w:rsidRPr="00E244B2">
              <w:rPr>
                <w:rFonts w:hint="eastAsia"/>
                <w:color w:val="000000" w:themeColor="text1"/>
              </w:rPr>
              <w:t>/</w:t>
            </w:r>
            <w:r w:rsidRPr="00E244B2">
              <w:rPr>
                <w:rFonts w:hint="eastAsia"/>
                <w:color w:val="000000" w:themeColor="text1"/>
              </w:rPr>
              <w:t>次</w:t>
            </w:r>
          </w:p>
        </w:tc>
        <w:tc>
          <w:tcPr>
            <w:tcW w:w="589" w:type="pct"/>
            <w:vAlign w:val="center"/>
          </w:tcPr>
          <w:p w14:paraId="6D491137" w14:textId="77777777" w:rsidR="004D580C" w:rsidRPr="00E244B2" w:rsidRDefault="004D580C" w:rsidP="00166A8B">
            <w:pPr>
              <w:pStyle w:val="a8"/>
              <w:rPr>
                <w:color w:val="000000" w:themeColor="text1"/>
              </w:rPr>
            </w:pPr>
            <w:r w:rsidRPr="00E244B2">
              <w:rPr>
                <w:rFonts w:hint="eastAsia"/>
                <w:color w:val="000000" w:themeColor="text1"/>
              </w:rPr>
              <w:t>经济参数</w:t>
            </w:r>
          </w:p>
        </w:tc>
        <w:tc>
          <w:tcPr>
            <w:tcW w:w="450" w:type="pct"/>
            <w:vAlign w:val="center"/>
          </w:tcPr>
          <w:p w14:paraId="27265D06"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05CB7458"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76D9C0E7" w14:textId="77777777" w:rsidTr="00004CB4">
        <w:tc>
          <w:tcPr>
            <w:tcW w:w="833" w:type="pct"/>
            <w:vAlign w:val="center"/>
          </w:tcPr>
          <w:p w14:paraId="169CA8FB" w14:textId="77777777" w:rsidR="004D580C" w:rsidRPr="00E244B2" w:rsidRDefault="004D580C" w:rsidP="00166A8B">
            <w:pPr>
              <w:pStyle w:val="a8"/>
              <w:rPr>
                <w:color w:val="000000" w:themeColor="text1"/>
              </w:rPr>
            </w:pPr>
            <w:r w:rsidRPr="00E244B2">
              <w:rPr>
                <w:rFonts w:hint="eastAsia"/>
                <w:color w:val="000000" w:themeColor="text1"/>
              </w:rPr>
              <w:t>CO</w:t>
            </w:r>
            <w:r w:rsidRPr="00E244B2">
              <w:rPr>
                <w:rFonts w:ascii="Cambria Math" w:hAnsi="Cambria Math" w:cs="Cambria Math"/>
                <w:color w:val="000000" w:themeColor="text1"/>
              </w:rPr>
              <w:t>₂</w:t>
            </w:r>
            <w:r w:rsidRPr="00E244B2">
              <w:rPr>
                <w:rFonts w:eastAsia="宋体" w:hint="eastAsia"/>
                <w:color w:val="000000" w:themeColor="text1"/>
              </w:rPr>
              <w:t>单位排放成</w:t>
            </w:r>
            <w:r w:rsidRPr="00E244B2">
              <w:rPr>
                <w:rFonts w:hint="eastAsia"/>
                <w:color w:val="000000" w:themeColor="text1"/>
              </w:rPr>
              <w:t>本</w:t>
            </w:r>
          </w:p>
        </w:tc>
        <w:tc>
          <w:tcPr>
            <w:tcW w:w="876" w:type="pct"/>
            <w:vAlign w:val="center"/>
          </w:tcPr>
          <w:p w14:paraId="130B58BD" w14:textId="77777777" w:rsidR="004D580C" w:rsidRPr="00E244B2" w:rsidRDefault="004D580C" w:rsidP="00166A8B">
            <w:pPr>
              <w:pStyle w:val="a8"/>
              <w:rPr>
                <w:color w:val="000000" w:themeColor="text1"/>
              </w:rPr>
            </w:pPr>
            <w:r w:rsidRPr="00E244B2">
              <w:rPr>
                <w:color w:val="000000" w:themeColor="text1"/>
              </w:rPr>
              <w:object w:dxaOrig="499" w:dyaOrig="320" w14:anchorId="31484BB7">
                <v:shape id="_x0000_i2123" type="#_x0000_t75" style="width:24.4pt;height:16.45pt" o:ole="">
                  <v:imagedata r:id="rId2116" o:title=""/>
                </v:shape>
                <o:OLEObject Type="Embed" ProgID="Equation.DSMT4" ShapeID="_x0000_i2123" DrawAspect="Content" ObjectID="_1852642020" r:id="rId2117"/>
              </w:object>
            </w:r>
          </w:p>
        </w:tc>
        <w:tc>
          <w:tcPr>
            <w:tcW w:w="1139" w:type="pct"/>
            <w:vAlign w:val="center"/>
          </w:tcPr>
          <w:p w14:paraId="3557FCF0" w14:textId="77777777" w:rsidR="004D580C" w:rsidRPr="00E244B2" w:rsidRDefault="004D580C" w:rsidP="00166A8B">
            <w:pPr>
              <w:pStyle w:val="a8"/>
              <w:rPr>
                <w:color w:val="000000" w:themeColor="text1"/>
              </w:rPr>
            </w:pPr>
            <w:r w:rsidRPr="00E244B2">
              <w:rPr>
                <w:rFonts w:hint="eastAsia"/>
                <w:color w:val="000000" w:themeColor="text1"/>
              </w:rPr>
              <w:t>单位</w:t>
            </w:r>
            <w:r w:rsidRPr="00E244B2">
              <w:rPr>
                <w:rFonts w:hint="eastAsia"/>
                <w:color w:val="000000" w:themeColor="text1"/>
              </w:rPr>
              <w:t>CO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排放对应的成</w:t>
            </w:r>
            <w:r w:rsidRPr="00E244B2">
              <w:rPr>
                <w:rFonts w:hint="eastAsia"/>
                <w:color w:val="000000" w:themeColor="text1"/>
              </w:rPr>
              <w:t>本</w:t>
            </w:r>
          </w:p>
        </w:tc>
        <w:tc>
          <w:tcPr>
            <w:tcW w:w="441" w:type="pct"/>
            <w:vAlign w:val="center"/>
          </w:tcPr>
          <w:p w14:paraId="0B8F5876" w14:textId="77777777" w:rsidR="004D580C" w:rsidRPr="00E244B2" w:rsidRDefault="004D580C" w:rsidP="00166A8B">
            <w:pPr>
              <w:pStyle w:val="a8"/>
              <w:rPr>
                <w:color w:val="000000" w:themeColor="text1"/>
              </w:rPr>
            </w:pPr>
            <w:r w:rsidRPr="00E244B2">
              <w:rPr>
                <w:rFonts w:hint="eastAsia"/>
                <w:color w:val="000000" w:themeColor="text1"/>
              </w:rPr>
              <w:t>元</w:t>
            </w:r>
            <w:r w:rsidRPr="00E244B2">
              <w:rPr>
                <w:rFonts w:hint="eastAsia"/>
                <w:color w:val="000000" w:themeColor="text1"/>
              </w:rPr>
              <w:t>/t</w:t>
            </w:r>
          </w:p>
        </w:tc>
        <w:tc>
          <w:tcPr>
            <w:tcW w:w="589" w:type="pct"/>
            <w:vAlign w:val="center"/>
          </w:tcPr>
          <w:p w14:paraId="15414F1B" w14:textId="77777777" w:rsidR="004D580C" w:rsidRPr="00E244B2" w:rsidRDefault="004D580C" w:rsidP="00166A8B">
            <w:pPr>
              <w:pStyle w:val="a8"/>
              <w:rPr>
                <w:color w:val="000000" w:themeColor="text1"/>
              </w:rPr>
            </w:pPr>
            <w:r w:rsidRPr="00E244B2">
              <w:rPr>
                <w:rFonts w:hint="eastAsia"/>
                <w:color w:val="000000" w:themeColor="text1"/>
              </w:rPr>
              <w:t>碳成本参数</w:t>
            </w:r>
          </w:p>
        </w:tc>
        <w:tc>
          <w:tcPr>
            <w:tcW w:w="450" w:type="pct"/>
            <w:vAlign w:val="center"/>
          </w:tcPr>
          <w:p w14:paraId="0584870B"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483D685E"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24FA586B" w14:textId="77777777" w:rsidTr="00004CB4">
        <w:tc>
          <w:tcPr>
            <w:tcW w:w="833" w:type="pct"/>
            <w:vAlign w:val="center"/>
          </w:tcPr>
          <w:p w14:paraId="1ACA4732" w14:textId="77777777" w:rsidR="004D580C" w:rsidRPr="00E244B2" w:rsidRDefault="004D580C" w:rsidP="00166A8B">
            <w:pPr>
              <w:pStyle w:val="a8"/>
              <w:rPr>
                <w:color w:val="000000" w:themeColor="text1"/>
              </w:rPr>
            </w:pPr>
            <w:r w:rsidRPr="00E244B2">
              <w:rPr>
                <w:rFonts w:hint="eastAsia"/>
                <w:color w:val="000000" w:themeColor="text1"/>
              </w:rPr>
              <w:t>CO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排放因</w:t>
            </w:r>
            <w:r w:rsidRPr="00E244B2">
              <w:rPr>
                <w:rFonts w:hint="eastAsia"/>
                <w:color w:val="000000" w:themeColor="text1"/>
              </w:rPr>
              <w:t>子</w:t>
            </w:r>
          </w:p>
        </w:tc>
        <w:tc>
          <w:tcPr>
            <w:tcW w:w="876" w:type="pct"/>
            <w:vAlign w:val="center"/>
          </w:tcPr>
          <w:p w14:paraId="5D1A0495" w14:textId="77777777" w:rsidR="004D580C" w:rsidRPr="00E244B2" w:rsidRDefault="004D580C" w:rsidP="00166A8B">
            <w:pPr>
              <w:pStyle w:val="a8"/>
              <w:rPr>
                <w:color w:val="000000" w:themeColor="text1"/>
              </w:rPr>
            </w:pPr>
            <w:r w:rsidRPr="00E244B2">
              <w:rPr>
                <w:color w:val="000000" w:themeColor="text1"/>
              </w:rPr>
              <w:object w:dxaOrig="520" w:dyaOrig="400" w14:anchorId="3D8D7356">
                <v:shape id="_x0000_i2124" type="#_x0000_t75" style="width:24.4pt;height:21.95pt" o:ole="">
                  <v:imagedata r:id="rId2118" o:title=""/>
                </v:shape>
                <o:OLEObject Type="Embed" ProgID="Equation.DSMT4" ShapeID="_x0000_i2124" DrawAspect="Content" ObjectID="_1852642021" r:id="rId2119"/>
              </w:object>
            </w:r>
          </w:p>
        </w:tc>
        <w:tc>
          <w:tcPr>
            <w:tcW w:w="1139" w:type="pct"/>
            <w:vAlign w:val="center"/>
          </w:tcPr>
          <w:p w14:paraId="4A2EA38B" w14:textId="77777777" w:rsidR="004D580C" w:rsidRPr="00E244B2" w:rsidRDefault="004D580C" w:rsidP="00166A8B">
            <w:pPr>
              <w:pStyle w:val="a8"/>
              <w:rPr>
                <w:color w:val="000000" w:themeColor="text1"/>
              </w:rPr>
            </w:pPr>
            <w:r w:rsidRPr="00E244B2">
              <w:rPr>
                <w:rFonts w:hint="eastAsia"/>
                <w:color w:val="000000" w:themeColor="text1"/>
              </w:rPr>
              <w:t>煤电机组单位发电量对应的</w:t>
            </w:r>
            <w:r w:rsidRPr="00E244B2">
              <w:rPr>
                <w:rFonts w:hint="eastAsia"/>
                <w:color w:val="000000" w:themeColor="text1"/>
              </w:rPr>
              <w:t>CO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w:t>
            </w:r>
            <w:r w:rsidRPr="00E244B2">
              <w:rPr>
                <w:rFonts w:hint="eastAsia"/>
                <w:color w:val="000000" w:themeColor="text1"/>
              </w:rPr>
              <w:t>量</w:t>
            </w:r>
          </w:p>
        </w:tc>
        <w:tc>
          <w:tcPr>
            <w:tcW w:w="441" w:type="pct"/>
            <w:vAlign w:val="center"/>
          </w:tcPr>
          <w:p w14:paraId="7A44D60C" w14:textId="77777777" w:rsidR="004D580C" w:rsidRPr="00E244B2" w:rsidRDefault="004D580C" w:rsidP="00166A8B">
            <w:pPr>
              <w:pStyle w:val="a8"/>
              <w:rPr>
                <w:color w:val="000000" w:themeColor="text1"/>
              </w:rPr>
            </w:pPr>
            <w:r w:rsidRPr="00E244B2">
              <w:rPr>
                <w:rFonts w:hint="eastAsia"/>
                <w:color w:val="000000" w:themeColor="text1"/>
              </w:rPr>
              <w:t>t/MWh</w:t>
            </w:r>
          </w:p>
        </w:tc>
        <w:tc>
          <w:tcPr>
            <w:tcW w:w="589" w:type="pct"/>
            <w:vAlign w:val="center"/>
          </w:tcPr>
          <w:p w14:paraId="3DD4804C" w14:textId="77777777" w:rsidR="004D580C" w:rsidRPr="00E244B2" w:rsidRDefault="004D580C" w:rsidP="00166A8B">
            <w:pPr>
              <w:pStyle w:val="a8"/>
              <w:rPr>
                <w:color w:val="000000" w:themeColor="text1"/>
              </w:rPr>
            </w:pPr>
            <w:r w:rsidRPr="00E244B2">
              <w:rPr>
                <w:rFonts w:hint="eastAsia"/>
                <w:color w:val="000000" w:themeColor="text1"/>
              </w:rPr>
              <w:t>排放参数</w:t>
            </w:r>
          </w:p>
        </w:tc>
        <w:tc>
          <w:tcPr>
            <w:tcW w:w="450" w:type="pct"/>
            <w:vAlign w:val="center"/>
          </w:tcPr>
          <w:p w14:paraId="1C4AB9DB"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79C8BCA7"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0BD624A3" w14:textId="77777777" w:rsidTr="00004CB4">
        <w:tc>
          <w:tcPr>
            <w:tcW w:w="833" w:type="pct"/>
            <w:vAlign w:val="center"/>
          </w:tcPr>
          <w:p w14:paraId="331EBD31" w14:textId="77777777" w:rsidR="004D580C" w:rsidRPr="00E244B2" w:rsidRDefault="004D580C" w:rsidP="00166A8B">
            <w:pPr>
              <w:pStyle w:val="a8"/>
              <w:rPr>
                <w:color w:val="000000" w:themeColor="text1"/>
              </w:rPr>
            </w:pPr>
            <w:r w:rsidRPr="00E244B2">
              <w:rPr>
                <w:rFonts w:hint="eastAsia"/>
                <w:color w:val="000000" w:themeColor="text1"/>
              </w:rPr>
              <w:t>SO</w:t>
            </w:r>
            <w:r w:rsidRPr="00E244B2">
              <w:rPr>
                <w:rFonts w:ascii="Cambria Math" w:hAnsi="Cambria Math" w:cs="Cambria Math"/>
                <w:color w:val="000000" w:themeColor="text1"/>
              </w:rPr>
              <w:t>₂</w:t>
            </w:r>
            <w:r w:rsidRPr="00E244B2">
              <w:rPr>
                <w:rFonts w:eastAsia="宋体" w:hint="eastAsia"/>
                <w:color w:val="000000" w:themeColor="text1"/>
              </w:rPr>
              <w:t>单位排放成</w:t>
            </w:r>
            <w:r w:rsidRPr="00E244B2">
              <w:rPr>
                <w:rFonts w:hint="eastAsia"/>
                <w:color w:val="000000" w:themeColor="text1"/>
              </w:rPr>
              <w:t>本</w:t>
            </w:r>
          </w:p>
        </w:tc>
        <w:tc>
          <w:tcPr>
            <w:tcW w:w="876" w:type="pct"/>
            <w:vAlign w:val="center"/>
          </w:tcPr>
          <w:p w14:paraId="3D4CBCBE" w14:textId="77777777" w:rsidR="004D580C" w:rsidRPr="00E244B2" w:rsidRDefault="004D580C" w:rsidP="00166A8B">
            <w:pPr>
              <w:pStyle w:val="a8"/>
              <w:rPr>
                <w:color w:val="000000" w:themeColor="text1"/>
              </w:rPr>
            </w:pPr>
            <w:r w:rsidRPr="00E244B2">
              <w:rPr>
                <w:color w:val="000000" w:themeColor="text1"/>
              </w:rPr>
              <w:object w:dxaOrig="480" w:dyaOrig="320" w14:anchorId="768E8B7F">
                <v:shape id="_x0000_i2125" type="#_x0000_t75" style="width:24.4pt;height:16.45pt" o:ole="">
                  <v:imagedata r:id="rId2120" o:title=""/>
                </v:shape>
                <o:OLEObject Type="Embed" ProgID="Equation.DSMT4" ShapeID="_x0000_i2125" DrawAspect="Content" ObjectID="_1852642022" r:id="rId2121"/>
              </w:object>
            </w:r>
          </w:p>
        </w:tc>
        <w:tc>
          <w:tcPr>
            <w:tcW w:w="1139" w:type="pct"/>
            <w:vAlign w:val="center"/>
          </w:tcPr>
          <w:p w14:paraId="43F1AADA" w14:textId="77777777" w:rsidR="004D580C" w:rsidRPr="00E244B2" w:rsidRDefault="004D580C" w:rsidP="00166A8B">
            <w:pPr>
              <w:pStyle w:val="a8"/>
              <w:rPr>
                <w:color w:val="000000" w:themeColor="text1"/>
              </w:rPr>
            </w:pPr>
            <w:r w:rsidRPr="00E244B2">
              <w:rPr>
                <w:rFonts w:hint="eastAsia"/>
                <w:color w:val="000000" w:themeColor="text1"/>
              </w:rPr>
              <w:t>单位</w:t>
            </w:r>
            <w:r w:rsidRPr="00E244B2">
              <w:rPr>
                <w:rFonts w:hint="eastAsia"/>
                <w:color w:val="000000" w:themeColor="text1"/>
              </w:rPr>
              <w:t>SO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排放对应的成</w:t>
            </w:r>
            <w:r w:rsidRPr="00E244B2">
              <w:rPr>
                <w:rFonts w:hint="eastAsia"/>
                <w:color w:val="000000" w:themeColor="text1"/>
              </w:rPr>
              <w:t>本</w:t>
            </w:r>
          </w:p>
        </w:tc>
        <w:tc>
          <w:tcPr>
            <w:tcW w:w="441" w:type="pct"/>
            <w:vAlign w:val="center"/>
          </w:tcPr>
          <w:p w14:paraId="29344144" w14:textId="77777777" w:rsidR="004D580C" w:rsidRPr="00E244B2" w:rsidRDefault="004D580C" w:rsidP="00166A8B">
            <w:pPr>
              <w:pStyle w:val="a8"/>
              <w:rPr>
                <w:color w:val="000000" w:themeColor="text1"/>
              </w:rPr>
            </w:pPr>
            <w:r w:rsidRPr="00E244B2">
              <w:rPr>
                <w:rFonts w:hint="eastAsia"/>
                <w:color w:val="000000" w:themeColor="text1"/>
              </w:rPr>
              <w:t>元</w:t>
            </w:r>
            <w:r w:rsidRPr="00E244B2">
              <w:rPr>
                <w:rFonts w:hint="eastAsia"/>
                <w:color w:val="000000" w:themeColor="text1"/>
              </w:rPr>
              <w:t>/t</w:t>
            </w:r>
          </w:p>
        </w:tc>
        <w:tc>
          <w:tcPr>
            <w:tcW w:w="589" w:type="pct"/>
            <w:vAlign w:val="center"/>
          </w:tcPr>
          <w:p w14:paraId="54B89FE6" w14:textId="77777777" w:rsidR="004D580C" w:rsidRPr="00E244B2" w:rsidRDefault="004D580C" w:rsidP="00166A8B">
            <w:pPr>
              <w:pStyle w:val="a8"/>
              <w:rPr>
                <w:color w:val="000000" w:themeColor="text1"/>
              </w:rPr>
            </w:pPr>
            <w:r w:rsidRPr="00E244B2">
              <w:rPr>
                <w:rFonts w:hint="eastAsia"/>
                <w:color w:val="000000" w:themeColor="text1"/>
              </w:rPr>
              <w:t>环境成本参数</w:t>
            </w:r>
          </w:p>
        </w:tc>
        <w:tc>
          <w:tcPr>
            <w:tcW w:w="450" w:type="pct"/>
            <w:vAlign w:val="center"/>
          </w:tcPr>
          <w:p w14:paraId="49DB1E5C"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76288729"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4CE868B0" w14:textId="77777777" w:rsidTr="00004CB4">
        <w:tc>
          <w:tcPr>
            <w:tcW w:w="833" w:type="pct"/>
            <w:vAlign w:val="center"/>
          </w:tcPr>
          <w:p w14:paraId="314834B1" w14:textId="77777777" w:rsidR="004D580C" w:rsidRPr="00E244B2" w:rsidRDefault="004D580C" w:rsidP="00166A8B">
            <w:pPr>
              <w:pStyle w:val="a8"/>
              <w:rPr>
                <w:color w:val="000000" w:themeColor="text1"/>
              </w:rPr>
            </w:pPr>
            <w:r w:rsidRPr="00E244B2">
              <w:rPr>
                <w:rFonts w:hint="eastAsia"/>
                <w:color w:val="000000" w:themeColor="text1"/>
              </w:rPr>
              <w:lastRenderedPageBreak/>
              <w:t>SO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排放因</w:t>
            </w:r>
            <w:r w:rsidRPr="00E244B2">
              <w:rPr>
                <w:rFonts w:hint="eastAsia"/>
                <w:color w:val="000000" w:themeColor="text1"/>
              </w:rPr>
              <w:t>子</w:t>
            </w:r>
          </w:p>
        </w:tc>
        <w:tc>
          <w:tcPr>
            <w:tcW w:w="876" w:type="pct"/>
            <w:vAlign w:val="center"/>
          </w:tcPr>
          <w:p w14:paraId="3A1A3BF9" w14:textId="77777777" w:rsidR="004D580C" w:rsidRPr="00E244B2" w:rsidRDefault="004D580C" w:rsidP="00166A8B">
            <w:pPr>
              <w:pStyle w:val="a8"/>
              <w:rPr>
                <w:color w:val="000000" w:themeColor="text1"/>
              </w:rPr>
            </w:pPr>
            <w:r w:rsidRPr="00E244B2">
              <w:rPr>
                <w:color w:val="000000" w:themeColor="text1"/>
              </w:rPr>
              <w:object w:dxaOrig="520" w:dyaOrig="400" w14:anchorId="558A7E7F">
                <v:shape id="_x0000_i2126" type="#_x0000_t75" style="width:24.4pt;height:21.95pt" o:ole="">
                  <v:imagedata r:id="rId2122" o:title=""/>
                </v:shape>
                <o:OLEObject Type="Embed" ProgID="Equation.DSMT4" ShapeID="_x0000_i2126" DrawAspect="Content" ObjectID="_1852642023" r:id="rId2123"/>
              </w:object>
            </w:r>
          </w:p>
        </w:tc>
        <w:tc>
          <w:tcPr>
            <w:tcW w:w="1139" w:type="pct"/>
            <w:vAlign w:val="center"/>
          </w:tcPr>
          <w:p w14:paraId="1B7B98D9" w14:textId="77777777" w:rsidR="004D580C" w:rsidRPr="00E244B2" w:rsidRDefault="004D580C" w:rsidP="00166A8B">
            <w:pPr>
              <w:pStyle w:val="a8"/>
              <w:rPr>
                <w:color w:val="000000" w:themeColor="text1"/>
              </w:rPr>
            </w:pPr>
            <w:r w:rsidRPr="00E244B2">
              <w:rPr>
                <w:rFonts w:hint="eastAsia"/>
                <w:color w:val="000000" w:themeColor="text1"/>
              </w:rPr>
              <w:t>煤电机组单位发电量对应的</w:t>
            </w:r>
            <w:r w:rsidRPr="00E244B2">
              <w:rPr>
                <w:rFonts w:hint="eastAsia"/>
                <w:color w:val="000000" w:themeColor="text1"/>
              </w:rPr>
              <w:t>SO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w:t>
            </w:r>
            <w:r w:rsidRPr="00E244B2">
              <w:rPr>
                <w:rFonts w:hint="eastAsia"/>
                <w:color w:val="000000" w:themeColor="text1"/>
              </w:rPr>
              <w:t>量</w:t>
            </w:r>
          </w:p>
        </w:tc>
        <w:tc>
          <w:tcPr>
            <w:tcW w:w="441" w:type="pct"/>
            <w:vAlign w:val="center"/>
          </w:tcPr>
          <w:p w14:paraId="6FA38B0E" w14:textId="77777777" w:rsidR="004D580C" w:rsidRPr="00E244B2" w:rsidRDefault="004D580C" w:rsidP="00166A8B">
            <w:pPr>
              <w:pStyle w:val="a8"/>
              <w:rPr>
                <w:color w:val="000000" w:themeColor="text1"/>
              </w:rPr>
            </w:pPr>
            <w:r w:rsidRPr="00E244B2">
              <w:rPr>
                <w:rFonts w:hint="eastAsia"/>
                <w:color w:val="000000" w:themeColor="text1"/>
              </w:rPr>
              <w:t>t/MWh</w:t>
            </w:r>
          </w:p>
        </w:tc>
        <w:tc>
          <w:tcPr>
            <w:tcW w:w="589" w:type="pct"/>
            <w:vAlign w:val="center"/>
          </w:tcPr>
          <w:p w14:paraId="701A8A33" w14:textId="77777777" w:rsidR="004D580C" w:rsidRPr="00E244B2" w:rsidRDefault="004D580C" w:rsidP="00166A8B">
            <w:pPr>
              <w:pStyle w:val="a8"/>
              <w:rPr>
                <w:color w:val="000000" w:themeColor="text1"/>
              </w:rPr>
            </w:pPr>
            <w:r w:rsidRPr="00E244B2">
              <w:rPr>
                <w:rFonts w:hint="eastAsia"/>
                <w:color w:val="000000" w:themeColor="text1"/>
              </w:rPr>
              <w:t>排放参数</w:t>
            </w:r>
          </w:p>
        </w:tc>
        <w:tc>
          <w:tcPr>
            <w:tcW w:w="450" w:type="pct"/>
            <w:vAlign w:val="center"/>
          </w:tcPr>
          <w:p w14:paraId="4534B8F1"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12A7DD7B"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7AE821E1" w14:textId="77777777" w:rsidTr="00004CB4">
        <w:tc>
          <w:tcPr>
            <w:tcW w:w="833" w:type="pct"/>
            <w:vAlign w:val="center"/>
          </w:tcPr>
          <w:p w14:paraId="0B04F9D6" w14:textId="77777777" w:rsidR="004D580C" w:rsidRPr="00E244B2" w:rsidRDefault="004D580C" w:rsidP="00166A8B">
            <w:pPr>
              <w:pStyle w:val="a8"/>
              <w:rPr>
                <w:color w:val="000000" w:themeColor="text1"/>
              </w:rPr>
            </w:pPr>
            <w:r w:rsidRPr="00E244B2">
              <w:rPr>
                <w:rFonts w:hint="eastAsia"/>
                <w:color w:val="000000" w:themeColor="text1"/>
              </w:rPr>
              <w:t>NO</w:t>
            </w:r>
            <w:r w:rsidRPr="00E244B2">
              <w:rPr>
                <w:rFonts w:ascii="Cambria Math" w:hAnsi="Cambria Math" w:cs="Cambria Math"/>
                <w:color w:val="000000" w:themeColor="text1"/>
              </w:rPr>
              <w:t>ₓ</w:t>
            </w:r>
            <w:r w:rsidRPr="00E244B2">
              <w:rPr>
                <w:rFonts w:eastAsia="宋体" w:hint="eastAsia"/>
                <w:color w:val="000000" w:themeColor="text1"/>
              </w:rPr>
              <w:t>单位排放成</w:t>
            </w:r>
            <w:r w:rsidRPr="00E244B2">
              <w:rPr>
                <w:rFonts w:hint="eastAsia"/>
                <w:color w:val="000000" w:themeColor="text1"/>
              </w:rPr>
              <w:t>本</w:t>
            </w:r>
          </w:p>
        </w:tc>
        <w:tc>
          <w:tcPr>
            <w:tcW w:w="876" w:type="pct"/>
            <w:vAlign w:val="center"/>
          </w:tcPr>
          <w:p w14:paraId="58F14EAC" w14:textId="77777777" w:rsidR="004D580C" w:rsidRPr="00E244B2" w:rsidRDefault="004D580C" w:rsidP="00166A8B">
            <w:pPr>
              <w:pStyle w:val="a8"/>
              <w:rPr>
                <w:color w:val="000000" w:themeColor="text1"/>
              </w:rPr>
            </w:pPr>
            <w:r w:rsidRPr="00E244B2">
              <w:rPr>
                <w:color w:val="000000" w:themeColor="text1"/>
              </w:rPr>
              <w:object w:dxaOrig="520" w:dyaOrig="320" w14:anchorId="3D23B59D">
                <v:shape id="_x0000_i2127" type="#_x0000_t75" style="width:24.4pt;height:16.45pt" o:ole="">
                  <v:imagedata r:id="rId2124" o:title=""/>
                </v:shape>
                <o:OLEObject Type="Embed" ProgID="Equation.DSMT4" ShapeID="_x0000_i2127" DrawAspect="Content" ObjectID="_1852642024" r:id="rId2125"/>
              </w:object>
            </w:r>
          </w:p>
        </w:tc>
        <w:tc>
          <w:tcPr>
            <w:tcW w:w="1139" w:type="pct"/>
            <w:vAlign w:val="center"/>
          </w:tcPr>
          <w:p w14:paraId="3C6404B6" w14:textId="77777777" w:rsidR="004D580C" w:rsidRPr="00E244B2" w:rsidRDefault="004D580C" w:rsidP="00166A8B">
            <w:pPr>
              <w:pStyle w:val="a8"/>
              <w:rPr>
                <w:color w:val="000000" w:themeColor="text1"/>
              </w:rPr>
            </w:pPr>
            <w:r w:rsidRPr="00E244B2">
              <w:rPr>
                <w:rFonts w:hint="eastAsia"/>
                <w:color w:val="000000" w:themeColor="text1"/>
              </w:rPr>
              <w:t>单位</w:t>
            </w:r>
            <w:r w:rsidRPr="00E244B2">
              <w:rPr>
                <w:rFonts w:hint="eastAsia"/>
                <w:color w:val="000000" w:themeColor="text1"/>
              </w:rPr>
              <w:t>NO</w:t>
            </w:r>
            <w:r w:rsidRPr="00E244B2">
              <w:rPr>
                <w:rFonts w:ascii="Cambria Math" w:hAnsi="Cambria Math" w:cs="Cambria Math"/>
                <w:color w:val="000000" w:themeColor="text1"/>
              </w:rPr>
              <w:t>ₓ</w:t>
            </w:r>
            <w:r w:rsidRPr="00E244B2">
              <w:rPr>
                <w:rFonts w:ascii="宋体" w:eastAsia="宋体" w:hAnsi="宋体" w:hint="eastAsia"/>
                <w:color w:val="000000" w:themeColor="text1"/>
              </w:rPr>
              <w:t>排放对应的成</w:t>
            </w:r>
            <w:r w:rsidRPr="00E244B2">
              <w:rPr>
                <w:rFonts w:hint="eastAsia"/>
                <w:color w:val="000000" w:themeColor="text1"/>
              </w:rPr>
              <w:t>本</w:t>
            </w:r>
          </w:p>
        </w:tc>
        <w:tc>
          <w:tcPr>
            <w:tcW w:w="441" w:type="pct"/>
            <w:vAlign w:val="center"/>
          </w:tcPr>
          <w:p w14:paraId="641586FE" w14:textId="77777777" w:rsidR="004D580C" w:rsidRPr="00E244B2" w:rsidRDefault="004D580C" w:rsidP="00166A8B">
            <w:pPr>
              <w:pStyle w:val="a8"/>
              <w:rPr>
                <w:color w:val="000000" w:themeColor="text1"/>
              </w:rPr>
            </w:pPr>
            <w:r w:rsidRPr="00E244B2">
              <w:rPr>
                <w:rFonts w:hint="eastAsia"/>
                <w:color w:val="000000" w:themeColor="text1"/>
              </w:rPr>
              <w:t>元</w:t>
            </w:r>
            <w:r w:rsidRPr="00E244B2">
              <w:rPr>
                <w:rFonts w:hint="eastAsia"/>
                <w:color w:val="000000" w:themeColor="text1"/>
              </w:rPr>
              <w:t>/t</w:t>
            </w:r>
          </w:p>
        </w:tc>
        <w:tc>
          <w:tcPr>
            <w:tcW w:w="589" w:type="pct"/>
            <w:vAlign w:val="center"/>
          </w:tcPr>
          <w:p w14:paraId="28E8A60D" w14:textId="77777777" w:rsidR="004D580C" w:rsidRPr="00E244B2" w:rsidRDefault="004D580C" w:rsidP="00166A8B">
            <w:pPr>
              <w:pStyle w:val="a8"/>
              <w:rPr>
                <w:color w:val="000000" w:themeColor="text1"/>
              </w:rPr>
            </w:pPr>
            <w:r w:rsidRPr="00E244B2">
              <w:rPr>
                <w:rFonts w:hint="eastAsia"/>
                <w:color w:val="000000" w:themeColor="text1"/>
              </w:rPr>
              <w:t>环境成本参数</w:t>
            </w:r>
          </w:p>
        </w:tc>
        <w:tc>
          <w:tcPr>
            <w:tcW w:w="450" w:type="pct"/>
            <w:vAlign w:val="center"/>
          </w:tcPr>
          <w:p w14:paraId="00370A28"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5A8D544E"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382F3CE4" w14:textId="77777777" w:rsidTr="00004CB4">
        <w:tc>
          <w:tcPr>
            <w:tcW w:w="833" w:type="pct"/>
            <w:vAlign w:val="center"/>
          </w:tcPr>
          <w:p w14:paraId="3668B265" w14:textId="77777777" w:rsidR="004D580C" w:rsidRPr="00E244B2" w:rsidRDefault="004D580C" w:rsidP="00166A8B">
            <w:pPr>
              <w:pStyle w:val="a8"/>
              <w:rPr>
                <w:color w:val="000000" w:themeColor="text1"/>
              </w:rPr>
            </w:pPr>
            <w:r w:rsidRPr="00E244B2">
              <w:rPr>
                <w:rFonts w:hint="eastAsia"/>
                <w:color w:val="000000" w:themeColor="text1"/>
              </w:rPr>
              <w:t>NO</w:t>
            </w:r>
            <w:r w:rsidRPr="00E244B2">
              <w:rPr>
                <w:rFonts w:ascii="Cambria Math" w:hAnsi="Cambria Math" w:cs="Cambria Math"/>
                <w:color w:val="000000" w:themeColor="text1"/>
              </w:rPr>
              <w:t>ₓ</w:t>
            </w:r>
            <w:r w:rsidRPr="00E244B2">
              <w:rPr>
                <w:rFonts w:ascii="宋体" w:eastAsia="宋体" w:hAnsi="宋体" w:hint="eastAsia"/>
                <w:color w:val="000000" w:themeColor="text1"/>
              </w:rPr>
              <w:t>排放因</w:t>
            </w:r>
            <w:r w:rsidRPr="00E244B2">
              <w:rPr>
                <w:rFonts w:hint="eastAsia"/>
                <w:color w:val="000000" w:themeColor="text1"/>
              </w:rPr>
              <w:t>子</w:t>
            </w:r>
          </w:p>
        </w:tc>
        <w:tc>
          <w:tcPr>
            <w:tcW w:w="876" w:type="pct"/>
            <w:vAlign w:val="center"/>
          </w:tcPr>
          <w:p w14:paraId="699097B1" w14:textId="77777777" w:rsidR="004D580C" w:rsidRPr="00E244B2" w:rsidRDefault="004D580C" w:rsidP="00166A8B">
            <w:pPr>
              <w:pStyle w:val="a8"/>
              <w:rPr>
                <w:color w:val="000000" w:themeColor="text1"/>
              </w:rPr>
            </w:pPr>
            <w:r w:rsidRPr="00E244B2">
              <w:rPr>
                <w:color w:val="000000" w:themeColor="text1"/>
              </w:rPr>
              <w:object w:dxaOrig="520" w:dyaOrig="400" w14:anchorId="1DFB1BF5">
                <v:shape id="_x0000_i2128" type="#_x0000_t75" style="width:24.4pt;height:21.95pt" o:ole="">
                  <v:imagedata r:id="rId2126" o:title=""/>
                </v:shape>
                <o:OLEObject Type="Embed" ProgID="Equation.DSMT4" ShapeID="_x0000_i2128" DrawAspect="Content" ObjectID="_1852642025" r:id="rId2127"/>
              </w:object>
            </w:r>
          </w:p>
        </w:tc>
        <w:tc>
          <w:tcPr>
            <w:tcW w:w="1139" w:type="pct"/>
            <w:vAlign w:val="center"/>
          </w:tcPr>
          <w:p w14:paraId="6B185AAF" w14:textId="77777777" w:rsidR="004D580C" w:rsidRPr="00E244B2" w:rsidRDefault="004D580C" w:rsidP="00166A8B">
            <w:pPr>
              <w:pStyle w:val="a8"/>
              <w:rPr>
                <w:color w:val="000000" w:themeColor="text1"/>
              </w:rPr>
            </w:pPr>
            <w:r w:rsidRPr="00E244B2">
              <w:rPr>
                <w:rFonts w:hint="eastAsia"/>
                <w:color w:val="000000" w:themeColor="text1"/>
              </w:rPr>
              <w:t>煤电机组单位发电量对应的</w:t>
            </w:r>
            <w:r w:rsidRPr="00E244B2">
              <w:rPr>
                <w:rFonts w:hint="eastAsia"/>
                <w:color w:val="000000" w:themeColor="text1"/>
              </w:rPr>
              <w:t>NO</w:t>
            </w:r>
            <w:r w:rsidRPr="00E244B2">
              <w:rPr>
                <w:rFonts w:ascii="Cambria Math" w:hAnsi="Cambria Math" w:cs="Cambria Math"/>
                <w:color w:val="000000" w:themeColor="text1"/>
              </w:rPr>
              <w:t>ₓ</w:t>
            </w:r>
            <w:r w:rsidRPr="00E244B2">
              <w:rPr>
                <w:rFonts w:ascii="宋体" w:eastAsia="宋体" w:hAnsi="宋体" w:hint="eastAsia"/>
                <w:color w:val="000000" w:themeColor="text1"/>
              </w:rPr>
              <w:t>排放</w:t>
            </w:r>
            <w:r w:rsidRPr="00E244B2">
              <w:rPr>
                <w:rFonts w:hint="eastAsia"/>
                <w:color w:val="000000" w:themeColor="text1"/>
              </w:rPr>
              <w:t>量</w:t>
            </w:r>
          </w:p>
        </w:tc>
        <w:tc>
          <w:tcPr>
            <w:tcW w:w="441" w:type="pct"/>
            <w:vAlign w:val="center"/>
          </w:tcPr>
          <w:p w14:paraId="205BCF4E" w14:textId="77777777" w:rsidR="004D580C" w:rsidRPr="00E244B2" w:rsidRDefault="004D580C" w:rsidP="00166A8B">
            <w:pPr>
              <w:pStyle w:val="a8"/>
              <w:rPr>
                <w:color w:val="000000" w:themeColor="text1"/>
              </w:rPr>
            </w:pPr>
            <w:r w:rsidRPr="00E244B2">
              <w:rPr>
                <w:rFonts w:hint="eastAsia"/>
                <w:color w:val="000000" w:themeColor="text1"/>
              </w:rPr>
              <w:t>t/MWh</w:t>
            </w:r>
          </w:p>
        </w:tc>
        <w:tc>
          <w:tcPr>
            <w:tcW w:w="589" w:type="pct"/>
            <w:vAlign w:val="center"/>
          </w:tcPr>
          <w:p w14:paraId="7D2CB42E" w14:textId="77777777" w:rsidR="004D580C" w:rsidRPr="00E244B2" w:rsidRDefault="004D580C" w:rsidP="00166A8B">
            <w:pPr>
              <w:pStyle w:val="a8"/>
              <w:rPr>
                <w:color w:val="000000" w:themeColor="text1"/>
              </w:rPr>
            </w:pPr>
            <w:r w:rsidRPr="00E244B2">
              <w:rPr>
                <w:rFonts w:hint="eastAsia"/>
                <w:color w:val="000000" w:themeColor="text1"/>
              </w:rPr>
              <w:t>排放参数</w:t>
            </w:r>
          </w:p>
        </w:tc>
        <w:tc>
          <w:tcPr>
            <w:tcW w:w="450" w:type="pct"/>
            <w:vAlign w:val="center"/>
          </w:tcPr>
          <w:p w14:paraId="3709488A"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7A30AB79"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6A6E8694" w14:textId="77777777" w:rsidTr="00004CB4">
        <w:tc>
          <w:tcPr>
            <w:tcW w:w="833" w:type="pct"/>
            <w:vAlign w:val="center"/>
          </w:tcPr>
          <w:p w14:paraId="073FBB17" w14:textId="77777777" w:rsidR="004D580C" w:rsidRPr="00E244B2" w:rsidRDefault="004D580C" w:rsidP="00166A8B">
            <w:pPr>
              <w:pStyle w:val="a8"/>
              <w:rPr>
                <w:color w:val="000000" w:themeColor="text1"/>
              </w:rPr>
            </w:pPr>
            <w:r w:rsidRPr="00E244B2">
              <w:rPr>
                <w:rFonts w:hint="eastAsia"/>
                <w:color w:val="000000" w:themeColor="text1"/>
              </w:rPr>
              <w:t>烟尘单位排放成本</w:t>
            </w:r>
          </w:p>
        </w:tc>
        <w:tc>
          <w:tcPr>
            <w:tcW w:w="876" w:type="pct"/>
            <w:vAlign w:val="center"/>
          </w:tcPr>
          <w:p w14:paraId="32F9270A" w14:textId="77777777" w:rsidR="004D580C" w:rsidRPr="00E244B2" w:rsidRDefault="004D580C" w:rsidP="00166A8B">
            <w:pPr>
              <w:pStyle w:val="a8"/>
              <w:rPr>
                <w:color w:val="000000" w:themeColor="text1"/>
              </w:rPr>
            </w:pPr>
            <w:r w:rsidRPr="00E244B2">
              <w:rPr>
                <w:color w:val="000000" w:themeColor="text1"/>
              </w:rPr>
              <w:object w:dxaOrig="480" w:dyaOrig="320" w14:anchorId="456C4A43">
                <v:shape id="_x0000_i2129" type="#_x0000_t75" style="width:24.4pt;height:16.45pt" o:ole="">
                  <v:imagedata r:id="rId2128" o:title=""/>
                </v:shape>
                <o:OLEObject Type="Embed" ProgID="Equation.DSMT4" ShapeID="_x0000_i2129" DrawAspect="Content" ObjectID="_1852642026" r:id="rId2129"/>
              </w:object>
            </w:r>
          </w:p>
        </w:tc>
        <w:tc>
          <w:tcPr>
            <w:tcW w:w="1139" w:type="pct"/>
            <w:vAlign w:val="center"/>
          </w:tcPr>
          <w:p w14:paraId="1B5B81A1" w14:textId="77777777" w:rsidR="004D580C" w:rsidRPr="00E244B2" w:rsidRDefault="004D580C" w:rsidP="00166A8B">
            <w:pPr>
              <w:pStyle w:val="a8"/>
              <w:rPr>
                <w:color w:val="000000" w:themeColor="text1"/>
              </w:rPr>
            </w:pPr>
            <w:r w:rsidRPr="00E244B2">
              <w:rPr>
                <w:rFonts w:hint="eastAsia"/>
                <w:color w:val="000000" w:themeColor="text1"/>
              </w:rPr>
              <w:t>单位烟尘排放对应的成本</w:t>
            </w:r>
          </w:p>
        </w:tc>
        <w:tc>
          <w:tcPr>
            <w:tcW w:w="441" w:type="pct"/>
            <w:vAlign w:val="center"/>
          </w:tcPr>
          <w:p w14:paraId="2088AC8C" w14:textId="77777777" w:rsidR="004D580C" w:rsidRPr="00E244B2" w:rsidRDefault="004D580C" w:rsidP="00166A8B">
            <w:pPr>
              <w:pStyle w:val="a8"/>
              <w:rPr>
                <w:color w:val="000000" w:themeColor="text1"/>
              </w:rPr>
            </w:pPr>
            <w:r w:rsidRPr="00E244B2">
              <w:rPr>
                <w:rFonts w:hint="eastAsia"/>
                <w:color w:val="000000" w:themeColor="text1"/>
              </w:rPr>
              <w:t>元</w:t>
            </w:r>
            <w:r w:rsidRPr="00E244B2">
              <w:rPr>
                <w:rFonts w:hint="eastAsia"/>
                <w:color w:val="000000" w:themeColor="text1"/>
              </w:rPr>
              <w:t>/t</w:t>
            </w:r>
          </w:p>
        </w:tc>
        <w:tc>
          <w:tcPr>
            <w:tcW w:w="589" w:type="pct"/>
            <w:vAlign w:val="center"/>
          </w:tcPr>
          <w:p w14:paraId="36502D09" w14:textId="77777777" w:rsidR="004D580C" w:rsidRPr="00E244B2" w:rsidRDefault="004D580C" w:rsidP="00166A8B">
            <w:pPr>
              <w:pStyle w:val="a8"/>
              <w:rPr>
                <w:color w:val="000000" w:themeColor="text1"/>
              </w:rPr>
            </w:pPr>
            <w:r w:rsidRPr="00E244B2">
              <w:rPr>
                <w:rFonts w:hint="eastAsia"/>
                <w:color w:val="000000" w:themeColor="text1"/>
              </w:rPr>
              <w:t>环境成本参数</w:t>
            </w:r>
          </w:p>
        </w:tc>
        <w:tc>
          <w:tcPr>
            <w:tcW w:w="450" w:type="pct"/>
            <w:vAlign w:val="center"/>
          </w:tcPr>
          <w:p w14:paraId="3CDC7242"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70182C75"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0C846335" w14:textId="77777777" w:rsidTr="00004CB4">
        <w:tc>
          <w:tcPr>
            <w:tcW w:w="833" w:type="pct"/>
            <w:vAlign w:val="center"/>
          </w:tcPr>
          <w:p w14:paraId="2D2DC232" w14:textId="77777777" w:rsidR="004D580C" w:rsidRPr="00E244B2" w:rsidRDefault="004D580C" w:rsidP="00166A8B">
            <w:pPr>
              <w:pStyle w:val="a8"/>
              <w:rPr>
                <w:color w:val="000000" w:themeColor="text1"/>
              </w:rPr>
            </w:pPr>
            <w:r w:rsidRPr="00E244B2">
              <w:rPr>
                <w:rFonts w:hint="eastAsia"/>
                <w:color w:val="000000" w:themeColor="text1"/>
              </w:rPr>
              <w:t>烟尘排放因子</w:t>
            </w:r>
          </w:p>
        </w:tc>
        <w:tc>
          <w:tcPr>
            <w:tcW w:w="876" w:type="pct"/>
            <w:vAlign w:val="center"/>
          </w:tcPr>
          <w:p w14:paraId="4F7FB741" w14:textId="77777777" w:rsidR="004D580C" w:rsidRPr="00E244B2" w:rsidRDefault="004D580C" w:rsidP="00166A8B">
            <w:pPr>
              <w:pStyle w:val="a8"/>
              <w:rPr>
                <w:color w:val="000000" w:themeColor="text1"/>
              </w:rPr>
            </w:pPr>
            <w:r w:rsidRPr="00E244B2">
              <w:rPr>
                <w:color w:val="000000" w:themeColor="text1"/>
              </w:rPr>
              <w:object w:dxaOrig="520" w:dyaOrig="400" w14:anchorId="6669D862">
                <v:shape id="_x0000_i2130" type="#_x0000_t75" style="width:24.4pt;height:21.95pt" o:ole="">
                  <v:imagedata r:id="rId2130" o:title=""/>
                </v:shape>
                <o:OLEObject Type="Embed" ProgID="Equation.DSMT4" ShapeID="_x0000_i2130" DrawAspect="Content" ObjectID="_1852642027" r:id="rId2131"/>
              </w:object>
            </w:r>
          </w:p>
        </w:tc>
        <w:tc>
          <w:tcPr>
            <w:tcW w:w="1139" w:type="pct"/>
            <w:vAlign w:val="center"/>
          </w:tcPr>
          <w:p w14:paraId="71A61034" w14:textId="77777777" w:rsidR="004D580C" w:rsidRPr="00E244B2" w:rsidRDefault="004D580C" w:rsidP="00166A8B">
            <w:pPr>
              <w:pStyle w:val="a8"/>
              <w:rPr>
                <w:color w:val="000000" w:themeColor="text1"/>
              </w:rPr>
            </w:pPr>
            <w:r w:rsidRPr="00E244B2">
              <w:rPr>
                <w:rFonts w:hint="eastAsia"/>
                <w:color w:val="000000" w:themeColor="text1"/>
              </w:rPr>
              <w:t>煤电机组单位发电量对应的烟尘排放量</w:t>
            </w:r>
          </w:p>
        </w:tc>
        <w:tc>
          <w:tcPr>
            <w:tcW w:w="441" w:type="pct"/>
            <w:vAlign w:val="center"/>
          </w:tcPr>
          <w:p w14:paraId="0AC881B2" w14:textId="77777777" w:rsidR="004D580C" w:rsidRPr="00E244B2" w:rsidRDefault="004D580C" w:rsidP="00166A8B">
            <w:pPr>
              <w:pStyle w:val="a8"/>
              <w:rPr>
                <w:color w:val="000000" w:themeColor="text1"/>
              </w:rPr>
            </w:pPr>
            <w:r w:rsidRPr="00E244B2">
              <w:rPr>
                <w:rFonts w:hint="eastAsia"/>
                <w:color w:val="000000" w:themeColor="text1"/>
              </w:rPr>
              <w:t>t/MWh</w:t>
            </w:r>
          </w:p>
        </w:tc>
        <w:tc>
          <w:tcPr>
            <w:tcW w:w="589" w:type="pct"/>
            <w:vAlign w:val="center"/>
          </w:tcPr>
          <w:p w14:paraId="4924453B" w14:textId="77777777" w:rsidR="004D580C" w:rsidRPr="00E244B2" w:rsidRDefault="004D580C" w:rsidP="00166A8B">
            <w:pPr>
              <w:pStyle w:val="a8"/>
              <w:rPr>
                <w:color w:val="000000" w:themeColor="text1"/>
              </w:rPr>
            </w:pPr>
            <w:r w:rsidRPr="00E244B2">
              <w:rPr>
                <w:rFonts w:hint="eastAsia"/>
                <w:color w:val="000000" w:themeColor="text1"/>
              </w:rPr>
              <w:t>排放参数</w:t>
            </w:r>
          </w:p>
        </w:tc>
        <w:tc>
          <w:tcPr>
            <w:tcW w:w="450" w:type="pct"/>
            <w:vAlign w:val="center"/>
          </w:tcPr>
          <w:p w14:paraId="0F80D1C9"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5BFCCE54"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0D913B57" w14:textId="77777777" w:rsidTr="00004CB4">
        <w:tc>
          <w:tcPr>
            <w:tcW w:w="833" w:type="pct"/>
            <w:vAlign w:val="center"/>
          </w:tcPr>
          <w:p w14:paraId="4DDE90F1" w14:textId="77777777" w:rsidR="004D580C" w:rsidRPr="00E244B2" w:rsidRDefault="004D580C" w:rsidP="00166A8B">
            <w:pPr>
              <w:pStyle w:val="a8"/>
              <w:rPr>
                <w:color w:val="000000" w:themeColor="text1"/>
              </w:rPr>
            </w:pPr>
            <w:r w:rsidRPr="00E244B2">
              <w:rPr>
                <w:rFonts w:hint="eastAsia"/>
                <w:color w:val="000000" w:themeColor="text1"/>
              </w:rPr>
              <w:t>调度时段长度</w:t>
            </w:r>
          </w:p>
        </w:tc>
        <w:tc>
          <w:tcPr>
            <w:tcW w:w="876" w:type="pct"/>
            <w:vAlign w:val="center"/>
          </w:tcPr>
          <w:p w14:paraId="6E6B393A" w14:textId="77777777" w:rsidR="004D580C" w:rsidRPr="00E244B2" w:rsidRDefault="004D580C" w:rsidP="00166A8B">
            <w:pPr>
              <w:pStyle w:val="a8"/>
              <w:rPr>
                <w:color w:val="000000" w:themeColor="text1"/>
              </w:rPr>
            </w:pPr>
            <w:r w:rsidRPr="00E244B2">
              <w:rPr>
                <w:color w:val="000000" w:themeColor="text1"/>
              </w:rPr>
              <w:object w:dxaOrig="300" w:dyaOrig="279" w14:anchorId="059F24F6">
                <v:shape id="_x0000_i2131" type="#_x0000_t75" style="width:16.45pt;height:12.8pt" o:ole="">
                  <v:imagedata r:id="rId2132" o:title=""/>
                </v:shape>
                <o:OLEObject Type="Embed" ProgID="Equation.DSMT4" ShapeID="_x0000_i2131" DrawAspect="Content" ObjectID="_1852642028" r:id="rId2133"/>
              </w:object>
            </w:r>
          </w:p>
        </w:tc>
        <w:tc>
          <w:tcPr>
            <w:tcW w:w="1139" w:type="pct"/>
            <w:vAlign w:val="center"/>
          </w:tcPr>
          <w:p w14:paraId="227F5172" w14:textId="77777777" w:rsidR="004D580C" w:rsidRPr="00E244B2" w:rsidRDefault="004D580C" w:rsidP="00166A8B">
            <w:pPr>
              <w:pStyle w:val="a8"/>
              <w:rPr>
                <w:color w:val="000000" w:themeColor="text1"/>
              </w:rPr>
            </w:pPr>
            <w:r w:rsidRPr="00E244B2">
              <w:rPr>
                <w:rFonts w:hint="eastAsia"/>
                <w:color w:val="000000" w:themeColor="text1"/>
              </w:rPr>
              <w:t>单个调度时段持续时间</w:t>
            </w:r>
          </w:p>
        </w:tc>
        <w:tc>
          <w:tcPr>
            <w:tcW w:w="441" w:type="pct"/>
            <w:vAlign w:val="center"/>
          </w:tcPr>
          <w:p w14:paraId="09644122" w14:textId="77777777" w:rsidR="004D580C" w:rsidRPr="00E244B2" w:rsidRDefault="004D580C" w:rsidP="00166A8B">
            <w:pPr>
              <w:pStyle w:val="a8"/>
              <w:rPr>
                <w:color w:val="000000" w:themeColor="text1"/>
              </w:rPr>
            </w:pPr>
            <w:r w:rsidRPr="00E244B2">
              <w:rPr>
                <w:rFonts w:hint="eastAsia"/>
                <w:color w:val="000000" w:themeColor="text1"/>
              </w:rPr>
              <w:t>h</w:t>
            </w:r>
          </w:p>
        </w:tc>
        <w:tc>
          <w:tcPr>
            <w:tcW w:w="589" w:type="pct"/>
            <w:vAlign w:val="center"/>
          </w:tcPr>
          <w:p w14:paraId="66236A19" w14:textId="77777777" w:rsidR="004D580C" w:rsidRPr="00E244B2" w:rsidRDefault="004D580C" w:rsidP="00166A8B">
            <w:pPr>
              <w:pStyle w:val="a8"/>
              <w:rPr>
                <w:color w:val="000000" w:themeColor="text1"/>
              </w:rPr>
            </w:pPr>
            <w:r w:rsidRPr="00E244B2">
              <w:rPr>
                <w:rFonts w:hint="eastAsia"/>
                <w:color w:val="000000" w:themeColor="text1"/>
              </w:rPr>
              <w:t>模型设定</w:t>
            </w:r>
          </w:p>
        </w:tc>
        <w:tc>
          <w:tcPr>
            <w:tcW w:w="450" w:type="pct"/>
            <w:vAlign w:val="center"/>
          </w:tcPr>
          <w:p w14:paraId="77AA3C7C"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58DF6778" w14:textId="77777777" w:rsidR="004D580C" w:rsidRPr="00E244B2" w:rsidRDefault="004D580C" w:rsidP="00166A8B">
            <w:pPr>
              <w:pStyle w:val="a8"/>
              <w:rPr>
                <w:color w:val="000000" w:themeColor="text1"/>
              </w:rPr>
            </w:pPr>
            <w:r w:rsidRPr="00E244B2">
              <w:rPr>
                <w:rFonts w:hint="eastAsia"/>
                <w:color w:val="000000" w:themeColor="text1"/>
              </w:rPr>
              <w:t>1</w:t>
            </w:r>
          </w:p>
        </w:tc>
      </w:tr>
    </w:tbl>
    <w:p w14:paraId="179E3CCB" w14:textId="77777777" w:rsidR="004D580C" w:rsidRPr="00E244B2" w:rsidRDefault="004D580C" w:rsidP="004D580C">
      <w:pPr>
        <w:ind w:firstLine="480"/>
        <w:rPr>
          <w:color w:val="000000" w:themeColor="text1"/>
        </w:rPr>
      </w:pPr>
    </w:p>
    <w:p w14:paraId="2C8EF676"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54EF628C" w14:textId="77777777" w:rsidTr="00004CB4">
        <w:trPr>
          <w:tblHeader/>
        </w:trPr>
        <w:tc>
          <w:tcPr>
            <w:tcW w:w="704" w:type="pct"/>
            <w:shd w:val="clear" w:color="auto" w:fill="E8EEF5"/>
            <w:tcMar>
              <w:top w:w="100" w:type="dxa"/>
              <w:left w:w="120" w:type="dxa"/>
              <w:bottom w:w="100" w:type="dxa"/>
              <w:right w:w="120" w:type="dxa"/>
            </w:tcMar>
            <w:vAlign w:val="center"/>
          </w:tcPr>
          <w:p w14:paraId="0391E7FC"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0F7D5D3B"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576E5A21"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3F847895"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5812C8BD"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63ABE7FB"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3740CC5C" w14:textId="77777777" w:rsidTr="00004CB4">
        <w:tc>
          <w:tcPr>
            <w:tcW w:w="704" w:type="pct"/>
            <w:vAlign w:val="center"/>
          </w:tcPr>
          <w:p w14:paraId="7EA470F1" w14:textId="77777777" w:rsidR="004D580C" w:rsidRPr="00E244B2" w:rsidRDefault="004D580C" w:rsidP="00166A8B">
            <w:pPr>
              <w:pStyle w:val="a8"/>
              <w:rPr>
                <w:color w:val="000000" w:themeColor="text1"/>
              </w:rPr>
            </w:pPr>
            <w:r w:rsidRPr="00E244B2">
              <w:rPr>
                <w:rFonts w:hint="eastAsia"/>
                <w:color w:val="000000" w:themeColor="text1"/>
              </w:rPr>
              <w:t>煤电机组有功出力</w:t>
            </w:r>
          </w:p>
        </w:tc>
        <w:tc>
          <w:tcPr>
            <w:tcW w:w="1107" w:type="pct"/>
            <w:vAlign w:val="center"/>
          </w:tcPr>
          <w:p w14:paraId="058DD6D3" w14:textId="77777777" w:rsidR="004D580C" w:rsidRPr="00E244B2" w:rsidRDefault="004D580C" w:rsidP="00166A8B">
            <w:pPr>
              <w:pStyle w:val="a8"/>
              <w:rPr>
                <w:color w:val="000000" w:themeColor="text1"/>
              </w:rPr>
            </w:pPr>
            <w:r w:rsidRPr="00E244B2">
              <w:rPr>
                <w:color w:val="000000" w:themeColor="text1"/>
              </w:rPr>
              <w:object w:dxaOrig="580" w:dyaOrig="400" w14:anchorId="4559A06C">
                <v:shape id="_x0000_i2132" type="#_x0000_t75" style="width:29.3pt;height:21.95pt" o:ole="">
                  <v:imagedata r:id="rId2134" o:title=""/>
                </v:shape>
                <o:OLEObject Type="Embed" ProgID="Equation.DSMT4" ShapeID="_x0000_i2132" DrawAspect="Content" ObjectID="_1852642029" r:id="rId2135"/>
              </w:object>
            </w:r>
          </w:p>
        </w:tc>
        <w:tc>
          <w:tcPr>
            <w:tcW w:w="1171" w:type="pct"/>
            <w:vAlign w:val="center"/>
          </w:tcPr>
          <w:p w14:paraId="2D770723" w14:textId="77777777" w:rsidR="004D580C" w:rsidRPr="00E244B2" w:rsidRDefault="004D580C" w:rsidP="00166A8B">
            <w:pPr>
              <w:pStyle w:val="a8"/>
              <w:rPr>
                <w:color w:val="000000" w:themeColor="text1"/>
              </w:rPr>
            </w:pPr>
            <w:r w:rsidRPr="00E244B2">
              <w:rPr>
                <w:rFonts w:hint="eastAsia"/>
                <w:color w:val="000000" w:themeColor="text1"/>
              </w:rPr>
              <w:t>时段</w:t>
            </w:r>
            <w:r w:rsidRPr="00E244B2">
              <w:rPr>
                <w:rFonts w:hint="eastAsia"/>
                <w:color w:val="000000" w:themeColor="text1"/>
              </w:rPr>
              <w:t>t</w:t>
            </w:r>
            <w:r w:rsidRPr="00E244B2">
              <w:rPr>
                <w:rFonts w:hint="eastAsia"/>
                <w:color w:val="000000" w:themeColor="text1"/>
              </w:rPr>
              <w:t>煤电机组</w:t>
            </w:r>
            <w:r w:rsidRPr="00E244B2">
              <w:rPr>
                <w:rFonts w:hint="eastAsia"/>
                <w:color w:val="000000" w:themeColor="text1"/>
              </w:rPr>
              <w:t>i</w:t>
            </w:r>
            <w:r w:rsidRPr="00E244B2">
              <w:rPr>
                <w:rFonts w:hint="eastAsia"/>
                <w:color w:val="000000" w:themeColor="text1"/>
              </w:rPr>
              <w:t>的实际有功出力</w:t>
            </w:r>
          </w:p>
        </w:tc>
        <w:tc>
          <w:tcPr>
            <w:tcW w:w="393" w:type="pct"/>
            <w:vAlign w:val="center"/>
          </w:tcPr>
          <w:p w14:paraId="4A59A32E" w14:textId="77777777" w:rsidR="004D580C" w:rsidRPr="00E244B2" w:rsidRDefault="004D580C" w:rsidP="00166A8B">
            <w:pPr>
              <w:pStyle w:val="a8"/>
              <w:rPr>
                <w:color w:val="000000" w:themeColor="text1"/>
              </w:rPr>
            </w:pPr>
            <w:r w:rsidRPr="00E244B2">
              <w:rPr>
                <w:rFonts w:hint="eastAsia"/>
                <w:color w:val="000000" w:themeColor="text1"/>
              </w:rPr>
              <w:t>MW</w:t>
            </w:r>
          </w:p>
        </w:tc>
        <w:tc>
          <w:tcPr>
            <w:tcW w:w="813" w:type="pct"/>
            <w:vAlign w:val="center"/>
          </w:tcPr>
          <w:p w14:paraId="6BD5F0E7" w14:textId="77777777" w:rsidR="004D580C" w:rsidRPr="00E244B2" w:rsidRDefault="004D580C" w:rsidP="00166A8B">
            <w:pPr>
              <w:pStyle w:val="a8"/>
              <w:rPr>
                <w:color w:val="000000" w:themeColor="text1"/>
              </w:rPr>
            </w:pPr>
            <w:r w:rsidRPr="00E244B2">
              <w:rPr>
                <w:rFonts w:hint="eastAsia"/>
                <w:color w:val="000000" w:themeColor="text1"/>
              </w:rPr>
              <w:t>参与系统功率平衡、计算发电量与运行成本</w:t>
            </w:r>
          </w:p>
        </w:tc>
        <w:tc>
          <w:tcPr>
            <w:tcW w:w="812" w:type="pct"/>
            <w:vAlign w:val="center"/>
          </w:tcPr>
          <w:p w14:paraId="0987BBEB" w14:textId="77777777" w:rsidR="004D580C" w:rsidRPr="00E244B2" w:rsidRDefault="004D580C" w:rsidP="00166A8B">
            <w:pPr>
              <w:pStyle w:val="a8"/>
              <w:rPr>
                <w:color w:val="000000" w:themeColor="text1"/>
                <w:sz w:val="17"/>
              </w:rPr>
            </w:pPr>
            <w:r w:rsidRPr="00E244B2">
              <w:rPr>
                <w:rFonts w:hint="eastAsia"/>
                <w:color w:val="000000" w:themeColor="text1"/>
              </w:rPr>
              <w:t>[600,650,700]</w:t>
            </w:r>
          </w:p>
        </w:tc>
      </w:tr>
      <w:tr w:rsidR="004D580C" w:rsidRPr="00E244B2" w14:paraId="3A3CD6F0" w14:textId="77777777" w:rsidTr="00004CB4">
        <w:tc>
          <w:tcPr>
            <w:tcW w:w="704" w:type="pct"/>
            <w:vAlign w:val="center"/>
          </w:tcPr>
          <w:p w14:paraId="4BECC2C8" w14:textId="77777777" w:rsidR="004D580C" w:rsidRPr="00E244B2" w:rsidRDefault="004D580C" w:rsidP="00166A8B">
            <w:pPr>
              <w:pStyle w:val="a8"/>
              <w:rPr>
                <w:color w:val="000000" w:themeColor="text1"/>
              </w:rPr>
            </w:pPr>
            <w:r w:rsidRPr="00E244B2">
              <w:rPr>
                <w:rFonts w:hint="eastAsia"/>
                <w:color w:val="000000" w:themeColor="text1"/>
              </w:rPr>
              <w:t>煤电机组运行状态</w:t>
            </w:r>
          </w:p>
        </w:tc>
        <w:tc>
          <w:tcPr>
            <w:tcW w:w="1107" w:type="pct"/>
            <w:vAlign w:val="center"/>
          </w:tcPr>
          <w:p w14:paraId="54F958EF" w14:textId="77777777" w:rsidR="004D580C" w:rsidRPr="00E244B2" w:rsidRDefault="004D580C" w:rsidP="00166A8B">
            <w:pPr>
              <w:pStyle w:val="a8"/>
              <w:rPr>
                <w:color w:val="000000" w:themeColor="text1"/>
              </w:rPr>
            </w:pPr>
            <w:r w:rsidRPr="00E244B2">
              <w:rPr>
                <w:color w:val="000000" w:themeColor="text1"/>
              </w:rPr>
              <w:object w:dxaOrig="580" w:dyaOrig="400" w14:anchorId="1A6C2BC6">
                <v:shape id="_x0000_i2133" type="#_x0000_t75" style="width:29.3pt;height:21.95pt" o:ole="">
                  <v:imagedata r:id="rId2136" o:title=""/>
                </v:shape>
                <o:OLEObject Type="Embed" ProgID="Equation.DSMT4" ShapeID="_x0000_i2133" DrawAspect="Content" ObjectID="_1852642030" r:id="rId2137"/>
              </w:object>
            </w:r>
          </w:p>
        </w:tc>
        <w:tc>
          <w:tcPr>
            <w:tcW w:w="1171" w:type="pct"/>
            <w:vAlign w:val="center"/>
          </w:tcPr>
          <w:p w14:paraId="7CD5A056" w14:textId="77777777" w:rsidR="004D580C" w:rsidRPr="00E244B2" w:rsidRDefault="004D580C" w:rsidP="00166A8B">
            <w:pPr>
              <w:pStyle w:val="a8"/>
              <w:rPr>
                <w:color w:val="000000" w:themeColor="text1"/>
              </w:rPr>
            </w:pPr>
            <w:r w:rsidRPr="00E244B2">
              <w:rPr>
                <w:rFonts w:hint="eastAsia"/>
                <w:color w:val="000000" w:themeColor="text1"/>
              </w:rPr>
              <w:t>时段</w:t>
            </w:r>
            <w:r w:rsidRPr="00E244B2">
              <w:rPr>
                <w:rFonts w:hint="eastAsia"/>
                <w:color w:val="000000" w:themeColor="text1"/>
              </w:rPr>
              <w:t>t</w:t>
            </w:r>
            <w:r w:rsidRPr="00E244B2">
              <w:rPr>
                <w:rFonts w:hint="eastAsia"/>
                <w:color w:val="000000" w:themeColor="text1"/>
              </w:rPr>
              <w:t>机组运行状态，</w:t>
            </w:r>
            <w:r w:rsidRPr="00E244B2">
              <w:rPr>
                <w:rFonts w:hint="eastAsia"/>
                <w:color w:val="000000" w:themeColor="text1"/>
              </w:rPr>
              <w:t>1</w:t>
            </w:r>
            <w:r w:rsidRPr="00E244B2">
              <w:rPr>
                <w:rFonts w:hint="eastAsia"/>
                <w:color w:val="000000" w:themeColor="text1"/>
              </w:rPr>
              <w:t>表示运行，</w:t>
            </w:r>
            <w:r w:rsidRPr="00E244B2">
              <w:rPr>
                <w:rFonts w:hint="eastAsia"/>
                <w:color w:val="000000" w:themeColor="text1"/>
              </w:rPr>
              <w:t>0</w:t>
            </w:r>
            <w:r w:rsidRPr="00E244B2">
              <w:rPr>
                <w:rFonts w:hint="eastAsia"/>
                <w:color w:val="000000" w:themeColor="text1"/>
              </w:rPr>
              <w:t>表示停机</w:t>
            </w:r>
          </w:p>
        </w:tc>
        <w:tc>
          <w:tcPr>
            <w:tcW w:w="393" w:type="pct"/>
            <w:vAlign w:val="center"/>
          </w:tcPr>
          <w:p w14:paraId="2A750971" w14:textId="77777777" w:rsidR="004D580C" w:rsidRPr="00E244B2" w:rsidRDefault="004D580C" w:rsidP="00166A8B">
            <w:pPr>
              <w:pStyle w:val="a8"/>
              <w:rPr>
                <w:color w:val="000000" w:themeColor="text1"/>
              </w:rPr>
            </w:pPr>
            <w:r w:rsidRPr="00E244B2">
              <w:rPr>
                <w:rFonts w:hint="eastAsia"/>
                <w:color w:val="000000" w:themeColor="text1"/>
              </w:rPr>
              <w:t>0/1</w:t>
            </w:r>
          </w:p>
        </w:tc>
        <w:tc>
          <w:tcPr>
            <w:tcW w:w="813" w:type="pct"/>
            <w:vAlign w:val="center"/>
          </w:tcPr>
          <w:p w14:paraId="66F7F3D0" w14:textId="77777777" w:rsidR="004D580C" w:rsidRPr="00E244B2" w:rsidRDefault="004D580C" w:rsidP="00166A8B">
            <w:pPr>
              <w:pStyle w:val="a8"/>
              <w:rPr>
                <w:color w:val="000000" w:themeColor="text1"/>
              </w:rPr>
            </w:pPr>
            <w:r w:rsidRPr="00E244B2">
              <w:rPr>
                <w:rFonts w:hint="eastAsia"/>
                <w:color w:val="000000" w:themeColor="text1"/>
              </w:rPr>
              <w:t>判断机组启停状态及运行边界</w:t>
            </w:r>
          </w:p>
        </w:tc>
        <w:tc>
          <w:tcPr>
            <w:tcW w:w="812" w:type="pct"/>
            <w:vAlign w:val="center"/>
          </w:tcPr>
          <w:p w14:paraId="51516281" w14:textId="77777777" w:rsidR="004D580C" w:rsidRPr="00E244B2" w:rsidRDefault="004D580C" w:rsidP="00166A8B">
            <w:pPr>
              <w:pStyle w:val="a8"/>
              <w:rPr>
                <w:color w:val="000000" w:themeColor="text1"/>
                <w:sz w:val="17"/>
              </w:rPr>
            </w:pPr>
            <w:r w:rsidRPr="00E244B2">
              <w:rPr>
                <w:rFonts w:hint="eastAsia"/>
                <w:color w:val="000000" w:themeColor="text1"/>
              </w:rPr>
              <w:t>[1,1,1]</w:t>
            </w:r>
          </w:p>
        </w:tc>
      </w:tr>
      <w:tr w:rsidR="004D580C" w:rsidRPr="00E244B2" w14:paraId="467E8790" w14:textId="77777777" w:rsidTr="00004CB4">
        <w:tc>
          <w:tcPr>
            <w:tcW w:w="704" w:type="pct"/>
            <w:vAlign w:val="center"/>
          </w:tcPr>
          <w:p w14:paraId="4B0E9A7D" w14:textId="77777777" w:rsidR="004D580C" w:rsidRPr="00E244B2" w:rsidRDefault="004D580C" w:rsidP="00166A8B">
            <w:pPr>
              <w:pStyle w:val="a8"/>
              <w:rPr>
                <w:color w:val="000000" w:themeColor="text1"/>
              </w:rPr>
            </w:pPr>
            <w:r w:rsidRPr="00E244B2">
              <w:rPr>
                <w:rFonts w:hint="eastAsia"/>
                <w:color w:val="000000" w:themeColor="text1"/>
              </w:rPr>
              <w:t>煤电机组启动状态</w:t>
            </w:r>
          </w:p>
        </w:tc>
        <w:tc>
          <w:tcPr>
            <w:tcW w:w="1107" w:type="pct"/>
            <w:vAlign w:val="center"/>
          </w:tcPr>
          <w:p w14:paraId="0A499D6E" w14:textId="77777777" w:rsidR="004D580C" w:rsidRPr="00E244B2" w:rsidRDefault="004D580C" w:rsidP="00166A8B">
            <w:pPr>
              <w:pStyle w:val="a8"/>
              <w:rPr>
                <w:color w:val="000000" w:themeColor="text1"/>
              </w:rPr>
            </w:pPr>
            <w:r w:rsidRPr="00E244B2">
              <w:rPr>
                <w:color w:val="000000" w:themeColor="text1"/>
              </w:rPr>
              <w:object w:dxaOrig="580" w:dyaOrig="400" w14:anchorId="42D80AEB">
                <v:shape id="_x0000_i2134" type="#_x0000_t75" style="width:29.3pt;height:21.95pt" o:ole="">
                  <v:imagedata r:id="rId2138" o:title=""/>
                </v:shape>
                <o:OLEObject Type="Embed" ProgID="Equation.DSMT4" ShapeID="_x0000_i2134" DrawAspect="Content" ObjectID="_1852642031" r:id="rId2139"/>
              </w:object>
            </w:r>
          </w:p>
        </w:tc>
        <w:tc>
          <w:tcPr>
            <w:tcW w:w="1171" w:type="pct"/>
            <w:vAlign w:val="center"/>
          </w:tcPr>
          <w:p w14:paraId="45294DA4" w14:textId="77777777" w:rsidR="004D580C" w:rsidRPr="00E244B2" w:rsidRDefault="004D580C" w:rsidP="00166A8B">
            <w:pPr>
              <w:pStyle w:val="a8"/>
              <w:rPr>
                <w:color w:val="000000" w:themeColor="text1"/>
              </w:rPr>
            </w:pPr>
            <w:r w:rsidRPr="00E244B2">
              <w:rPr>
                <w:rFonts w:hint="eastAsia"/>
                <w:color w:val="000000" w:themeColor="text1"/>
              </w:rPr>
              <w:t>时段</w:t>
            </w:r>
            <w:r w:rsidRPr="00E244B2">
              <w:rPr>
                <w:rFonts w:hint="eastAsia"/>
                <w:color w:val="000000" w:themeColor="text1"/>
              </w:rPr>
              <w:t>t</w:t>
            </w:r>
            <w:r w:rsidRPr="00E244B2">
              <w:rPr>
                <w:rFonts w:hint="eastAsia"/>
                <w:color w:val="000000" w:themeColor="text1"/>
              </w:rPr>
              <w:t>机组是否发生启动</w:t>
            </w:r>
          </w:p>
        </w:tc>
        <w:tc>
          <w:tcPr>
            <w:tcW w:w="393" w:type="pct"/>
            <w:vAlign w:val="center"/>
          </w:tcPr>
          <w:p w14:paraId="5C946DC2" w14:textId="77777777" w:rsidR="004D580C" w:rsidRPr="00E244B2" w:rsidRDefault="004D580C" w:rsidP="00166A8B">
            <w:pPr>
              <w:pStyle w:val="a8"/>
              <w:rPr>
                <w:color w:val="000000" w:themeColor="text1"/>
              </w:rPr>
            </w:pPr>
            <w:r w:rsidRPr="00E244B2">
              <w:rPr>
                <w:rFonts w:hint="eastAsia"/>
                <w:color w:val="000000" w:themeColor="text1"/>
              </w:rPr>
              <w:t>0/1</w:t>
            </w:r>
          </w:p>
        </w:tc>
        <w:tc>
          <w:tcPr>
            <w:tcW w:w="813" w:type="pct"/>
            <w:vAlign w:val="center"/>
          </w:tcPr>
          <w:p w14:paraId="45439BDE" w14:textId="77777777" w:rsidR="004D580C" w:rsidRPr="00E244B2" w:rsidRDefault="004D580C" w:rsidP="00166A8B">
            <w:pPr>
              <w:pStyle w:val="a8"/>
              <w:rPr>
                <w:color w:val="000000" w:themeColor="text1"/>
              </w:rPr>
            </w:pPr>
            <w:r w:rsidRPr="00E244B2">
              <w:rPr>
                <w:rFonts w:hint="eastAsia"/>
                <w:color w:val="000000" w:themeColor="text1"/>
              </w:rPr>
              <w:t>统计启动次数并计算启动成本</w:t>
            </w:r>
          </w:p>
        </w:tc>
        <w:tc>
          <w:tcPr>
            <w:tcW w:w="812" w:type="pct"/>
            <w:vAlign w:val="center"/>
          </w:tcPr>
          <w:p w14:paraId="4DBF7F2C" w14:textId="77777777" w:rsidR="004D580C" w:rsidRPr="00E244B2" w:rsidRDefault="004D580C" w:rsidP="00166A8B">
            <w:pPr>
              <w:pStyle w:val="a8"/>
              <w:rPr>
                <w:color w:val="000000" w:themeColor="text1"/>
                <w:sz w:val="17"/>
              </w:rPr>
            </w:pPr>
            <w:r w:rsidRPr="00E244B2">
              <w:rPr>
                <w:rFonts w:hint="eastAsia"/>
                <w:color w:val="000000" w:themeColor="text1"/>
              </w:rPr>
              <w:t>[0,1,0]</w:t>
            </w:r>
          </w:p>
        </w:tc>
      </w:tr>
      <w:tr w:rsidR="004D580C" w:rsidRPr="00E244B2" w14:paraId="00E8F054" w14:textId="77777777" w:rsidTr="00004CB4">
        <w:tc>
          <w:tcPr>
            <w:tcW w:w="704" w:type="pct"/>
            <w:vAlign w:val="center"/>
          </w:tcPr>
          <w:p w14:paraId="7F236B36" w14:textId="77777777" w:rsidR="004D580C" w:rsidRPr="00E244B2" w:rsidRDefault="004D580C" w:rsidP="00166A8B">
            <w:pPr>
              <w:pStyle w:val="a8"/>
              <w:rPr>
                <w:color w:val="000000" w:themeColor="text1"/>
              </w:rPr>
            </w:pPr>
            <w:r w:rsidRPr="00E244B2">
              <w:rPr>
                <w:rFonts w:hint="eastAsia"/>
                <w:color w:val="000000" w:themeColor="text1"/>
              </w:rPr>
              <w:lastRenderedPageBreak/>
              <w:t>煤电机组停机状态</w:t>
            </w:r>
          </w:p>
        </w:tc>
        <w:tc>
          <w:tcPr>
            <w:tcW w:w="1107" w:type="pct"/>
            <w:vAlign w:val="center"/>
          </w:tcPr>
          <w:p w14:paraId="0CD4F6E6" w14:textId="77777777" w:rsidR="004D580C" w:rsidRPr="00E244B2" w:rsidRDefault="004D580C" w:rsidP="00166A8B">
            <w:pPr>
              <w:pStyle w:val="a8"/>
              <w:rPr>
                <w:color w:val="000000" w:themeColor="text1"/>
              </w:rPr>
            </w:pPr>
            <w:r w:rsidRPr="00E244B2">
              <w:rPr>
                <w:color w:val="000000" w:themeColor="text1"/>
              </w:rPr>
              <w:object w:dxaOrig="580" w:dyaOrig="400" w14:anchorId="7527B7DA">
                <v:shape id="_x0000_i2135" type="#_x0000_t75" style="width:29.3pt;height:21.95pt" o:ole="">
                  <v:imagedata r:id="rId2140" o:title=""/>
                </v:shape>
                <o:OLEObject Type="Embed" ProgID="Equation.DSMT4" ShapeID="_x0000_i2135" DrawAspect="Content" ObjectID="_1852642032" r:id="rId2141"/>
              </w:object>
            </w:r>
          </w:p>
        </w:tc>
        <w:tc>
          <w:tcPr>
            <w:tcW w:w="1171" w:type="pct"/>
            <w:vAlign w:val="center"/>
          </w:tcPr>
          <w:p w14:paraId="611087D4" w14:textId="77777777" w:rsidR="004D580C" w:rsidRPr="00E244B2" w:rsidRDefault="004D580C" w:rsidP="00166A8B">
            <w:pPr>
              <w:pStyle w:val="a8"/>
              <w:rPr>
                <w:color w:val="000000" w:themeColor="text1"/>
              </w:rPr>
            </w:pPr>
            <w:r w:rsidRPr="00E244B2">
              <w:rPr>
                <w:rFonts w:hint="eastAsia"/>
                <w:color w:val="000000" w:themeColor="text1"/>
              </w:rPr>
              <w:t>时段</w:t>
            </w:r>
            <w:r w:rsidRPr="00E244B2">
              <w:rPr>
                <w:rFonts w:hint="eastAsia"/>
                <w:color w:val="000000" w:themeColor="text1"/>
              </w:rPr>
              <w:t>t</w:t>
            </w:r>
            <w:r w:rsidRPr="00E244B2">
              <w:rPr>
                <w:rFonts w:hint="eastAsia"/>
                <w:color w:val="000000" w:themeColor="text1"/>
              </w:rPr>
              <w:t>机组是否发生停机</w:t>
            </w:r>
          </w:p>
        </w:tc>
        <w:tc>
          <w:tcPr>
            <w:tcW w:w="393" w:type="pct"/>
            <w:vAlign w:val="center"/>
          </w:tcPr>
          <w:p w14:paraId="5237CBA6" w14:textId="77777777" w:rsidR="004D580C" w:rsidRPr="00E244B2" w:rsidRDefault="004D580C" w:rsidP="00166A8B">
            <w:pPr>
              <w:pStyle w:val="a8"/>
              <w:rPr>
                <w:color w:val="000000" w:themeColor="text1"/>
              </w:rPr>
            </w:pPr>
            <w:r w:rsidRPr="00E244B2">
              <w:rPr>
                <w:rFonts w:hint="eastAsia"/>
                <w:color w:val="000000" w:themeColor="text1"/>
              </w:rPr>
              <w:t>0/1</w:t>
            </w:r>
          </w:p>
        </w:tc>
        <w:tc>
          <w:tcPr>
            <w:tcW w:w="813" w:type="pct"/>
            <w:vAlign w:val="center"/>
          </w:tcPr>
          <w:p w14:paraId="418C6DE8" w14:textId="77777777" w:rsidR="004D580C" w:rsidRPr="00E244B2" w:rsidRDefault="004D580C" w:rsidP="00166A8B">
            <w:pPr>
              <w:pStyle w:val="a8"/>
              <w:rPr>
                <w:color w:val="000000" w:themeColor="text1"/>
              </w:rPr>
            </w:pPr>
            <w:r w:rsidRPr="00E244B2">
              <w:rPr>
                <w:rFonts w:hint="eastAsia"/>
                <w:color w:val="000000" w:themeColor="text1"/>
              </w:rPr>
              <w:t>统计停机次数并计算停机成本</w:t>
            </w:r>
          </w:p>
        </w:tc>
        <w:tc>
          <w:tcPr>
            <w:tcW w:w="812" w:type="pct"/>
            <w:vAlign w:val="center"/>
          </w:tcPr>
          <w:p w14:paraId="43612583" w14:textId="77777777" w:rsidR="004D580C" w:rsidRPr="00E244B2" w:rsidRDefault="004D580C" w:rsidP="00166A8B">
            <w:pPr>
              <w:pStyle w:val="a8"/>
              <w:rPr>
                <w:color w:val="000000" w:themeColor="text1"/>
              </w:rPr>
            </w:pPr>
            <w:r w:rsidRPr="00E244B2">
              <w:rPr>
                <w:rFonts w:hint="eastAsia"/>
                <w:color w:val="000000" w:themeColor="text1"/>
              </w:rPr>
              <w:t>[0,0,1]</w:t>
            </w:r>
          </w:p>
        </w:tc>
      </w:tr>
      <w:tr w:rsidR="004D580C" w:rsidRPr="00E244B2" w14:paraId="343F932D" w14:textId="77777777" w:rsidTr="00004CB4">
        <w:tc>
          <w:tcPr>
            <w:tcW w:w="704" w:type="pct"/>
            <w:vAlign w:val="center"/>
          </w:tcPr>
          <w:p w14:paraId="035882E9" w14:textId="77777777" w:rsidR="004D580C" w:rsidRPr="00E244B2" w:rsidRDefault="004D580C" w:rsidP="00166A8B">
            <w:pPr>
              <w:pStyle w:val="a8"/>
              <w:rPr>
                <w:color w:val="000000" w:themeColor="text1"/>
              </w:rPr>
            </w:pPr>
            <w:r w:rsidRPr="00E244B2">
              <w:rPr>
                <w:rFonts w:hint="eastAsia"/>
                <w:color w:val="000000" w:themeColor="text1"/>
              </w:rPr>
              <w:t>向上旋转备用容量</w:t>
            </w:r>
          </w:p>
        </w:tc>
        <w:tc>
          <w:tcPr>
            <w:tcW w:w="1107" w:type="pct"/>
            <w:vAlign w:val="center"/>
          </w:tcPr>
          <w:p w14:paraId="75A2E78E" w14:textId="77777777" w:rsidR="004D580C" w:rsidRPr="00E244B2" w:rsidRDefault="004D580C" w:rsidP="00166A8B">
            <w:pPr>
              <w:pStyle w:val="a8"/>
              <w:rPr>
                <w:color w:val="000000" w:themeColor="text1"/>
              </w:rPr>
            </w:pPr>
            <w:r w:rsidRPr="00E244B2">
              <w:rPr>
                <w:color w:val="000000" w:themeColor="text1"/>
              </w:rPr>
              <w:object w:dxaOrig="600" w:dyaOrig="400" w14:anchorId="0FC52846">
                <v:shape id="_x0000_i2136" type="#_x0000_t75" style="width:29.3pt;height:21.95pt" o:ole="">
                  <v:imagedata r:id="rId2142" o:title=""/>
                </v:shape>
                <o:OLEObject Type="Embed" ProgID="Equation.DSMT4" ShapeID="_x0000_i2136" DrawAspect="Content" ObjectID="_1852642033" r:id="rId2143"/>
              </w:object>
            </w:r>
          </w:p>
        </w:tc>
        <w:tc>
          <w:tcPr>
            <w:tcW w:w="1171" w:type="pct"/>
            <w:vAlign w:val="center"/>
          </w:tcPr>
          <w:p w14:paraId="059A1FCB" w14:textId="77777777" w:rsidR="004D580C" w:rsidRPr="00E244B2" w:rsidRDefault="004D580C" w:rsidP="00166A8B">
            <w:pPr>
              <w:pStyle w:val="a8"/>
              <w:rPr>
                <w:color w:val="000000" w:themeColor="text1"/>
              </w:rPr>
            </w:pPr>
            <w:r w:rsidRPr="00E244B2">
              <w:rPr>
                <w:rFonts w:hint="eastAsia"/>
                <w:color w:val="000000" w:themeColor="text1"/>
              </w:rPr>
              <w:t>时段</w:t>
            </w:r>
            <w:r w:rsidRPr="00E244B2">
              <w:rPr>
                <w:rFonts w:hint="eastAsia"/>
                <w:color w:val="000000" w:themeColor="text1"/>
              </w:rPr>
              <w:t>t</w:t>
            </w:r>
            <w:r w:rsidRPr="00E244B2">
              <w:rPr>
                <w:rFonts w:hint="eastAsia"/>
                <w:color w:val="000000" w:themeColor="text1"/>
              </w:rPr>
              <w:t>煤电机组预留的向上旋转备用容量</w:t>
            </w:r>
          </w:p>
        </w:tc>
        <w:tc>
          <w:tcPr>
            <w:tcW w:w="393" w:type="pct"/>
            <w:vAlign w:val="center"/>
          </w:tcPr>
          <w:p w14:paraId="04C263E0" w14:textId="77777777" w:rsidR="004D580C" w:rsidRPr="00E244B2" w:rsidRDefault="004D580C" w:rsidP="00166A8B">
            <w:pPr>
              <w:pStyle w:val="a8"/>
              <w:rPr>
                <w:color w:val="000000" w:themeColor="text1"/>
              </w:rPr>
            </w:pPr>
            <w:r w:rsidRPr="00E244B2">
              <w:rPr>
                <w:rFonts w:hint="eastAsia"/>
                <w:color w:val="000000" w:themeColor="text1"/>
              </w:rPr>
              <w:t>MW</w:t>
            </w:r>
          </w:p>
        </w:tc>
        <w:tc>
          <w:tcPr>
            <w:tcW w:w="813" w:type="pct"/>
            <w:vAlign w:val="center"/>
          </w:tcPr>
          <w:p w14:paraId="307E3389" w14:textId="77777777" w:rsidR="004D580C" w:rsidRPr="00E244B2" w:rsidRDefault="004D580C" w:rsidP="00166A8B">
            <w:pPr>
              <w:pStyle w:val="a8"/>
              <w:rPr>
                <w:color w:val="000000" w:themeColor="text1"/>
              </w:rPr>
            </w:pPr>
            <w:r w:rsidRPr="00E244B2">
              <w:rPr>
                <w:rFonts w:hint="eastAsia"/>
                <w:color w:val="000000" w:themeColor="text1"/>
              </w:rPr>
              <w:t>系统备用配置及安全校核</w:t>
            </w:r>
          </w:p>
        </w:tc>
        <w:tc>
          <w:tcPr>
            <w:tcW w:w="812" w:type="pct"/>
            <w:vAlign w:val="center"/>
          </w:tcPr>
          <w:p w14:paraId="748BDA38" w14:textId="77777777" w:rsidR="004D580C" w:rsidRPr="00E244B2" w:rsidRDefault="004D580C" w:rsidP="00166A8B">
            <w:pPr>
              <w:pStyle w:val="a8"/>
              <w:rPr>
                <w:color w:val="000000" w:themeColor="text1"/>
              </w:rPr>
            </w:pPr>
            <w:r w:rsidRPr="00E244B2">
              <w:rPr>
                <w:rFonts w:hint="eastAsia"/>
                <w:color w:val="000000" w:themeColor="text1"/>
              </w:rPr>
              <w:t>[50,80,60]</w:t>
            </w:r>
          </w:p>
        </w:tc>
      </w:tr>
      <w:tr w:rsidR="004D580C" w:rsidRPr="00E244B2" w14:paraId="2A9A6FA0" w14:textId="77777777" w:rsidTr="00004CB4">
        <w:tc>
          <w:tcPr>
            <w:tcW w:w="704" w:type="pct"/>
            <w:vAlign w:val="center"/>
          </w:tcPr>
          <w:p w14:paraId="05FDF081" w14:textId="77777777" w:rsidR="004D580C" w:rsidRPr="00E244B2" w:rsidRDefault="004D580C" w:rsidP="00166A8B">
            <w:pPr>
              <w:pStyle w:val="a8"/>
              <w:rPr>
                <w:color w:val="000000" w:themeColor="text1"/>
              </w:rPr>
            </w:pPr>
            <w:r w:rsidRPr="00E244B2">
              <w:rPr>
                <w:rFonts w:hint="eastAsia"/>
                <w:color w:val="000000" w:themeColor="text1"/>
              </w:rPr>
              <w:t>燃料成本</w:t>
            </w:r>
          </w:p>
        </w:tc>
        <w:tc>
          <w:tcPr>
            <w:tcW w:w="1107" w:type="pct"/>
            <w:vAlign w:val="center"/>
          </w:tcPr>
          <w:p w14:paraId="7A003F74" w14:textId="77777777" w:rsidR="004D580C" w:rsidRPr="00E244B2" w:rsidRDefault="004D580C" w:rsidP="00166A8B">
            <w:pPr>
              <w:pStyle w:val="a8"/>
              <w:rPr>
                <w:color w:val="000000" w:themeColor="text1"/>
              </w:rPr>
            </w:pPr>
            <w:r w:rsidRPr="00E244B2">
              <w:rPr>
                <w:color w:val="000000" w:themeColor="text1"/>
              </w:rPr>
              <w:object w:dxaOrig="639" w:dyaOrig="380" w14:anchorId="19A6C57F">
                <v:shape id="_x0000_i2137" type="#_x0000_t75" style="width:33.55pt;height:21.95pt" o:ole="">
                  <v:imagedata r:id="rId2144" o:title=""/>
                </v:shape>
                <o:OLEObject Type="Embed" ProgID="Equation.DSMT4" ShapeID="_x0000_i2137" DrawAspect="Content" ObjectID="_1852642034" r:id="rId2145"/>
              </w:object>
            </w:r>
          </w:p>
        </w:tc>
        <w:tc>
          <w:tcPr>
            <w:tcW w:w="1171" w:type="pct"/>
            <w:vAlign w:val="center"/>
          </w:tcPr>
          <w:p w14:paraId="768F46FD" w14:textId="77777777" w:rsidR="004D580C" w:rsidRPr="00E244B2" w:rsidRDefault="004D580C" w:rsidP="00166A8B">
            <w:pPr>
              <w:pStyle w:val="a8"/>
              <w:rPr>
                <w:color w:val="000000" w:themeColor="text1"/>
              </w:rPr>
            </w:pPr>
            <w:r w:rsidRPr="00E244B2">
              <w:rPr>
                <w:rFonts w:hint="eastAsia"/>
                <w:color w:val="000000" w:themeColor="text1"/>
              </w:rPr>
              <w:t>调度周期内煤电机组燃料成本</w:t>
            </w:r>
          </w:p>
        </w:tc>
        <w:tc>
          <w:tcPr>
            <w:tcW w:w="393" w:type="pct"/>
            <w:vAlign w:val="center"/>
          </w:tcPr>
          <w:p w14:paraId="71A34FDE" w14:textId="77777777" w:rsidR="004D580C" w:rsidRPr="00E244B2" w:rsidRDefault="004D580C" w:rsidP="00166A8B">
            <w:pPr>
              <w:pStyle w:val="a8"/>
              <w:rPr>
                <w:color w:val="000000" w:themeColor="text1"/>
              </w:rPr>
            </w:pPr>
            <w:r w:rsidRPr="00E244B2">
              <w:rPr>
                <w:rFonts w:hint="eastAsia"/>
                <w:color w:val="000000" w:themeColor="text1"/>
              </w:rPr>
              <w:t>元</w:t>
            </w:r>
          </w:p>
        </w:tc>
        <w:tc>
          <w:tcPr>
            <w:tcW w:w="813" w:type="pct"/>
            <w:vAlign w:val="center"/>
          </w:tcPr>
          <w:p w14:paraId="213BF083" w14:textId="77777777" w:rsidR="004D580C" w:rsidRPr="00E244B2" w:rsidRDefault="004D580C" w:rsidP="00166A8B">
            <w:pPr>
              <w:pStyle w:val="a8"/>
              <w:rPr>
                <w:color w:val="000000" w:themeColor="text1"/>
              </w:rPr>
            </w:pPr>
            <w:r w:rsidRPr="00E244B2">
              <w:rPr>
                <w:rFonts w:hint="eastAsia"/>
                <w:color w:val="000000" w:themeColor="text1"/>
              </w:rPr>
              <w:t>运行经济性评价</w:t>
            </w:r>
          </w:p>
        </w:tc>
        <w:tc>
          <w:tcPr>
            <w:tcW w:w="812" w:type="pct"/>
            <w:vAlign w:val="center"/>
          </w:tcPr>
          <w:p w14:paraId="1386849E" w14:textId="77777777" w:rsidR="004D580C" w:rsidRPr="00E244B2" w:rsidRDefault="004D580C" w:rsidP="00166A8B">
            <w:pPr>
              <w:pStyle w:val="a8"/>
              <w:rPr>
                <w:color w:val="000000" w:themeColor="text1"/>
              </w:rPr>
            </w:pPr>
            <w:r w:rsidRPr="00E244B2">
              <w:rPr>
                <w:rFonts w:hint="eastAsia"/>
                <w:color w:val="000000" w:themeColor="text1"/>
              </w:rPr>
              <w:t>5.2</w:t>
            </w:r>
            <w:r w:rsidRPr="00E244B2">
              <w:rPr>
                <w:rFonts w:hint="eastAsia"/>
                <w:color w:val="000000" w:themeColor="text1"/>
              </w:rPr>
              <w:t>×</w:t>
            </w:r>
            <w:r w:rsidRPr="00E244B2">
              <w:rPr>
                <w:rFonts w:hint="eastAsia"/>
                <w:color w:val="000000" w:themeColor="text1"/>
              </w:rPr>
              <w:t>10</w:t>
            </w:r>
            <w:r w:rsidRPr="00E244B2">
              <w:rPr>
                <w:rFonts w:ascii="Cambria Math" w:hAnsi="Cambria Math" w:cs="Cambria Math"/>
                <w:color w:val="000000" w:themeColor="text1"/>
              </w:rPr>
              <w:t>⁶</w:t>
            </w:r>
          </w:p>
        </w:tc>
      </w:tr>
      <w:tr w:rsidR="004D580C" w:rsidRPr="00E244B2" w14:paraId="6A2A9793" w14:textId="77777777" w:rsidTr="00004CB4">
        <w:tc>
          <w:tcPr>
            <w:tcW w:w="704" w:type="pct"/>
            <w:vAlign w:val="center"/>
          </w:tcPr>
          <w:p w14:paraId="01B918E2" w14:textId="77777777" w:rsidR="004D580C" w:rsidRPr="00E244B2" w:rsidRDefault="004D580C" w:rsidP="00166A8B">
            <w:pPr>
              <w:pStyle w:val="a8"/>
              <w:rPr>
                <w:color w:val="000000" w:themeColor="text1"/>
              </w:rPr>
            </w:pPr>
            <w:r w:rsidRPr="00E244B2">
              <w:rPr>
                <w:rFonts w:hint="eastAsia"/>
                <w:color w:val="000000" w:themeColor="text1"/>
              </w:rPr>
              <w:t>固定运维成本</w:t>
            </w:r>
          </w:p>
        </w:tc>
        <w:tc>
          <w:tcPr>
            <w:tcW w:w="1107" w:type="pct"/>
            <w:vAlign w:val="center"/>
          </w:tcPr>
          <w:p w14:paraId="34FC3BB7" w14:textId="77777777" w:rsidR="004D580C" w:rsidRPr="00E244B2" w:rsidRDefault="004D580C" w:rsidP="00166A8B">
            <w:pPr>
              <w:pStyle w:val="a8"/>
              <w:rPr>
                <w:color w:val="000000" w:themeColor="text1"/>
              </w:rPr>
            </w:pPr>
            <w:r w:rsidRPr="00E244B2">
              <w:rPr>
                <w:color w:val="000000" w:themeColor="text1"/>
              </w:rPr>
              <w:object w:dxaOrig="720" w:dyaOrig="380" w14:anchorId="2DF3583A">
                <v:shape id="_x0000_i2138" type="#_x0000_t75" style="width:38.45pt;height:21.95pt" o:ole="">
                  <v:imagedata r:id="rId2146" o:title=""/>
                </v:shape>
                <o:OLEObject Type="Embed" ProgID="Equation.DSMT4" ShapeID="_x0000_i2138" DrawAspect="Content" ObjectID="_1852642035" r:id="rId2147"/>
              </w:object>
            </w:r>
          </w:p>
        </w:tc>
        <w:tc>
          <w:tcPr>
            <w:tcW w:w="1171" w:type="pct"/>
            <w:vAlign w:val="center"/>
          </w:tcPr>
          <w:p w14:paraId="4B8BBC5D" w14:textId="77777777" w:rsidR="004D580C" w:rsidRPr="00E244B2" w:rsidRDefault="004D580C" w:rsidP="00166A8B">
            <w:pPr>
              <w:pStyle w:val="a8"/>
              <w:rPr>
                <w:color w:val="000000" w:themeColor="text1"/>
              </w:rPr>
            </w:pPr>
            <w:r w:rsidRPr="00E244B2">
              <w:rPr>
                <w:rFonts w:hint="eastAsia"/>
                <w:color w:val="000000" w:themeColor="text1"/>
              </w:rPr>
              <w:t>区域煤电机组固定运行维护成本</w:t>
            </w:r>
          </w:p>
        </w:tc>
        <w:tc>
          <w:tcPr>
            <w:tcW w:w="393" w:type="pct"/>
            <w:vAlign w:val="center"/>
          </w:tcPr>
          <w:p w14:paraId="4AC6274F" w14:textId="77777777" w:rsidR="004D580C" w:rsidRPr="00E244B2" w:rsidRDefault="004D580C" w:rsidP="00166A8B">
            <w:pPr>
              <w:pStyle w:val="a8"/>
              <w:rPr>
                <w:color w:val="000000" w:themeColor="text1"/>
              </w:rPr>
            </w:pPr>
            <w:r w:rsidRPr="00E244B2">
              <w:rPr>
                <w:rFonts w:hint="eastAsia"/>
                <w:color w:val="000000" w:themeColor="text1"/>
              </w:rPr>
              <w:t>元</w:t>
            </w:r>
          </w:p>
        </w:tc>
        <w:tc>
          <w:tcPr>
            <w:tcW w:w="813" w:type="pct"/>
            <w:vAlign w:val="center"/>
          </w:tcPr>
          <w:p w14:paraId="2EDECE47" w14:textId="77777777" w:rsidR="004D580C" w:rsidRPr="00E244B2" w:rsidRDefault="004D580C" w:rsidP="00166A8B">
            <w:pPr>
              <w:pStyle w:val="a8"/>
              <w:rPr>
                <w:color w:val="000000" w:themeColor="text1"/>
              </w:rPr>
            </w:pPr>
            <w:r w:rsidRPr="00E244B2">
              <w:rPr>
                <w:rFonts w:hint="eastAsia"/>
                <w:color w:val="000000" w:themeColor="text1"/>
              </w:rPr>
              <w:t>运行成本核算</w:t>
            </w:r>
          </w:p>
        </w:tc>
        <w:tc>
          <w:tcPr>
            <w:tcW w:w="812" w:type="pct"/>
            <w:vAlign w:val="center"/>
          </w:tcPr>
          <w:p w14:paraId="349C45B2" w14:textId="77777777" w:rsidR="004D580C" w:rsidRPr="00E244B2" w:rsidRDefault="004D580C" w:rsidP="00166A8B">
            <w:pPr>
              <w:pStyle w:val="a8"/>
              <w:rPr>
                <w:color w:val="000000" w:themeColor="text1"/>
              </w:rPr>
            </w:pPr>
            <w:r w:rsidRPr="00E244B2">
              <w:rPr>
                <w:rFonts w:hint="eastAsia"/>
                <w:color w:val="000000" w:themeColor="text1"/>
              </w:rPr>
              <w:t>8.0</w:t>
            </w:r>
            <w:r w:rsidRPr="00E244B2">
              <w:rPr>
                <w:rFonts w:hint="eastAsia"/>
                <w:color w:val="000000" w:themeColor="text1"/>
              </w:rPr>
              <w:t>×</w:t>
            </w:r>
            <w:r w:rsidRPr="00E244B2">
              <w:rPr>
                <w:rFonts w:hint="eastAsia"/>
                <w:color w:val="000000" w:themeColor="text1"/>
              </w:rPr>
              <w:t>10</w:t>
            </w:r>
            <w:r w:rsidRPr="00E244B2">
              <w:rPr>
                <w:rFonts w:ascii="Cambria Math" w:hAnsi="Cambria Math" w:cs="Cambria Math"/>
                <w:color w:val="000000" w:themeColor="text1"/>
              </w:rPr>
              <w:t>⁵</w:t>
            </w:r>
          </w:p>
        </w:tc>
      </w:tr>
      <w:tr w:rsidR="004D580C" w:rsidRPr="00E244B2" w14:paraId="7600C5A5" w14:textId="77777777" w:rsidTr="00004CB4">
        <w:tc>
          <w:tcPr>
            <w:tcW w:w="704" w:type="pct"/>
            <w:vAlign w:val="center"/>
          </w:tcPr>
          <w:p w14:paraId="7F05E167" w14:textId="77777777" w:rsidR="004D580C" w:rsidRPr="00E244B2" w:rsidRDefault="004D580C" w:rsidP="00166A8B">
            <w:pPr>
              <w:pStyle w:val="a8"/>
              <w:rPr>
                <w:color w:val="000000" w:themeColor="text1"/>
              </w:rPr>
            </w:pPr>
            <w:r w:rsidRPr="00E244B2">
              <w:rPr>
                <w:rFonts w:hint="eastAsia"/>
                <w:color w:val="000000" w:themeColor="text1"/>
              </w:rPr>
              <w:t>启停成本</w:t>
            </w:r>
          </w:p>
        </w:tc>
        <w:tc>
          <w:tcPr>
            <w:tcW w:w="1107" w:type="pct"/>
            <w:vAlign w:val="center"/>
          </w:tcPr>
          <w:p w14:paraId="1FA5280D" w14:textId="77777777" w:rsidR="004D580C" w:rsidRPr="00E244B2" w:rsidRDefault="004D580C" w:rsidP="00166A8B">
            <w:pPr>
              <w:pStyle w:val="a8"/>
              <w:rPr>
                <w:color w:val="000000" w:themeColor="text1"/>
              </w:rPr>
            </w:pPr>
            <w:r w:rsidRPr="00E244B2">
              <w:rPr>
                <w:color w:val="000000" w:themeColor="text1"/>
              </w:rPr>
              <w:object w:dxaOrig="600" w:dyaOrig="380" w14:anchorId="6B8C80A9">
                <v:shape id="_x0000_i2139" type="#_x0000_t75" style="width:29.3pt;height:21.95pt" o:ole="">
                  <v:imagedata r:id="rId2148" o:title=""/>
                </v:shape>
                <o:OLEObject Type="Embed" ProgID="Equation.DSMT4" ShapeID="_x0000_i2139" DrawAspect="Content" ObjectID="_1852642036" r:id="rId2149"/>
              </w:object>
            </w:r>
          </w:p>
        </w:tc>
        <w:tc>
          <w:tcPr>
            <w:tcW w:w="1171" w:type="pct"/>
            <w:vAlign w:val="center"/>
          </w:tcPr>
          <w:p w14:paraId="1DFE497A" w14:textId="77777777" w:rsidR="004D580C" w:rsidRPr="00E244B2" w:rsidRDefault="004D580C" w:rsidP="00166A8B">
            <w:pPr>
              <w:pStyle w:val="a8"/>
              <w:rPr>
                <w:color w:val="000000" w:themeColor="text1"/>
              </w:rPr>
            </w:pPr>
            <w:r w:rsidRPr="00E244B2">
              <w:rPr>
                <w:rFonts w:hint="eastAsia"/>
                <w:color w:val="000000" w:themeColor="text1"/>
              </w:rPr>
              <w:t>调度周期内煤电机组启动和停机产生的成本</w:t>
            </w:r>
          </w:p>
        </w:tc>
        <w:tc>
          <w:tcPr>
            <w:tcW w:w="393" w:type="pct"/>
            <w:vAlign w:val="center"/>
          </w:tcPr>
          <w:p w14:paraId="3F557D20" w14:textId="77777777" w:rsidR="004D580C" w:rsidRPr="00E244B2" w:rsidRDefault="004D580C" w:rsidP="00166A8B">
            <w:pPr>
              <w:pStyle w:val="a8"/>
              <w:rPr>
                <w:color w:val="000000" w:themeColor="text1"/>
              </w:rPr>
            </w:pPr>
            <w:r w:rsidRPr="00E244B2">
              <w:rPr>
                <w:rFonts w:hint="eastAsia"/>
                <w:color w:val="000000" w:themeColor="text1"/>
              </w:rPr>
              <w:t>元</w:t>
            </w:r>
          </w:p>
        </w:tc>
        <w:tc>
          <w:tcPr>
            <w:tcW w:w="813" w:type="pct"/>
            <w:vAlign w:val="center"/>
          </w:tcPr>
          <w:p w14:paraId="4DAE0A1E" w14:textId="77777777" w:rsidR="004D580C" w:rsidRPr="00E244B2" w:rsidRDefault="004D580C" w:rsidP="00166A8B">
            <w:pPr>
              <w:pStyle w:val="a8"/>
              <w:rPr>
                <w:color w:val="000000" w:themeColor="text1"/>
              </w:rPr>
            </w:pPr>
            <w:r w:rsidRPr="00E244B2">
              <w:rPr>
                <w:rFonts w:hint="eastAsia"/>
                <w:color w:val="000000" w:themeColor="text1"/>
              </w:rPr>
              <w:t>运行经济性评价</w:t>
            </w:r>
          </w:p>
        </w:tc>
        <w:tc>
          <w:tcPr>
            <w:tcW w:w="812" w:type="pct"/>
            <w:vAlign w:val="center"/>
          </w:tcPr>
          <w:p w14:paraId="28C70468" w14:textId="77777777" w:rsidR="004D580C" w:rsidRPr="00E244B2" w:rsidRDefault="004D580C" w:rsidP="00166A8B">
            <w:pPr>
              <w:pStyle w:val="a8"/>
              <w:rPr>
                <w:color w:val="000000" w:themeColor="text1"/>
              </w:rPr>
            </w:pPr>
            <w:r w:rsidRPr="00E244B2">
              <w:rPr>
                <w:rFonts w:hint="eastAsia"/>
                <w:color w:val="000000" w:themeColor="text1"/>
              </w:rPr>
              <w:t>1.5</w:t>
            </w:r>
            <w:r w:rsidRPr="00E244B2">
              <w:rPr>
                <w:rFonts w:hint="eastAsia"/>
                <w:color w:val="000000" w:themeColor="text1"/>
              </w:rPr>
              <w:t>×</w:t>
            </w:r>
            <w:r w:rsidRPr="00E244B2">
              <w:rPr>
                <w:rFonts w:hint="eastAsia"/>
                <w:color w:val="000000" w:themeColor="text1"/>
              </w:rPr>
              <w:t>10</w:t>
            </w:r>
            <w:r w:rsidRPr="00E244B2">
              <w:rPr>
                <w:rFonts w:ascii="Cambria Math" w:hAnsi="Cambria Math" w:cs="Cambria Math"/>
                <w:color w:val="000000" w:themeColor="text1"/>
              </w:rPr>
              <w:t>⁵</w:t>
            </w:r>
          </w:p>
        </w:tc>
      </w:tr>
      <w:tr w:rsidR="004D580C" w:rsidRPr="00E244B2" w14:paraId="5D0F3F05" w14:textId="77777777" w:rsidTr="00004CB4">
        <w:tc>
          <w:tcPr>
            <w:tcW w:w="704" w:type="pct"/>
            <w:vAlign w:val="center"/>
          </w:tcPr>
          <w:p w14:paraId="16AB502B" w14:textId="77777777" w:rsidR="004D580C" w:rsidRPr="00E244B2" w:rsidRDefault="004D580C" w:rsidP="00166A8B">
            <w:pPr>
              <w:pStyle w:val="a8"/>
              <w:rPr>
                <w:color w:val="000000" w:themeColor="text1"/>
              </w:rPr>
            </w:pPr>
            <w:r w:rsidRPr="00E244B2">
              <w:rPr>
                <w:rFonts w:hint="eastAsia"/>
                <w:color w:val="000000" w:themeColor="text1"/>
              </w:rPr>
              <w:t>CO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排放成</w:t>
            </w:r>
            <w:r w:rsidRPr="00E244B2">
              <w:rPr>
                <w:rFonts w:hint="eastAsia"/>
                <w:color w:val="000000" w:themeColor="text1"/>
              </w:rPr>
              <w:t>本</w:t>
            </w:r>
          </w:p>
        </w:tc>
        <w:tc>
          <w:tcPr>
            <w:tcW w:w="1107" w:type="pct"/>
            <w:vAlign w:val="center"/>
          </w:tcPr>
          <w:p w14:paraId="452F3399" w14:textId="77777777" w:rsidR="004D580C" w:rsidRPr="00E244B2" w:rsidRDefault="004D580C" w:rsidP="00166A8B">
            <w:pPr>
              <w:pStyle w:val="a8"/>
              <w:rPr>
                <w:color w:val="000000" w:themeColor="text1"/>
              </w:rPr>
            </w:pPr>
            <w:r w:rsidRPr="00E244B2">
              <w:rPr>
                <w:color w:val="000000" w:themeColor="text1"/>
              </w:rPr>
              <w:object w:dxaOrig="680" w:dyaOrig="380" w14:anchorId="0830BA33">
                <v:shape id="_x0000_i2140" type="#_x0000_t75" style="width:32.95pt;height:21.95pt" o:ole="">
                  <v:imagedata r:id="rId2150" o:title=""/>
                </v:shape>
                <o:OLEObject Type="Embed" ProgID="Equation.DSMT4" ShapeID="_x0000_i2140" DrawAspect="Content" ObjectID="_1852642037" r:id="rId2151"/>
              </w:object>
            </w:r>
          </w:p>
        </w:tc>
        <w:tc>
          <w:tcPr>
            <w:tcW w:w="1171" w:type="pct"/>
            <w:vAlign w:val="center"/>
          </w:tcPr>
          <w:p w14:paraId="3EDB5457" w14:textId="77777777" w:rsidR="004D580C" w:rsidRPr="00E244B2" w:rsidRDefault="004D580C" w:rsidP="00166A8B">
            <w:pPr>
              <w:pStyle w:val="a8"/>
              <w:rPr>
                <w:color w:val="000000" w:themeColor="text1"/>
              </w:rPr>
            </w:pPr>
            <w:r w:rsidRPr="00E244B2">
              <w:rPr>
                <w:rFonts w:hint="eastAsia"/>
                <w:color w:val="000000" w:themeColor="text1"/>
              </w:rPr>
              <w:t>煤电机组发电产生的</w:t>
            </w:r>
            <w:r w:rsidRPr="00E244B2">
              <w:rPr>
                <w:rFonts w:hint="eastAsia"/>
                <w:color w:val="000000" w:themeColor="text1"/>
              </w:rPr>
              <w:t>CO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排放成</w:t>
            </w:r>
            <w:r w:rsidRPr="00E244B2">
              <w:rPr>
                <w:rFonts w:hint="eastAsia"/>
                <w:color w:val="000000" w:themeColor="text1"/>
              </w:rPr>
              <w:t>本</w:t>
            </w:r>
          </w:p>
        </w:tc>
        <w:tc>
          <w:tcPr>
            <w:tcW w:w="393" w:type="pct"/>
            <w:vAlign w:val="center"/>
          </w:tcPr>
          <w:p w14:paraId="7F3F6CB0" w14:textId="77777777" w:rsidR="004D580C" w:rsidRPr="00E244B2" w:rsidRDefault="004D580C" w:rsidP="00166A8B">
            <w:pPr>
              <w:pStyle w:val="a8"/>
              <w:rPr>
                <w:color w:val="000000" w:themeColor="text1"/>
              </w:rPr>
            </w:pPr>
            <w:r w:rsidRPr="00E244B2">
              <w:rPr>
                <w:rFonts w:hint="eastAsia"/>
                <w:color w:val="000000" w:themeColor="text1"/>
              </w:rPr>
              <w:t>元</w:t>
            </w:r>
          </w:p>
        </w:tc>
        <w:tc>
          <w:tcPr>
            <w:tcW w:w="813" w:type="pct"/>
            <w:vAlign w:val="center"/>
          </w:tcPr>
          <w:p w14:paraId="3F398909" w14:textId="77777777" w:rsidR="004D580C" w:rsidRPr="00E244B2" w:rsidRDefault="004D580C" w:rsidP="00166A8B">
            <w:pPr>
              <w:pStyle w:val="a8"/>
              <w:rPr>
                <w:color w:val="000000" w:themeColor="text1"/>
              </w:rPr>
            </w:pPr>
            <w:r w:rsidRPr="00E244B2">
              <w:rPr>
                <w:rFonts w:hint="eastAsia"/>
                <w:color w:val="000000" w:themeColor="text1"/>
              </w:rPr>
              <w:t>碳成本评价</w:t>
            </w:r>
          </w:p>
        </w:tc>
        <w:tc>
          <w:tcPr>
            <w:tcW w:w="812" w:type="pct"/>
            <w:vAlign w:val="center"/>
          </w:tcPr>
          <w:p w14:paraId="1D4AE3BB" w14:textId="77777777" w:rsidR="004D580C" w:rsidRPr="00E244B2" w:rsidRDefault="004D580C" w:rsidP="00166A8B">
            <w:pPr>
              <w:pStyle w:val="a8"/>
              <w:rPr>
                <w:color w:val="000000" w:themeColor="text1"/>
              </w:rPr>
            </w:pPr>
            <w:r w:rsidRPr="00E244B2">
              <w:rPr>
                <w:rFonts w:hint="eastAsia"/>
                <w:color w:val="000000" w:themeColor="text1"/>
              </w:rPr>
              <w:t>6.0</w:t>
            </w:r>
            <w:r w:rsidRPr="00E244B2">
              <w:rPr>
                <w:rFonts w:hint="eastAsia"/>
                <w:color w:val="000000" w:themeColor="text1"/>
              </w:rPr>
              <w:t>×</w:t>
            </w:r>
            <w:r w:rsidRPr="00E244B2">
              <w:rPr>
                <w:rFonts w:hint="eastAsia"/>
                <w:color w:val="000000" w:themeColor="text1"/>
              </w:rPr>
              <w:t>10</w:t>
            </w:r>
            <w:r w:rsidRPr="00E244B2">
              <w:rPr>
                <w:rFonts w:ascii="Cambria Math" w:hAnsi="Cambria Math" w:cs="Cambria Math"/>
                <w:color w:val="000000" w:themeColor="text1"/>
              </w:rPr>
              <w:t>⁵</w:t>
            </w:r>
          </w:p>
        </w:tc>
      </w:tr>
      <w:tr w:rsidR="004D580C" w:rsidRPr="00E244B2" w14:paraId="5E904506" w14:textId="77777777" w:rsidTr="00004CB4">
        <w:tc>
          <w:tcPr>
            <w:tcW w:w="704" w:type="pct"/>
            <w:vAlign w:val="center"/>
          </w:tcPr>
          <w:p w14:paraId="2CF18499" w14:textId="77777777" w:rsidR="004D580C" w:rsidRPr="00E244B2" w:rsidRDefault="004D580C" w:rsidP="00166A8B">
            <w:pPr>
              <w:pStyle w:val="a8"/>
              <w:rPr>
                <w:color w:val="000000" w:themeColor="text1"/>
              </w:rPr>
            </w:pPr>
            <w:r w:rsidRPr="00E244B2">
              <w:rPr>
                <w:rFonts w:hint="eastAsia"/>
                <w:color w:val="000000" w:themeColor="text1"/>
              </w:rPr>
              <w:t>SO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排放成</w:t>
            </w:r>
            <w:r w:rsidRPr="00E244B2">
              <w:rPr>
                <w:rFonts w:hint="eastAsia"/>
                <w:color w:val="000000" w:themeColor="text1"/>
              </w:rPr>
              <w:t>本</w:t>
            </w:r>
          </w:p>
        </w:tc>
        <w:tc>
          <w:tcPr>
            <w:tcW w:w="1107" w:type="pct"/>
            <w:vAlign w:val="center"/>
          </w:tcPr>
          <w:p w14:paraId="4878BCFF" w14:textId="77777777" w:rsidR="004D580C" w:rsidRPr="00E244B2" w:rsidRDefault="004D580C" w:rsidP="00166A8B">
            <w:pPr>
              <w:pStyle w:val="a8"/>
              <w:rPr>
                <w:color w:val="000000" w:themeColor="text1"/>
              </w:rPr>
            </w:pPr>
            <w:r w:rsidRPr="00E244B2">
              <w:rPr>
                <w:color w:val="000000" w:themeColor="text1"/>
              </w:rPr>
              <w:object w:dxaOrig="660" w:dyaOrig="380" w14:anchorId="5063F218">
                <v:shape id="_x0000_i2141" type="#_x0000_t75" style="width:33.55pt;height:21.95pt" o:ole="">
                  <v:imagedata r:id="rId2152" o:title=""/>
                </v:shape>
                <o:OLEObject Type="Embed" ProgID="Equation.DSMT4" ShapeID="_x0000_i2141" DrawAspect="Content" ObjectID="_1852642038" r:id="rId2153"/>
              </w:object>
            </w:r>
          </w:p>
        </w:tc>
        <w:tc>
          <w:tcPr>
            <w:tcW w:w="1171" w:type="pct"/>
            <w:vAlign w:val="center"/>
          </w:tcPr>
          <w:p w14:paraId="5AF74D30" w14:textId="77777777" w:rsidR="004D580C" w:rsidRPr="00E244B2" w:rsidRDefault="004D580C" w:rsidP="00166A8B">
            <w:pPr>
              <w:pStyle w:val="a8"/>
              <w:rPr>
                <w:color w:val="000000" w:themeColor="text1"/>
              </w:rPr>
            </w:pPr>
            <w:r w:rsidRPr="00E244B2">
              <w:rPr>
                <w:rFonts w:hint="eastAsia"/>
                <w:color w:val="000000" w:themeColor="text1"/>
              </w:rPr>
              <w:t>煤电机组发电产生的</w:t>
            </w:r>
            <w:r w:rsidRPr="00E244B2">
              <w:rPr>
                <w:rFonts w:hint="eastAsia"/>
                <w:color w:val="000000" w:themeColor="text1"/>
              </w:rPr>
              <w:t>SO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排放成</w:t>
            </w:r>
            <w:r w:rsidRPr="00E244B2">
              <w:rPr>
                <w:rFonts w:hint="eastAsia"/>
                <w:color w:val="000000" w:themeColor="text1"/>
              </w:rPr>
              <w:t>本</w:t>
            </w:r>
          </w:p>
        </w:tc>
        <w:tc>
          <w:tcPr>
            <w:tcW w:w="393" w:type="pct"/>
            <w:vAlign w:val="center"/>
          </w:tcPr>
          <w:p w14:paraId="5C592060" w14:textId="77777777" w:rsidR="004D580C" w:rsidRPr="00E244B2" w:rsidRDefault="004D580C" w:rsidP="00166A8B">
            <w:pPr>
              <w:pStyle w:val="a8"/>
              <w:rPr>
                <w:color w:val="000000" w:themeColor="text1"/>
              </w:rPr>
            </w:pPr>
            <w:r w:rsidRPr="00E244B2">
              <w:rPr>
                <w:rFonts w:hint="eastAsia"/>
                <w:color w:val="000000" w:themeColor="text1"/>
              </w:rPr>
              <w:t>元</w:t>
            </w:r>
          </w:p>
        </w:tc>
        <w:tc>
          <w:tcPr>
            <w:tcW w:w="813" w:type="pct"/>
            <w:vAlign w:val="center"/>
          </w:tcPr>
          <w:p w14:paraId="623BD8F7" w14:textId="77777777" w:rsidR="004D580C" w:rsidRPr="00E244B2" w:rsidRDefault="004D580C" w:rsidP="00166A8B">
            <w:pPr>
              <w:pStyle w:val="a8"/>
              <w:rPr>
                <w:color w:val="000000" w:themeColor="text1"/>
              </w:rPr>
            </w:pPr>
            <w:r w:rsidRPr="00E244B2">
              <w:rPr>
                <w:rFonts w:hint="eastAsia"/>
                <w:color w:val="000000" w:themeColor="text1"/>
              </w:rPr>
              <w:t>环境成本评价</w:t>
            </w:r>
          </w:p>
        </w:tc>
        <w:tc>
          <w:tcPr>
            <w:tcW w:w="812" w:type="pct"/>
            <w:vAlign w:val="center"/>
          </w:tcPr>
          <w:p w14:paraId="2CFF709F" w14:textId="77777777" w:rsidR="004D580C" w:rsidRPr="00E244B2" w:rsidRDefault="004D580C" w:rsidP="00166A8B">
            <w:pPr>
              <w:pStyle w:val="a8"/>
              <w:rPr>
                <w:color w:val="000000" w:themeColor="text1"/>
              </w:rPr>
            </w:pPr>
            <w:r w:rsidRPr="00E244B2">
              <w:rPr>
                <w:rFonts w:hint="eastAsia"/>
                <w:color w:val="000000" w:themeColor="text1"/>
              </w:rPr>
              <w:t>2.0</w:t>
            </w:r>
            <w:r w:rsidRPr="00E244B2">
              <w:rPr>
                <w:rFonts w:hint="eastAsia"/>
                <w:color w:val="000000" w:themeColor="text1"/>
              </w:rPr>
              <w:t>×</w:t>
            </w:r>
            <w:r w:rsidRPr="00E244B2">
              <w:rPr>
                <w:rFonts w:hint="eastAsia"/>
                <w:color w:val="000000" w:themeColor="text1"/>
              </w:rPr>
              <w:t>10</w:t>
            </w:r>
            <w:r w:rsidRPr="00E244B2">
              <w:rPr>
                <w:rFonts w:ascii="Cambria Math" w:hAnsi="Cambria Math" w:cs="Cambria Math"/>
                <w:color w:val="000000" w:themeColor="text1"/>
              </w:rPr>
              <w:t>⁴</w:t>
            </w:r>
          </w:p>
        </w:tc>
      </w:tr>
      <w:tr w:rsidR="004D580C" w:rsidRPr="00E244B2" w14:paraId="7394D242" w14:textId="77777777" w:rsidTr="00004CB4">
        <w:tc>
          <w:tcPr>
            <w:tcW w:w="704" w:type="pct"/>
            <w:vAlign w:val="center"/>
          </w:tcPr>
          <w:p w14:paraId="5FB4D909" w14:textId="77777777" w:rsidR="004D580C" w:rsidRPr="00E244B2" w:rsidRDefault="004D580C" w:rsidP="00166A8B">
            <w:pPr>
              <w:pStyle w:val="a8"/>
              <w:rPr>
                <w:color w:val="000000" w:themeColor="text1"/>
              </w:rPr>
            </w:pPr>
            <w:r w:rsidRPr="00E244B2">
              <w:rPr>
                <w:rFonts w:hint="eastAsia"/>
                <w:color w:val="000000" w:themeColor="text1"/>
              </w:rPr>
              <w:t>NO</w:t>
            </w:r>
            <w:r w:rsidRPr="00E244B2">
              <w:rPr>
                <w:rFonts w:ascii="Cambria Math" w:hAnsi="Cambria Math" w:cs="Cambria Math"/>
                <w:color w:val="000000" w:themeColor="text1"/>
              </w:rPr>
              <w:t>ₓ</w:t>
            </w:r>
            <w:r w:rsidRPr="00E244B2">
              <w:rPr>
                <w:rFonts w:ascii="宋体" w:eastAsia="宋体" w:hAnsi="宋体" w:hint="eastAsia"/>
                <w:color w:val="000000" w:themeColor="text1"/>
              </w:rPr>
              <w:t>排放成</w:t>
            </w:r>
            <w:r w:rsidRPr="00E244B2">
              <w:rPr>
                <w:rFonts w:hint="eastAsia"/>
                <w:color w:val="000000" w:themeColor="text1"/>
              </w:rPr>
              <w:t>本</w:t>
            </w:r>
          </w:p>
        </w:tc>
        <w:tc>
          <w:tcPr>
            <w:tcW w:w="1107" w:type="pct"/>
            <w:vAlign w:val="center"/>
          </w:tcPr>
          <w:p w14:paraId="37F710A7" w14:textId="77777777" w:rsidR="004D580C" w:rsidRPr="00E244B2" w:rsidRDefault="004D580C" w:rsidP="00166A8B">
            <w:pPr>
              <w:pStyle w:val="a8"/>
              <w:rPr>
                <w:color w:val="000000" w:themeColor="text1"/>
              </w:rPr>
            </w:pPr>
            <w:r w:rsidRPr="00E244B2">
              <w:rPr>
                <w:color w:val="000000" w:themeColor="text1"/>
              </w:rPr>
              <w:object w:dxaOrig="700" w:dyaOrig="380" w14:anchorId="254B6C12">
                <v:shape id="_x0000_i2142" type="#_x0000_t75" style="width:38.45pt;height:21.95pt" o:ole="">
                  <v:imagedata r:id="rId2154" o:title=""/>
                </v:shape>
                <o:OLEObject Type="Embed" ProgID="Equation.DSMT4" ShapeID="_x0000_i2142" DrawAspect="Content" ObjectID="_1852642039" r:id="rId2155"/>
              </w:object>
            </w:r>
          </w:p>
        </w:tc>
        <w:tc>
          <w:tcPr>
            <w:tcW w:w="1171" w:type="pct"/>
            <w:vAlign w:val="center"/>
          </w:tcPr>
          <w:p w14:paraId="1C469D1A" w14:textId="77777777" w:rsidR="004D580C" w:rsidRPr="00E244B2" w:rsidRDefault="004D580C" w:rsidP="00166A8B">
            <w:pPr>
              <w:pStyle w:val="a8"/>
              <w:rPr>
                <w:color w:val="000000" w:themeColor="text1"/>
              </w:rPr>
            </w:pPr>
            <w:r w:rsidRPr="00E244B2">
              <w:rPr>
                <w:rFonts w:hint="eastAsia"/>
                <w:color w:val="000000" w:themeColor="text1"/>
              </w:rPr>
              <w:t>煤电机组发电产生的</w:t>
            </w:r>
            <w:r w:rsidRPr="00E244B2">
              <w:rPr>
                <w:rFonts w:hint="eastAsia"/>
                <w:color w:val="000000" w:themeColor="text1"/>
              </w:rPr>
              <w:t>NO</w:t>
            </w:r>
            <w:r w:rsidRPr="00E244B2">
              <w:rPr>
                <w:rFonts w:ascii="Cambria Math" w:hAnsi="Cambria Math" w:cs="Cambria Math"/>
                <w:color w:val="000000" w:themeColor="text1"/>
              </w:rPr>
              <w:t>ₓ</w:t>
            </w:r>
            <w:r w:rsidRPr="00E244B2">
              <w:rPr>
                <w:rFonts w:ascii="宋体" w:eastAsia="宋体" w:hAnsi="宋体" w:hint="eastAsia"/>
                <w:color w:val="000000" w:themeColor="text1"/>
              </w:rPr>
              <w:t>排放成</w:t>
            </w:r>
            <w:r w:rsidRPr="00E244B2">
              <w:rPr>
                <w:rFonts w:hint="eastAsia"/>
                <w:color w:val="000000" w:themeColor="text1"/>
              </w:rPr>
              <w:t>本</w:t>
            </w:r>
          </w:p>
        </w:tc>
        <w:tc>
          <w:tcPr>
            <w:tcW w:w="393" w:type="pct"/>
            <w:vAlign w:val="center"/>
          </w:tcPr>
          <w:p w14:paraId="5C05BE64" w14:textId="77777777" w:rsidR="004D580C" w:rsidRPr="00E244B2" w:rsidRDefault="004D580C" w:rsidP="00166A8B">
            <w:pPr>
              <w:pStyle w:val="a8"/>
              <w:rPr>
                <w:color w:val="000000" w:themeColor="text1"/>
              </w:rPr>
            </w:pPr>
            <w:r w:rsidRPr="00E244B2">
              <w:rPr>
                <w:rFonts w:hint="eastAsia"/>
                <w:color w:val="000000" w:themeColor="text1"/>
              </w:rPr>
              <w:t>元</w:t>
            </w:r>
          </w:p>
        </w:tc>
        <w:tc>
          <w:tcPr>
            <w:tcW w:w="813" w:type="pct"/>
            <w:vAlign w:val="center"/>
          </w:tcPr>
          <w:p w14:paraId="6365FB43" w14:textId="77777777" w:rsidR="004D580C" w:rsidRPr="00E244B2" w:rsidRDefault="004D580C" w:rsidP="00166A8B">
            <w:pPr>
              <w:pStyle w:val="a8"/>
              <w:rPr>
                <w:color w:val="000000" w:themeColor="text1"/>
              </w:rPr>
            </w:pPr>
            <w:r w:rsidRPr="00E244B2">
              <w:rPr>
                <w:rFonts w:hint="eastAsia"/>
                <w:color w:val="000000" w:themeColor="text1"/>
              </w:rPr>
              <w:t>环境成本评价</w:t>
            </w:r>
          </w:p>
        </w:tc>
        <w:tc>
          <w:tcPr>
            <w:tcW w:w="812" w:type="pct"/>
            <w:vAlign w:val="center"/>
          </w:tcPr>
          <w:p w14:paraId="5A65199F" w14:textId="77777777" w:rsidR="004D580C" w:rsidRPr="00E244B2" w:rsidRDefault="004D580C" w:rsidP="00166A8B">
            <w:pPr>
              <w:pStyle w:val="a8"/>
              <w:rPr>
                <w:color w:val="000000" w:themeColor="text1"/>
              </w:rPr>
            </w:pPr>
            <w:r w:rsidRPr="00E244B2">
              <w:rPr>
                <w:rFonts w:hint="eastAsia"/>
                <w:color w:val="000000" w:themeColor="text1"/>
              </w:rPr>
              <w:t>3.0</w:t>
            </w:r>
            <w:r w:rsidRPr="00E244B2">
              <w:rPr>
                <w:rFonts w:hint="eastAsia"/>
                <w:color w:val="000000" w:themeColor="text1"/>
              </w:rPr>
              <w:t>×</w:t>
            </w:r>
            <w:r w:rsidRPr="00E244B2">
              <w:rPr>
                <w:rFonts w:hint="eastAsia"/>
                <w:color w:val="000000" w:themeColor="text1"/>
              </w:rPr>
              <w:t>10</w:t>
            </w:r>
            <w:r w:rsidRPr="00E244B2">
              <w:rPr>
                <w:rFonts w:ascii="Cambria Math" w:hAnsi="Cambria Math" w:cs="Cambria Math"/>
                <w:color w:val="000000" w:themeColor="text1"/>
              </w:rPr>
              <w:t>⁴</w:t>
            </w:r>
          </w:p>
        </w:tc>
      </w:tr>
      <w:tr w:rsidR="004D580C" w:rsidRPr="00E244B2" w14:paraId="446419E0" w14:textId="77777777" w:rsidTr="00004CB4">
        <w:tc>
          <w:tcPr>
            <w:tcW w:w="704" w:type="pct"/>
            <w:vAlign w:val="center"/>
          </w:tcPr>
          <w:p w14:paraId="2F532497" w14:textId="77777777" w:rsidR="004D580C" w:rsidRPr="00E244B2" w:rsidRDefault="004D580C" w:rsidP="00166A8B">
            <w:pPr>
              <w:pStyle w:val="a8"/>
              <w:rPr>
                <w:color w:val="000000" w:themeColor="text1"/>
              </w:rPr>
            </w:pPr>
            <w:r w:rsidRPr="00E244B2">
              <w:rPr>
                <w:rFonts w:hint="eastAsia"/>
                <w:color w:val="000000" w:themeColor="text1"/>
              </w:rPr>
              <w:t>烟尘排放成本</w:t>
            </w:r>
          </w:p>
        </w:tc>
        <w:tc>
          <w:tcPr>
            <w:tcW w:w="1107" w:type="pct"/>
            <w:vAlign w:val="center"/>
          </w:tcPr>
          <w:p w14:paraId="23AF7D03" w14:textId="77777777" w:rsidR="004D580C" w:rsidRPr="00E244B2" w:rsidRDefault="004D580C" w:rsidP="00166A8B">
            <w:pPr>
              <w:pStyle w:val="a8"/>
              <w:rPr>
                <w:color w:val="000000" w:themeColor="text1"/>
              </w:rPr>
            </w:pPr>
            <w:r w:rsidRPr="00E244B2">
              <w:rPr>
                <w:color w:val="000000" w:themeColor="text1"/>
              </w:rPr>
              <w:object w:dxaOrig="660" w:dyaOrig="380" w14:anchorId="597DB0D9">
                <v:shape id="_x0000_i2143" type="#_x0000_t75" style="width:33.55pt;height:21.95pt" o:ole="">
                  <v:imagedata r:id="rId2156" o:title=""/>
                </v:shape>
                <o:OLEObject Type="Embed" ProgID="Equation.DSMT4" ShapeID="_x0000_i2143" DrawAspect="Content" ObjectID="_1852642040" r:id="rId2157"/>
              </w:object>
            </w:r>
          </w:p>
        </w:tc>
        <w:tc>
          <w:tcPr>
            <w:tcW w:w="1171" w:type="pct"/>
            <w:vAlign w:val="center"/>
          </w:tcPr>
          <w:p w14:paraId="1E5BB2DC" w14:textId="77777777" w:rsidR="004D580C" w:rsidRPr="00E244B2" w:rsidRDefault="004D580C" w:rsidP="00166A8B">
            <w:pPr>
              <w:pStyle w:val="a8"/>
              <w:rPr>
                <w:color w:val="000000" w:themeColor="text1"/>
              </w:rPr>
            </w:pPr>
            <w:r w:rsidRPr="00E244B2">
              <w:rPr>
                <w:rFonts w:hint="eastAsia"/>
                <w:color w:val="000000" w:themeColor="text1"/>
              </w:rPr>
              <w:t>煤电机组发电产生的烟尘排放成本</w:t>
            </w:r>
          </w:p>
        </w:tc>
        <w:tc>
          <w:tcPr>
            <w:tcW w:w="393" w:type="pct"/>
            <w:vAlign w:val="center"/>
          </w:tcPr>
          <w:p w14:paraId="3EE9626F" w14:textId="77777777" w:rsidR="004D580C" w:rsidRPr="00E244B2" w:rsidRDefault="004D580C" w:rsidP="00166A8B">
            <w:pPr>
              <w:pStyle w:val="a8"/>
              <w:rPr>
                <w:color w:val="000000" w:themeColor="text1"/>
              </w:rPr>
            </w:pPr>
            <w:r w:rsidRPr="00E244B2">
              <w:rPr>
                <w:rFonts w:hint="eastAsia"/>
                <w:color w:val="000000" w:themeColor="text1"/>
              </w:rPr>
              <w:t>元</w:t>
            </w:r>
          </w:p>
        </w:tc>
        <w:tc>
          <w:tcPr>
            <w:tcW w:w="813" w:type="pct"/>
            <w:vAlign w:val="center"/>
          </w:tcPr>
          <w:p w14:paraId="1A72253A" w14:textId="77777777" w:rsidR="004D580C" w:rsidRPr="00E244B2" w:rsidRDefault="004D580C" w:rsidP="00166A8B">
            <w:pPr>
              <w:pStyle w:val="a8"/>
              <w:rPr>
                <w:color w:val="000000" w:themeColor="text1"/>
              </w:rPr>
            </w:pPr>
            <w:r w:rsidRPr="00E244B2">
              <w:rPr>
                <w:rFonts w:hint="eastAsia"/>
                <w:color w:val="000000" w:themeColor="text1"/>
              </w:rPr>
              <w:t>环境成本评价</w:t>
            </w:r>
          </w:p>
        </w:tc>
        <w:tc>
          <w:tcPr>
            <w:tcW w:w="812" w:type="pct"/>
            <w:vAlign w:val="center"/>
          </w:tcPr>
          <w:p w14:paraId="280AE0F0" w14:textId="77777777" w:rsidR="004D580C" w:rsidRPr="00E244B2" w:rsidRDefault="004D580C" w:rsidP="00166A8B">
            <w:pPr>
              <w:pStyle w:val="a8"/>
              <w:rPr>
                <w:color w:val="000000" w:themeColor="text1"/>
              </w:rPr>
            </w:pPr>
            <w:r w:rsidRPr="00E244B2">
              <w:rPr>
                <w:rFonts w:hint="eastAsia"/>
                <w:color w:val="000000" w:themeColor="text1"/>
              </w:rPr>
              <w:t>1.0</w:t>
            </w:r>
            <w:r w:rsidRPr="00E244B2">
              <w:rPr>
                <w:rFonts w:hint="eastAsia"/>
                <w:color w:val="000000" w:themeColor="text1"/>
              </w:rPr>
              <w:t>×</w:t>
            </w:r>
            <w:r w:rsidRPr="00E244B2">
              <w:rPr>
                <w:rFonts w:hint="eastAsia"/>
                <w:color w:val="000000" w:themeColor="text1"/>
              </w:rPr>
              <w:t>10</w:t>
            </w:r>
            <w:r w:rsidRPr="00E244B2">
              <w:rPr>
                <w:rFonts w:ascii="Cambria Math" w:hAnsi="Cambria Math" w:cs="Cambria Math"/>
                <w:color w:val="000000" w:themeColor="text1"/>
              </w:rPr>
              <w:t>⁴</w:t>
            </w:r>
          </w:p>
        </w:tc>
      </w:tr>
      <w:tr w:rsidR="004D580C" w:rsidRPr="00E244B2" w14:paraId="69DDA2BD" w14:textId="77777777" w:rsidTr="00004CB4">
        <w:tc>
          <w:tcPr>
            <w:tcW w:w="704" w:type="pct"/>
            <w:vAlign w:val="center"/>
          </w:tcPr>
          <w:p w14:paraId="4F41732D" w14:textId="77777777" w:rsidR="004D580C" w:rsidRPr="00E244B2" w:rsidRDefault="004D580C" w:rsidP="00166A8B">
            <w:pPr>
              <w:pStyle w:val="a8"/>
              <w:rPr>
                <w:color w:val="000000" w:themeColor="text1"/>
              </w:rPr>
            </w:pPr>
            <w:r w:rsidRPr="00E244B2">
              <w:rPr>
                <w:rFonts w:hint="eastAsia"/>
                <w:color w:val="000000" w:themeColor="text1"/>
              </w:rPr>
              <w:t>煤电总运行成本</w:t>
            </w:r>
          </w:p>
        </w:tc>
        <w:tc>
          <w:tcPr>
            <w:tcW w:w="1107" w:type="pct"/>
            <w:vAlign w:val="center"/>
          </w:tcPr>
          <w:p w14:paraId="1CEC6628" w14:textId="77777777" w:rsidR="004D580C" w:rsidRPr="00E244B2" w:rsidRDefault="004D580C" w:rsidP="00166A8B">
            <w:pPr>
              <w:pStyle w:val="a8"/>
              <w:rPr>
                <w:color w:val="000000" w:themeColor="text1"/>
              </w:rPr>
            </w:pPr>
            <w:r w:rsidRPr="00E244B2">
              <w:rPr>
                <w:color w:val="000000" w:themeColor="text1"/>
              </w:rPr>
              <w:object w:dxaOrig="380" w:dyaOrig="380" w14:anchorId="45F66B85">
                <v:shape id="_x0000_i2144" type="#_x0000_t75" style="width:21.95pt;height:21.95pt" o:ole="">
                  <v:imagedata r:id="rId2158" o:title=""/>
                </v:shape>
                <o:OLEObject Type="Embed" ProgID="Equation.DSMT4" ShapeID="_x0000_i2144" DrawAspect="Content" ObjectID="_1852642041" r:id="rId2159"/>
              </w:object>
            </w:r>
          </w:p>
        </w:tc>
        <w:tc>
          <w:tcPr>
            <w:tcW w:w="1171" w:type="pct"/>
            <w:vAlign w:val="center"/>
          </w:tcPr>
          <w:p w14:paraId="3417DA15" w14:textId="77777777" w:rsidR="004D580C" w:rsidRPr="00E244B2" w:rsidRDefault="004D580C" w:rsidP="00166A8B">
            <w:pPr>
              <w:pStyle w:val="a8"/>
              <w:rPr>
                <w:color w:val="000000" w:themeColor="text1"/>
              </w:rPr>
            </w:pPr>
            <w:r w:rsidRPr="00E244B2">
              <w:rPr>
                <w:rFonts w:hint="eastAsia"/>
                <w:color w:val="000000" w:themeColor="text1"/>
              </w:rPr>
              <w:t>燃料、固定运维、启停及各类排放成本之和</w:t>
            </w:r>
          </w:p>
        </w:tc>
        <w:tc>
          <w:tcPr>
            <w:tcW w:w="393" w:type="pct"/>
            <w:vAlign w:val="center"/>
          </w:tcPr>
          <w:p w14:paraId="12163165" w14:textId="77777777" w:rsidR="004D580C" w:rsidRPr="00E244B2" w:rsidRDefault="004D580C" w:rsidP="00166A8B">
            <w:pPr>
              <w:pStyle w:val="a8"/>
              <w:rPr>
                <w:color w:val="000000" w:themeColor="text1"/>
              </w:rPr>
            </w:pPr>
            <w:r w:rsidRPr="00E244B2">
              <w:rPr>
                <w:rFonts w:hint="eastAsia"/>
                <w:color w:val="000000" w:themeColor="text1"/>
              </w:rPr>
              <w:t>元</w:t>
            </w:r>
          </w:p>
        </w:tc>
        <w:tc>
          <w:tcPr>
            <w:tcW w:w="813" w:type="pct"/>
            <w:vAlign w:val="center"/>
          </w:tcPr>
          <w:p w14:paraId="7871BA64" w14:textId="77777777" w:rsidR="004D580C" w:rsidRPr="00E244B2" w:rsidRDefault="004D580C" w:rsidP="00166A8B">
            <w:pPr>
              <w:pStyle w:val="a8"/>
              <w:rPr>
                <w:color w:val="000000" w:themeColor="text1"/>
              </w:rPr>
            </w:pPr>
            <w:r w:rsidRPr="00E244B2">
              <w:rPr>
                <w:rFonts w:hint="eastAsia"/>
                <w:color w:val="000000" w:themeColor="text1"/>
              </w:rPr>
              <w:t>进入系统总运行成本并评价优化效果</w:t>
            </w:r>
          </w:p>
        </w:tc>
        <w:tc>
          <w:tcPr>
            <w:tcW w:w="812" w:type="pct"/>
            <w:vAlign w:val="center"/>
          </w:tcPr>
          <w:p w14:paraId="3E089234" w14:textId="77777777" w:rsidR="004D580C" w:rsidRPr="00E244B2" w:rsidRDefault="004D580C" w:rsidP="00166A8B">
            <w:pPr>
              <w:pStyle w:val="a8"/>
              <w:rPr>
                <w:color w:val="000000" w:themeColor="text1"/>
              </w:rPr>
            </w:pPr>
            <w:r w:rsidRPr="00E244B2">
              <w:rPr>
                <w:rFonts w:hint="eastAsia"/>
                <w:color w:val="000000" w:themeColor="text1"/>
              </w:rPr>
              <w:t>6.81</w:t>
            </w:r>
            <w:r w:rsidRPr="00E244B2">
              <w:rPr>
                <w:rFonts w:hint="eastAsia"/>
                <w:color w:val="000000" w:themeColor="text1"/>
              </w:rPr>
              <w:t>×</w:t>
            </w:r>
            <w:r w:rsidRPr="00E244B2">
              <w:rPr>
                <w:rFonts w:hint="eastAsia"/>
                <w:color w:val="000000" w:themeColor="text1"/>
              </w:rPr>
              <w:t>10</w:t>
            </w:r>
            <w:r w:rsidRPr="00E244B2">
              <w:rPr>
                <w:rFonts w:ascii="Cambria Math" w:hAnsi="Cambria Math" w:cs="Cambria Math"/>
                <w:color w:val="000000" w:themeColor="text1"/>
              </w:rPr>
              <w:t>⁶</w:t>
            </w:r>
          </w:p>
        </w:tc>
      </w:tr>
    </w:tbl>
    <w:p w14:paraId="76B9224B" w14:textId="77777777" w:rsidR="004D580C" w:rsidRPr="00E244B2" w:rsidRDefault="004D580C" w:rsidP="004D580C">
      <w:pPr>
        <w:pStyle w:val="20"/>
        <w:rPr>
          <w:color w:val="000000" w:themeColor="text1"/>
        </w:rPr>
      </w:pPr>
      <w:r w:rsidRPr="00E244B2">
        <w:rPr>
          <w:color w:val="000000" w:themeColor="text1"/>
        </w:rPr>
        <w:t>气电运行模型</w:t>
      </w:r>
    </w:p>
    <w:p w14:paraId="37659E31"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6FDDFAC6" w14:textId="77777777" w:rsidTr="00004CB4">
        <w:trPr>
          <w:tblHeader/>
        </w:trPr>
        <w:tc>
          <w:tcPr>
            <w:tcW w:w="833" w:type="pct"/>
            <w:shd w:val="clear" w:color="auto" w:fill="E8EEF5"/>
            <w:tcMar>
              <w:top w:w="100" w:type="dxa"/>
              <w:left w:w="120" w:type="dxa"/>
              <w:bottom w:w="100" w:type="dxa"/>
              <w:right w:w="120" w:type="dxa"/>
            </w:tcMar>
            <w:vAlign w:val="center"/>
          </w:tcPr>
          <w:p w14:paraId="50729CE2" w14:textId="77777777" w:rsidR="004D580C" w:rsidRPr="00E244B2" w:rsidRDefault="004D580C" w:rsidP="00166A8B">
            <w:pPr>
              <w:pStyle w:val="a8"/>
              <w:rPr>
                <w:color w:val="000000" w:themeColor="text1"/>
              </w:rPr>
            </w:pPr>
            <w:r w:rsidRPr="00E244B2">
              <w:rPr>
                <w:color w:val="000000" w:themeColor="text1"/>
              </w:rPr>
              <w:lastRenderedPageBreak/>
              <w:t>名称</w:t>
            </w:r>
          </w:p>
        </w:tc>
        <w:tc>
          <w:tcPr>
            <w:tcW w:w="876" w:type="pct"/>
            <w:shd w:val="clear" w:color="auto" w:fill="E8EEF5"/>
            <w:tcMar>
              <w:top w:w="100" w:type="dxa"/>
              <w:left w:w="120" w:type="dxa"/>
              <w:bottom w:w="100" w:type="dxa"/>
              <w:right w:w="120" w:type="dxa"/>
            </w:tcMar>
            <w:vAlign w:val="center"/>
          </w:tcPr>
          <w:p w14:paraId="57F97732"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185EA4FD"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01EC4000"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5F5FFB6B"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003D134A"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4219B914"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0F2064AD" w14:textId="77777777" w:rsidTr="00004CB4">
        <w:tc>
          <w:tcPr>
            <w:tcW w:w="833" w:type="pct"/>
            <w:vAlign w:val="center"/>
          </w:tcPr>
          <w:p w14:paraId="31EA633C" w14:textId="77777777" w:rsidR="004D580C" w:rsidRPr="00E244B2" w:rsidRDefault="004D580C" w:rsidP="00166A8B">
            <w:pPr>
              <w:pStyle w:val="a8"/>
              <w:rPr>
                <w:color w:val="000000" w:themeColor="text1"/>
              </w:rPr>
            </w:pPr>
            <w:r w:rsidRPr="00E244B2">
              <w:rPr>
                <w:color w:val="000000" w:themeColor="text1"/>
              </w:rPr>
              <w:t>最小技术出力</w:t>
            </w:r>
          </w:p>
        </w:tc>
        <w:tc>
          <w:tcPr>
            <w:tcW w:w="876" w:type="pct"/>
            <w:vAlign w:val="center"/>
          </w:tcPr>
          <w:p w14:paraId="07EDBE75" w14:textId="77777777" w:rsidR="004D580C" w:rsidRPr="00E244B2" w:rsidRDefault="004D580C" w:rsidP="00166A8B">
            <w:pPr>
              <w:pStyle w:val="a8"/>
              <w:rPr>
                <w:color w:val="000000" w:themeColor="text1"/>
              </w:rPr>
            </w:pPr>
            <w:r w:rsidRPr="00E244B2">
              <w:rPr>
                <w:color w:val="000000" w:themeColor="text1"/>
              </w:rPr>
              <w:object w:dxaOrig="620" w:dyaOrig="380" w14:anchorId="19879C5E">
                <v:shape id="_x0000_i2145" type="#_x0000_t75" style="width:29.3pt;height:21.95pt" o:ole="">
                  <v:imagedata r:id="rId2160" o:title=""/>
                </v:shape>
                <o:OLEObject Type="Embed" ProgID="Equation.DSMT4" ShapeID="_x0000_i2145" DrawAspect="Content" ObjectID="_1852642042" r:id="rId2161"/>
              </w:object>
            </w:r>
          </w:p>
        </w:tc>
        <w:tc>
          <w:tcPr>
            <w:tcW w:w="1139" w:type="pct"/>
            <w:vAlign w:val="center"/>
          </w:tcPr>
          <w:p w14:paraId="46B030D2" w14:textId="4AB2C421" w:rsidR="004D580C" w:rsidRPr="00E244B2" w:rsidRDefault="004D580C" w:rsidP="00166A8B">
            <w:pPr>
              <w:pStyle w:val="a8"/>
              <w:rPr>
                <w:color w:val="000000" w:themeColor="text1"/>
              </w:rPr>
            </w:pPr>
            <w:r w:rsidRPr="00E244B2">
              <w:rPr>
                <w:color w:val="000000" w:themeColor="text1"/>
              </w:rPr>
              <w:t>燃气机组</w:t>
            </w:r>
            <m:oMath>
              <m:r>
                <w:rPr>
                  <w:rFonts w:ascii="Cambria Math" w:hAnsi="Cambria Math"/>
                  <w:color w:val="000000" w:themeColor="text1"/>
                </w:rPr>
                <m:t>i</m:t>
              </m:r>
            </m:oMath>
            <w:r w:rsidRPr="00E244B2">
              <w:rPr>
                <w:color w:val="000000" w:themeColor="text1"/>
              </w:rPr>
              <w:t>的最小稳定运行出力</w:t>
            </w:r>
          </w:p>
        </w:tc>
        <w:tc>
          <w:tcPr>
            <w:tcW w:w="441" w:type="pct"/>
            <w:vAlign w:val="center"/>
          </w:tcPr>
          <w:p w14:paraId="704DC978"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7336F0FC"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1DC7DF12"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7C58232"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3A855B5E" w14:textId="77777777" w:rsidTr="00004CB4">
        <w:tc>
          <w:tcPr>
            <w:tcW w:w="833" w:type="pct"/>
            <w:vAlign w:val="center"/>
          </w:tcPr>
          <w:p w14:paraId="68C2F046" w14:textId="77777777" w:rsidR="004D580C" w:rsidRPr="00E244B2" w:rsidRDefault="004D580C" w:rsidP="00166A8B">
            <w:pPr>
              <w:pStyle w:val="a8"/>
              <w:rPr>
                <w:color w:val="000000" w:themeColor="text1"/>
              </w:rPr>
            </w:pPr>
            <w:r w:rsidRPr="00E244B2">
              <w:rPr>
                <w:color w:val="000000" w:themeColor="text1"/>
              </w:rPr>
              <w:t>最大额定出力</w:t>
            </w:r>
          </w:p>
        </w:tc>
        <w:tc>
          <w:tcPr>
            <w:tcW w:w="876" w:type="pct"/>
            <w:vAlign w:val="center"/>
          </w:tcPr>
          <w:p w14:paraId="1988ACCF" w14:textId="77777777" w:rsidR="004D580C" w:rsidRPr="00E244B2" w:rsidRDefault="004D580C" w:rsidP="00166A8B">
            <w:pPr>
              <w:pStyle w:val="a8"/>
              <w:rPr>
                <w:color w:val="000000" w:themeColor="text1"/>
              </w:rPr>
            </w:pPr>
            <w:r w:rsidRPr="00E244B2">
              <w:rPr>
                <w:color w:val="000000" w:themeColor="text1"/>
              </w:rPr>
              <w:object w:dxaOrig="639" w:dyaOrig="380" w14:anchorId="02868DD5">
                <v:shape id="_x0000_i2146" type="#_x0000_t75" style="width:33.55pt;height:21.95pt" o:ole="">
                  <v:imagedata r:id="rId2162" o:title=""/>
                </v:shape>
                <o:OLEObject Type="Embed" ProgID="Equation.DSMT4" ShapeID="_x0000_i2146" DrawAspect="Content" ObjectID="_1852642043" r:id="rId2163"/>
              </w:object>
            </w:r>
          </w:p>
        </w:tc>
        <w:tc>
          <w:tcPr>
            <w:tcW w:w="1139" w:type="pct"/>
            <w:vAlign w:val="center"/>
          </w:tcPr>
          <w:p w14:paraId="2B5A52F3" w14:textId="734DC8BE" w:rsidR="004D580C" w:rsidRPr="00E244B2" w:rsidRDefault="004D580C" w:rsidP="00166A8B">
            <w:pPr>
              <w:pStyle w:val="a8"/>
              <w:rPr>
                <w:color w:val="000000" w:themeColor="text1"/>
              </w:rPr>
            </w:pPr>
            <w:r w:rsidRPr="00E244B2">
              <w:rPr>
                <w:color w:val="000000" w:themeColor="text1"/>
              </w:rPr>
              <w:t>燃气机组</w:t>
            </w:r>
            <m:oMath>
              <m:r>
                <w:rPr>
                  <w:rFonts w:ascii="Cambria Math" w:hAnsi="Cambria Math"/>
                  <w:color w:val="000000" w:themeColor="text1"/>
                </w:rPr>
                <m:t>i</m:t>
              </m:r>
            </m:oMath>
            <w:r w:rsidRPr="00E244B2">
              <w:rPr>
                <w:color w:val="000000" w:themeColor="text1"/>
              </w:rPr>
              <w:t>的最大允许出力</w:t>
            </w:r>
          </w:p>
        </w:tc>
        <w:tc>
          <w:tcPr>
            <w:tcW w:w="441" w:type="pct"/>
            <w:vAlign w:val="center"/>
          </w:tcPr>
          <w:p w14:paraId="432CEE46"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2DBDBD89"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631CFCE5"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6A1ECC02"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5F8A18C5" w14:textId="77777777" w:rsidTr="00004CB4">
        <w:tc>
          <w:tcPr>
            <w:tcW w:w="833" w:type="pct"/>
            <w:vAlign w:val="center"/>
          </w:tcPr>
          <w:p w14:paraId="290EFB8B" w14:textId="77777777" w:rsidR="004D580C" w:rsidRPr="00E244B2" w:rsidRDefault="004D580C" w:rsidP="00166A8B">
            <w:pPr>
              <w:pStyle w:val="a8"/>
              <w:rPr>
                <w:color w:val="000000" w:themeColor="text1"/>
              </w:rPr>
            </w:pPr>
            <w:r w:rsidRPr="00E244B2">
              <w:rPr>
                <w:color w:val="000000" w:themeColor="text1"/>
              </w:rPr>
              <w:t>向上爬坡能力</w:t>
            </w:r>
          </w:p>
        </w:tc>
        <w:tc>
          <w:tcPr>
            <w:tcW w:w="876" w:type="pct"/>
            <w:vAlign w:val="center"/>
          </w:tcPr>
          <w:p w14:paraId="3ED4C788" w14:textId="77777777" w:rsidR="004D580C" w:rsidRPr="00E244B2" w:rsidRDefault="004D580C" w:rsidP="00166A8B">
            <w:pPr>
              <w:pStyle w:val="a8"/>
              <w:rPr>
                <w:color w:val="000000" w:themeColor="text1"/>
              </w:rPr>
            </w:pPr>
            <w:r w:rsidRPr="00E244B2">
              <w:rPr>
                <w:color w:val="000000" w:themeColor="text1"/>
              </w:rPr>
              <w:object w:dxaOrig="639" w:dyaOrig="380" w14:anchorId="7EFBC305">
                <v:shape id="_x0000_i2147" type="#_x0000_t75" style="width:33.55pt;height:21.95pt" o:ole="">
                  <v:imagedata r:id="rId2164" o:title=""/>
                </v:shape>
                <o:OLEObject Type="Embed" ProgID="Equation.DSMT4" ShapeID="_x0000_i2147" DrawAspect="Content" ObjectID="_1852642044" r:id="rId2165"/>
              </w:object>
            </w:r>
          </w:p>
        </w:tc>
        <w:tc>
          <w:tcPr>
            <w:tcW w:w="1139" w:type="pct"/>
            <w:vAlign w:val="center"/>
          </w:tcPr>
          <w:p w14:paraId="03F7838D" w14:textId="77777777" w:rsidR="004D580C" w:rsidRPr="00E244B2" w:rsidRDefault="004D580C" w:rsidP="00166A8B">
            <w:pPr>
              <w:pStyle w:val="a8"/>
              <w:rPr>
                <w:color w:val="000000" w:themeColor="text1"/>
              </w:rPr>
            </w:pPr>
            <w:r w:rsidRPr="00E244B2">
              <w:rPr>
                <w:color w:val="000000" w:themeColor="text1"/>
              </w:rPr>
              <w:t>燃气机组正常运行时的向上爬坡能力</w:t>
            </w:r>
          </w:p>
        </w:tc>
        <w:tc>
          <w:tcPr>
            <w:tcW w:w="441" w:type="pct"/>
            <w:vAlign w:val="center"/>
          </w:tcPr>
          <w:p w14:paraId="497E7537" w14:textId="77777777" w:rsidR="004D580C" w:rsidRPr="00E244B2" w:rsidRDefault="004D580C" w:rsidP="00166A8B">
            <w:pPr>
              <w:pStyle w:val="a8"/>
              <w:rPr>
                <w:color w:val="000000" w:themeColor="text1"/>
              </w:rPr>
            </w:pPr>
            <w:r w:rsidRPr="00E244B2">
              <w:rPr>
                <w:color w:val="000000" w:themeColor="text1"/>
              </w:rPr>
              <w:t>MW/</w:t>
            </w:r>
            <w:r w:rsidRPr="00E244B2">
              <w:rPr>
                <w:color w:val="000000" w:themeColor="text1"/>
              </w:rPr>
              <w:t>时段</w:t>
            </w:r>
          </w:p>
        </w:tc>
        <w:tc>
          <w:tcPr>
            <w:tcW w:w="589" w:type="pct"/>
            <w:vAlign w:val="center"/>
          </w:tcPr>
          <w:p w14:paraId="13639347"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6E15CB87"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52DF7D9"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260223E5" w14:textId="77777777" w:rsidTr="00004CB4">
        <w:tc>
          <w:tcPr>
            <w:tcW w:w="833" w:type="pct"/>
            <w:vAlign w:val="center"/>
          </w:tcPr>
          <w:p w14:paraId="4FE52EB5" w14:textId="77777777" w:rsidR="004D580C" w:rsidRPr="00E244B2" w:rsidRDefault="004D580C" w:rsidP="00166A8B">
            <w:pPr>
              <w:pStyle w:val="a8"/>
              <w:rPr>
                <w:color w:val="000000" w:themeColor="text1"/>
              </w:rPr>
            </w:pPr>
            <w:r w:rsidRPr="00E244B2">
              <w:rPr>
                <w:color w:val="000000" w:themeColor="text1"/>
              </w:rPr>
              <w:t>向下爬坡能力</w:t>
            </w:r>
          </w:p>
        </w:tc>
        <w:tc>
          <w:tcPr>
            <w:tcW w:w="876" w:type="pct"/>
            <w:vAlign w:val="center"/>
          </w:tcPr>
          <w:p w14:paraId="263DBA3C" w14:textId="77777777" w:rsidR="004D580C" w:rsidRPr="00E244B2" w:rsidRDefault="004D580C" w:rsidP="00166A8B">
            <w:pPr>
              <w:pStyle w:val="a8"/>
              <w:rPr>
                <w:color w:val="000000" w:themeColor="text1"/>
              </w:rPr>
            </w:pPr>
            <w:r w:rsidRPr="00E244B2">
              <w:rPr>
                <w:color w:val="000000" w:themeColor="text1"/>
              </w:rPr>
              <w:object w:dxaOrig="620" w:dyaOrig="380" w14:anchorId="1B75A230">
                <v:shape id="_x0000_i2148" type="#_x0000_t75" style="width:29.3pt;height:21.95pt" o:ole="">
                  <v:imagedata r:id="rId2166" o:title=""/>
                </v:shape>
                <o:OLEObject Type="Embed" ProgID="Equation.DSMT4" ShapeID="_x0000_i2148" DrawAspect="Content" ObjectID="_1852642045" r:id="rId2167"/>
              </w:object>
            </w:r>
          </w:p>
        </w:tc>
        <w:tc>
          <w:tcPr>
            <w:tcW w:w="1139" w:type="pct"/>
            <w:vAlign w:val="center"/>
          </w:tcPr>
          <w:p w14:paraId="291E5987" w14:textId="77777777" w:rsidR="004D580C" w:rsidRPr="00E244B2" w:rsidRDefault="004D580C" w:rsidP="00166A8B">
            <w:pPr>
              <w:pStyle w:val="a8"/>
              <w:rPr>
                <w:color w:val="000000" w:themeColor="text1"/>
              </w:rPr>
            </w:pPr>
            <w:r w:rsidRPr="00E244B2">
              <w:rPr>
                <w:color w:val="000000" w:themeColor="text1"/>
              </w:rPr>
              <w:t>燃气机组正常运行时的向下爬坡能力</w:t>
            </w:r>
          </w:p>
        </w:tc>
        <w:tc>
          <w:tcPr>
            <w:tcW w:w="441" w:type="pct"/>
            <w:vAlign w:val="center"/>
          </w:tcPr>
          <w:p w14:paraId="0C5D5FB2" w14:textId="77777777" w:rsidR="004D580C" w:rsidRPr="00E244B2" w:rsidRDefault="004D580C" w:rsidP="00166A8B">
            <w:pPr>
              <w:pStyle w:val="a8"/>
              <w:rPr>
                <w:color w:val="000000" w:themeColor="text1"/>
              </w:rPr>
            </w:pPr>
            <w:r w:rsidRPr="00E244B2">
              <w:rPr>
                <w:color w:val="000000" w:themeColor="text1"/>
              </w:rPr>
              <w:t>MW/</w:t>
            </w:r>
            <w:r w:rsidRPr="00E244B2">
              <w:rPr>
                <w:color w:val="000000" w:themeColor="text1"/>
              </w:rPr>
              <w:t>时段</w:t>
            </w:r>
          </w:p>
        </w:tc>
        <w:tc>
          <w:tcPr>
            <w:tcW w:w="589" w:type="pct"/>
            <w:vAlign w:val="center"/>
          </w:tcPr>
          <w:p w14:paraId="752CE65C"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568E4830"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B744184"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75A487E5" w14:textId="77777777" w:rsidTr="00004CB4">
        <w:tc>
          <w:tcPr>
            <w:tcW w:w="833" w:type="pct"/>
            <w:vAlign w:val="center"/>
          </w:tcPr>
          <w:p w14:paraId="3B27D1D9" w14:textId="77777777" w:rsidR="004D580C" w:rsidRPr="00E244B2" w:rsidRDefault="004D580C" w:rsidP="00166A8B">
            <w:pPr>
              <w:pStyle w:val="a8"/>
              <w:rPr>
                <w:color w:val="000000" w:themeColor="text1"/>
              </w:rPr>
            </w:pPr>
            <w:r w:rsidRPr="00E244B2">
              <w:rPr>
                <w:color w:val="000000" w:themeColor="text1"/>
              </w:rPr>
              <w:t>启动功率变化量</w:t>
            </w:r>
          </w:p>
        </w:tc>
        <w:tc>
          <w:tcPr>
            <w:tcW w:w="876" w:type="pct"/>
            <w:vAlign w:val="center"/>
          </w:tcPr>
          <w:p w14:paraId="01AA3A84" w14:textId="77777777" w:rsidR="004D580C" w:rsidRPr="00E244B2" w:rsidRDefault="004D580C" w:rsidP="00166A8B">
            <w:pPr>
              <w:pStyle w:val="a8"/>
              <w:rPr>
                <w:color w:val="000000" w:themeColor="text1"/>
              </w:rPr>
            </w:pPr>
            <w:r w:rsidRPr="00E244B2">
              <w:rPr>
                <w:color w:val="000000" w:themeColor="text1"/>
              </w:rPr>
              <w:object w:dxaOrig="600" w:dyaOrig="380" w14:anchorId="0ADBD04D">
                <v:shape id="_x0000_i2149" type="#_x0000_t75" style="width:29.3pt;height:21.95pt" o:ole="">
                  <v:imagedata r:id="rId2168" o:title=""/>
                </v:shape>
                <o:OLEObject Type="Embed" ProgID="Equation.DSMT4" ShapeID="_x0000_i2149" DrawAspect="Content" ObjectID="_1852642046" r:id="rId2169"/>
              </w:object>
            </w:r>
          </w:p>
        </w:tc>
        <w:tc>
          <w:tcPr>
            <w:tcW w:w="1139" w:type="pct"/>
            <w:vAlign w:val="center"/>
          </w:tcPr>
          <w:p w14:paraId="7A9394C5" w14:textId="77777777" w:rsidR="004D580C" w:rsidRPr="00E244B2" w:rsidRDefault="004D580C" w:rsidP="00166A8B">
            <w:pPr>
              <w:pStyle w:val="a8"/>
              <w:rPr>
                <w:color w:val="000000" w:themeColor="text1"/>
              </w:rPr>
            </w:pPr>
            <w:r w:rsidRPr="00E244B2">
              <w:rPr>
                <w:color w:val="000000" w:themeColor="text1"/>
              </w:rPr>
              <w:t>机组启动过程中允许的功率变化量</w:t>
            </w:r>
          </w:p>
        </w:tc>
        <w:tc>
          <w:tcPr>
            <w:tcW w:w="441" w:type="pct"/>
            <w:vAlign w:val="center"/>
          </w:tcPr>
          <w:p w14:paraId="0ABF39F7"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651F6310"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00284EB5"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5602CD4"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5B662690" w14:textId="77777777" w:rsidTr="00004CB4">
        <w:tc>
          <w:tcPr>
            <w:tcW w:w="833" w:type="pct"/>
            <w:vAlign w:val="center"/>
          </w:tcPr>
          <w:p w14:paraId="43FE6456" w14:textId="77777777" w:rsidR="004D580C" w:rsidRPr="00E244B2" w:rsidRDefault="004D580C" w:rsidP="00166A8B">
            <w:pPr>
              <w:pStyle w:val="a8"/>
              <w:rPr>
                <w:color w:val="000000" w:themeColor="text1"/>
              </w:rPr>
            </w:pPr>
            <w:r w:rsidRPr="00E244B2">
              <w:rPr>
                <w:color w:val="000000" w:themeColor="text1"/>
              </w:rPr>
              <w:t>停机功率变化量</w:t>
            </w:r>
          </w:p>
        </w:tc>
        <w:tc>
          <w:tcPr>
            <w:tcW w:w="876" w:type="pct"/>
            <w:vAlign w:val="center"/>
          </w:tcPr>
          <w:p w14:paraId="115C12BC" w14:textId="77777777" w:rsidR="004D580C" w:rsidRPr="00E244B2" w:rsidRDefault="004D580C" w:rsidP="00166A8B">
            <w:pPr>
              <w:pStyle w:val="a8"/>
              <w:rPr>
                <w:color w:val="000000" w:themeColor="text1"/>
              </w:rPr>
            </w:pPr>
            <w:r w:rsidRPr="00E244B2">
              <w:rPr>
                <w:color w:val="000000" w:themeColor="text1"/>
              </w:rPr>
              <w:object w:dxaOrig="580" w:dyaOrig="380" w14:anchorId="2DD2CAAD">
                <v:shape id="_x0000_i2150" type="#_x0000_t75" style="width:29.3pt;height:21.95pt" o:ole="">
                  <v:imagedata r:id="rId2170" o:title=""/>
                </v:shape>
                <o:OLEObject Type="Embed" ProgID="Equation.DSMT4" ShapeID="_x0000_i2150" DrawAspect="Content" ObjectID="_1852642047" r:id="rId2171"/>
              </w:object>
            </w:r>
          </w:p>
        </w:tc>
        <w:tc>
          <w:tcPr>
            <w:tcW w:w="1139" w:type="pct"/>
            <w:vAlign w:val="center"/>
          </w:tcPr>
          <w:p w14:paraId="14476175" w14:textId="77777777" w:rsidR="004D580C" w:rsidRPr="00E244B2" w:rsidRDefault="004D580C" w:rsidP="00166A8B">
            <w:pPr>
              <w:pStyle w:val="a8"/>
              <w:rPr>
                <w:color w:val="000000" w:themeColor="text1"/>
              </w:rPr>
            </w:pPr>
            <w:r w:rsidRPr="00E244B2">
              <w:rPr>
                <w:color w:val="000000" w:themeColor="text1"/>
              </w:rPr>
              <w:t>机组停机过程中允许的功率变化量</w:t>
            </w:r>
          </w:p>
        </w:tc>
        <w:tc>
          <w:tcPr>
            <w:tcW w:w="441" w:type="pct"/>
            <w:vAlign w:val="center"/>
          </w:tcPr>
          <w:p w14:paraId="117290F6"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732FDD78"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0E5035F7"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632F177"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7CEEA194" w14:textId="77777777" w:rsidTr="00004CB4">
        <w:tc>
          <w:tcPr>
            <w:tcW w:w="833" w:type="pct"/>
            <w:vAlign w:val="center"/>
          </w:tcPr>
          <w:p w14:paraId="78E25553" w14:textId="77777777" w:rsidR="004D580C" w:rsidRPr="00E244B2" w:rsidRDefault="004D580C" w:rsidP="00166A8B">
            <w:pPr>
              <w:pStyle w:val="a8"/>
              <w:rPr>
                <w:color w:val="000000" w:themeColor="text1"/>
              </w:rPr>
            </w:pPr>
            <w:r w:rsidRPr="00E244B2">
              <w:rPr>
                <w:color w:val="000000" w:themeColor="text1"/>
              </w:rPr>
              <w:t>最大旋转备用容量</w:t>
            </w:r>
          </w:p>
        </w:tc>
        <w:tc>
          <w:tcPr>
            <w:tcW w:w="876" w:type="pct"/>
            <w:vAlign w:val="center"/>
          </w:tcPr>
          <w:p w14:paraId="1DF04A64" w14:textId="77777777" w:rsidR="004D580C" w:rsidRPr="00E244B2" w:rsidRDefault="004D580C" w:rsidP="00166A8B">
            <w:pPr>
              <w:pStyle w:val="a8"/>
              <w:rPr>
                <w:color w:val="000000" w:themeColor="text1"/>
              </w:rPr>
            </w:pPr>
            <w:r w:rsidRPr="00E244B2">
              <w:rPr>
                <w:color w:val="000000" w:themeColor="text1"/>
              </w:rPr>
              <w:object w:dxaOrig="639" w:dyaOrig="380" w14:anchorId="0AB62B3D">
                <v:shape id="_x0000_i2151" type="#_x0000_t75" style="width:33.55pt;height:21.95pt" o:ole="">
                  <v:imagedata r:id="rId2172" o:title=""/>
                </v:shape>
                <o:OLEObject Type="Embed" ProgID="Equation.DSMT4" ShapeID="_x0000_i2151" DrawAspect="Content" ObjectID="_1852642048" r:id="rId2173"/>
              </w:object>
            </w:r>
          </w:p>
        </w:tc>
        <w:tc>
          <w:tcPr>
            <w:tcW w:w="1139" w:type="pct"/>
            <w:vAlign w:val="center"/>
          </w:tcPr>
          <w:p w14:paraId="26628DE9" w14:textId="77777777" w:rsidR="004D580C" w:rsidRPr="00E244B2" w:rsidRDefault="004D580C" w:rsidP="00166A8B">
            <w:pPr>
              <w:pStyle w:val="a8"/>
              <w:rPr>
                <w:color w:val="000000" w:themeColor="text1"/>
              </w:rPr>
            </w:pPr>
            <w:r w:rsidRPr="00E244B2">
              <w:rPr>
                <w:color w:val="000000" w:themeColor="text1"/>
              </w:rPr>
              <w:t>燃气机组最大可提供的向上旋转备用容量</w:t>
            </w:r>
          </w:p>
        </w:tc>
        <w:tc>
          <w:tcPr>
            <w:tcW w:w="441" w:type="pct"/>
            <w:vAlign w:val="center"/>
          </w:tcPr>
          <w:p w14:paraId="2DEAE43C"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27429B4E"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414CBA1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78B7AB1"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2729DC1B" w14:textId="77777777" w:rsidTr="00004CB4">
        <w:tc>
          <w:tcPr>
            <w:tcW w:w="833" w:type="pct"/>
            <w:vAlign w:val="center"/>
          </w:tcPr>
          <w:p w14:paraId="69B99D54" w14:textId="77777777" w:rsidR="004D580C" w:rsidRPr="00E244B2" w:rsidRDefault="004D580C" w:rsidP="00166A8B">
            <w:pPr>
              <w:pStyle w:val="a8"/>
              <w:rPr>
                <w:color w:val="000000" w:themeColor="text1"/>
              </w:rPr>
            </w:pPr>
            <w:r w:rsidRPr="00E244B2">
              <w:rPr>
                <w:color w:val="000000" w:themeColor="text1"/>
              </w:rPr>
              <w:t>单位发电成本</w:t>
            </w:r>
          </w:p>
        </w:tc>
        <w:tc>
          <w:tcPr>
            <w:tcW w:w="876" w:type="pct"/>
            <w:vAlign w:val="center"/>
          </w:tcPr>
          <w:p w14:paraId="10D59562" w14:textId="77777777" w:rsidR="004D580C" w:rsidRPr="00E244B2" w:rsidRDefault="004D580C" w:rsidP="00166A8B">
            <w:pPr>
              <w:pStyle w:val="a8"/>
              <w:rPr>
                <w:color w:val="000000" w:themeColor="text1"/>
              </w:rPr>
            </w:pPr>
            <w:r w:rsidRPr="00E244B2">
              <w:rPr>
                <w:color w:val="000000" w:themeColor="text1"/>
              </w:rPr>
              <w:object w:dxaOrig="420" w:dyaOrig="380" w14:anchorId="09A57537">
                <v:shape id="_x0000_i2152" type="#_x0000_t75" style="width:21.95pt;height:21.95pt" o:ole="">
                  <v:imagedata r:id="rId2174" o:title=""/>
                </v:shape>
                <o:OLEObject Type="Embed" ProgID="Equation.DSMT4" ShapeID="_x0000_i2152" DrawAspect="Content" ObjectID="_1852642049" r:id="rId2175"/>
              </w:object>
            </w:r>
          </w:p>
        </w:tc>
        <w:tc>
          <w:tcPr>
            <w:tcW w:w="1139" w:type="pct"/>
            <w:vAlign w:val="center"/>
          </w:tcPr>
          <w:p w14:paraId="6CD0795C" w14:textId="77777777" w:rsidR="004D580C" w:rsidRPr="00E244B2" w:rsidRDefault="004D580C" w:rsidP="00166A8B">
            <w:pPr>
              <w:pStyle w:val="a8"/>
              <w:rPr>
                <w:color w:val="000000" w:themeColor="text1"/>
              </w:rPr>
            </w:pPr>
            <w:r w:rsidRPr="00E244B2">
              <w:rPr>
                <w:color w:val="000000" w:themeColor="text1"/>
              </w:rPr>
              <w:t>燃气机组单位发电成本</w:t>
            </w:r>
          </w:p>
        </w:tc>
        <w:tc>
          <w:tcPr>
            <w:tcW w:w="441" w:type="pct"/>
            <w:vAlign w:val="center"/>
          </w:tcPr>
          <w:p w14:paraId="14CCB76F"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/MWh</w:t>
            </w:r>
          </w:p>
        </w:tc>
        <w:tc>
          <w:tcPr>
            <w:tcW w:w="589" w:type="pct"/>
            <w:vAlign w:val="center"/>
          </w:tcPr>
          <w:p w14:paraId="0CA5DE4A"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524D82DD"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02A24B27"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071B0483" w14:textId="77777777" w:rsidTr="00004CB4">
        <w:tc>
          <w:tcPr>
            <w:tcW w:w="833" w:type="pct"/>
            <w:vAlign w:val="center"/>
          </w:tcPr>
          <w:p w14:paraId="0BEDAF7C" w14:textId="77777777" w:rsidR="004D580C" w:rsidRPr="00E244B2" w:rsidRDefault="004D580C" w:rsidP="00166A8B">
            <w:pPr>
              <w:pStyle w:val="a8"/>
              <w:rPr>
                <w:color w:val="000000" w:themeColor="text1"/>
              </w:rPr>
            </w:pPr>
            <w:r w:rsidRPr="00E244B2">
              <w:rPr>
                <w:color w:val="000000" w:themeColor="text1"/>
              </w:rPr>
              <w:t>单位容量固定运维成本</w:t>
            </w:r>
          </w:p>
        </w:tc>
        <w:tc>
          <w:tcPr>
            <w:tcW w:w="876" w:type="pct"/>
            <w:vAlign w:val="center"/>
          </w:tcPr>
          <w:p w14:paraId="3871F0F4" w14:textId="77777777" w:rsidR="004D580C" w:rsidRPr="00E244B2" w:rsidRDefault="004D580C" w:rsidP="00166A8B">
            <w:pPr>
              <w:pStyle w:val="a8"/>
              <w:rPr>
                <w:color w:val="000000" w:themeColor="text1"/>
              </w:rPr>
            </w:pPr>
            <w:r w:rsidRPr="00E244B2">
              <w:rPr>
                <w:color w:val="000000" w:themeColor="text1"/>
              </w:rPr>
              <w:object w:dxaOrig="639" w:dyaOrig="380" w14:anchorId="2B8E7F58">
                <v:shape id="_x0000_i2153" type="#_x0000_t75" style="width:33.55pt;height:21.95pt" o:ole="">
                  <v:imagedata r:id="rId2176" o:title=""/>
                </v:shape>
                <o:OLEObject Type="Embed" ProgID="Equation.DSMT4" ShapeID="_x0000_i2153" DrawAspect="Content" ObjectID="_1852642050" r:id="rId2177"/>
              </w:object>
            </w:r>
          </w:p>
        </w:tc>
        <w:tc>
          <w:tcPr>
            <w:tcW w:w="1139" w:type="pct"/>
            <w:vAlign w:val="center"/>
          </w:tcPr>
          <w:p w14:paraId="0635905E" w14:textId="77777777" w:rsidR="004D580C" w:rsidRPr="00E244B2" w:rsidRDefault="004D580C" w:rsidP="00166A8B">
            <w:pPr>
              <w:pStyle w:val="a8"/>
              <w:rPr>
                <w:color w:val="000000" w:themeColor="text1"/>
              </w:rPr>
            </w:pPr>
            <w:r w:rsidRPr="00E244B2">
              <w:rPr>
                <w:color w:val="000000" w:themeColor="text1"/>
              </w:rPr>
              <w:t>燃气机组单位装机容量固定运行维护成本</w:t>
            </w:r>
          </w:p>
        </w:tc>
        <w:tc>
          <w:tcPr>
            <w:tcW w:w="441" w:type="pct"/>
            <w:vAlign w:val="center"/>
          </w:tcPr>
          <w:p w14:paraId="4FF023D0"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4A9ACF35"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300C0CA1"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94D574D"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2EE8BDE0" w14:textId="77777777" w:rsidTr="00004CB4">
        <w:tc>
          <w:tcPr>
            <w:tcW w:w="833" w:type="pct"/>
            <w:vAlign w:val="center"/>
          </w:tcPr>
          <w:p w14:paraId="3288B968" w14:textId="77777777" w:rsidR="004D580C" w:rsidRPr="00E244B2" w:rsidRDefault="004D580C" w:rsidP="00166A8B">
            <w:pPr>
              <w:pStyle w:val="a8"/>
              <w:rPr>
                <w:color w:val="000000" w:themeColor="text1"/>
              </w:rPr>
            </w:pPr>
            <w:r w:rsidRPr="00E244B2">
              <w:rPr>
                <w:color w:val="000000" w:themeColor="text1"/>
              </w:rPr>
              <w:t>单次启动成本</w:t>
            </w:r>
          </w:p>
        </w:tc>
        <w:tc>
          <w:tcPr>
            <w:tcW w:w="876" w:type="pct"/>
            <w:vAlign w:val="center"/>
          </w:tcPr>
          <w:p w14:paraId="423D9DE0" w14:textId="77777777" w:rsidR="004D580C" w:rsidRPr="00E244B2" w:rsidRDefault="004D580C" w:rsidP="00166A8B">
            <w:pPr>
              <w:pStyle w:val="a8"/>
              <w:rPr>
                <w:color w:val="000000" w:themeColor="text1"/>
              </w:rPr>
            </w:pPr>
            <w:r w:rsidRPr="00E244B2">
              <w:rPr>
                <w:color w:val="000000" w:themeColor="text1"/>
              </w:rPr>
              <w:object w:dxaOrig="520" w:dyaOrig="380" w14:anchorId="14B82DEF">
                <v:shape id="_x0000_i2154" type="#_x0000_t75" style="width:24.4pt;height:21.95pt" o:ole="">
                  <v:imagedata r:id="rId2178" o:title=""/>
                </v:shape>
                <o:OLEObject Type="Embed" ProgID="Equation.DSMT4" ShapeID="_x0000_i2154" DrawAspect="Content" ObjectID="_1852642051" r:id="rId2179"/>
              </w:object>
            </w:r>
          </w:p>
        </w:tc>
        <w:tc>
          <w:tcPr>
            <w:tcW w:w="1139" w:type="pct"/>
            <w:vAlign w:val="center"/>
          </w:tcPr>
          <w:p w14:paraId="50DE8512" w14:textId="77777777" w:rsidR="004D580C" w:rsidRPr="00E244B2" w:rsidRDefault="004D580C" w:rsidP="00166A8B">
            <w:pPr>
              <w:pStyle w:val="a8"/>
              <w:rPr>
                <w:color w:val="000000" w:themeColor="text1"/>
              </w:rPr>
            </w:pPr>
            <w:r w:rsidRPr="00E244B2">
              <w:rPr>
                <w:color w:val="000000" w:themeColor="text1"/>
              </w:rPr>
              <w:t>燃气机组单次启动产生的成本</w:t>
            </w:r>
          </w:p>
        </w:tc>
        <w:tc>
          <w:tcPr>
            <w:tcW w:w="441" w:type="pct"/>
            <w:vAlign w:val="center"/>
          </w:tcPr>
          <w:p w14:paraId="03A3F68F"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w:t>
            </w:r>
            <w:r w:rsidRPr="00E244B2">
              <w:rPr>
                <w:color w:val="000000" w:themeColor="text1"/>
              </w:rPr>
              <w:t>次</w:t>
            </w:r>
          </w:p>
        </w:tc>
        <w:tc>
          <w:tcPr>
            <w:tcW w:w="589" w:type="pct"/>
            <w:vAlign w:val="center"/>
          </w:tcPr>
          <w:p w14:paraId="44367875"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78B7F64B"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4709AA0"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4D77CA8B" w14:textId="77777777" w:rsidTr="00004CB4">
        <w:tc>
          <w:tcPr>
            <w:tcW w:w="833" w:type="pct"/>
            <w:vAlign w:val="center"/>
          </w:tcPr>
          <w:p w14:paraId="31C8F45F" w14:textId="77777777" w:rsidR="004D580C" w:rsidRPr="00E244B2" w:rsidRDefault="004D580C" w:rsidP="00166A8B">
            <w:pPr>
              <w:pStyle w:val="a8"/>
              <w:rPr>
                <w:color w:val="000000" w:themeColor="text1"/>
              </w:rPr>
            </w:pPr>
            <w:r w:rsidRPr="00E244B2">
              <w:rPr>
                <w:color w:val="000000" w:themeColor="text1"/>
              </w:rPr>
              <w:t>单次停机成本</w:t>
            </w:r>
          </w:p>
        </w:tc>
        <w:tc>
          <w:tcPr>
            <w:tcW w:w="876" w:type="pct"/>
            <w:vAlign w:val="center"/>
          </w:tcPr>
          <w:p w14:paraId="0553AA9F" w14:textId="77777777" w:rsidR="004D580C" w:rsidRPr="00E244B2" w:rsidRDefault="004D580C" w:rsidP="00166A8B">
            <w:pPr>
              <w:pStyle w:val="a8"/>
              <w:rPr>
                <w:color w:val="000000" w:themeColor="text1"/>
              </w:rPr>
            </w:pPr>
            <w:r w:rsidRPr="00E244B2">
              <w:rPr>
                <w:color w:val="000000" w:themeColor="text1"/>
              </w:rPr>
              <w:object w:dxaOrig="540" w:dyaOrig="380" w14:anchorId="78C6F0EE">
                <v:shape id="_x0000_i2155" type="#_x0000_t75" style="width:24.4pt;height:21.95pt" o:ole="">
                  <v:imagedata r:id="rId2180" o:title=""/>
                </v:shape>
                <o:OLEObject Type="Embed" ProgID="Equation.DSMT4" ShapeID="_x0000_i2155" DrawAspect="Content" ObjectID="_1852642052" r:id="rId2181"/>
              </w:object>
            </w:r>
          </w:p>
        </w:tc>
        <w:tc>
          <w:tcPr>
            <w:tcW w:w="1139" w:type="pct"/>
            <w:vAlign w:val="center"/>
          </w:tcPr>
          <w:p w14:paraId="75C53B86" w14:textId="77777777" w:rsidR="004D580C" w:rsidRPr="00E244B2" w:rsidRDefault="004D580C" w:rsidP="00166A8B">
            <w:pPr>
              <w:pStyle w:val="a8"/>
              <w:rPr>
                <w:color w:val="000000" w:themeColor="text1"/>
              </w:rPr>
            </w:pPr>
            <w:r w:rsidRPr="00E244B2">
              <w:rPr>
                <w:color w:val="000000" w:themeColor="text1"/>
              </w:rPr>
              <w:t>燃气机组单次停机产生的成本</w:t>
            </w:r>
          </w:p>
        </w:tc>
        <w:tc>
          <w:tcPr>
            <w:tcW w:w="441" w:type="pct"/>
            <w:vAlign w:val="center"/>
          </w:tcPr>
          <w:p w14:paraId="2A897280"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w:t>
            </w:r>
            <w:r w:rsidRPr="00E244B2">
              <w:rPr>
                <w:color w:val="000000" w:themeColor="text1"/>
              </w:rPr>
              <w:t>次</w:t>
            </w:r>
          </w:p>
        </w:tc>
        <w:tc>
          <w:tcPr>
            <w:tcW w:w="589" w:type="pct"/>
            <w:vAlign w:val="center"/>
          </w:tcPr>
          <w:p w14:paraId="75FA64D9"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21FBDC8F"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6491A03"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2C5CF257" w14:textId="77777777" w:rsidTr="00004CB4">
        <w:tc>
          <w:tcPr>
            <w:tcW w:w="833" w:type="pct"/>
            <w:vAlign w:val="center"/>
          </w:tcPr>
          <w:p w14:paraId="07A20E17" w14:textId="77777777" w:rsidR="004D580C" w:rsidRPr="00E244B2" w:rsidRDefault="004D580C" w:rsidP="00166A8B">
            <w:pPr>
              <w:pStyle w:val="a8"/>
              <w:rPr>
                <w:color w:val="000000" w:themeColor="text1"/>
              </w:rPr>
            </w:pPr>
            <w:r w:rsidRPr="00E244B2">
              <w:rPr>
                <w:color w:val="000000" w:themeColor="text1"/>
              </w:rPr>
              <w:t>调度时段长度</w:t>
            </w:r>
          </w:p>
        </w:tc>
        <w:tc>
          <w:tcPr>
            <w:tcW w:w="876" w:type="pct"/>
            <w:vAlign w:val="center"/>
          </w:tcPr>
          <w:p w14:paraId="6F0348CB" w14:textId="77777777" w:rsidR="004D580C" w:rsidRPr="00E244B2" w:rsidRDefault="004D580C" w:rsidP="00166A8B">
            <w:pPr>
              <w:pStyle w:val="a8"/>
              <w:rPr>
                <w:color w:val="000000" w:themeColor="text1"/>
              </w:rPr>
            </w:pPr>
            <w:r w:rsidRPr="00E244B2">
              <w:rPr>
                <w:color w:val="000000" w:themeColor="text1"/>
              </w:rPr>
              <w:object w:dxaOrig="300" w:dyaOrig="279" w14:anchorId="0315C2C4">
                <v:shape id="_x0000_i2156" type="#_x0000_t75" style="width:16.45pt;height:12.8pt" o:ole="">
                  <v:imagedata r:id="rId2182" o:title=""/>
                </v:shape>
                <o:OLEObject Type="Embed" ProgID="Equation.DSMT4" ShapeID="_x0000_i2156" DrawAspect="Content" ObjectID="_1852642053" r:id="rId2183"/>
              </w:object>
            </w:r>
          </w:p>
        </w:tc>
        <w:tc>
          <w:tcPr>
            <w:tcW w:w="1139" w:type="pct"/>
            <w:vAlign w:val="center"/>
          </w:tcPr>
          <w:p w14:paraId="6C0C75AD"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350B5746"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0F1FE1CA"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5525AF30"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1BEB61B" w14:textId="77777777" w:rsidR="004D580C" w:rsidRPr="00E244B2" w:rsidRDefault="004D580C" w:rsidP="00166A8B">
            <w:pPr>
              <w:pStyle w:val="a8"/>
              <w:rPr>
                <w:color w:val="000000" w:themeColor="text1"/>
              </w:rPr>
            </w:pPr>
            <w:r w:rsidRPr="00E244B2">
              <w:rPr>
                <w:rFonts w:hint="eastAsia"/>
                <w:color w:val="000000" w:themeColor="text1"/>
              </w:rPr>
              <w:t>1</w:t>
            </w:r>
          </w:p>
        </w:tc>
      </w:tr>
    </w:tbl>
    <w:p w14:paraId="04C9C6DB" w14:textId="77777777" w:rsidR="004D580C" w:rsidRPr="00E244B2" w:rsidRDefault="004D580C" w:rsidP="004D580C">
      <w:pPr>
        <w:ind w:firstLine="480"/>
        <w:rPr>
          <w:color w:val="000000" w:themeColor="text1"/>
        </w:rPr>
      </w:pPr>
    </w:p>
    <w:p w14:paraId="4BDE6B77"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11002AEA" w14:textId="77777777" w:rsidTr="00004CB4">
        <w:trPr>
          <w:tblHeader/>
        </w:trPr>
        <w:tc>
          <w:tcPr>
            <w:tcW w:w="704" w:type="pct"/>
            <w:shd w:val="clear" w:color="auto" w:fill="E8EEF5"/>
            <w:tcMar>
              <w:top w:w="100" w:type="dxa"/>
              <w:left w:w="120" w:type="dxa"/>
              <w:bottom w:w="100" w:type="dxa"/>
              <w:right w:w="120" w:type="dxa"/>
            </w:tcMar>
            <w:vAlign w:val="center"/>
          </w:tcPr>
          <w:p w14:paraId="2ECD9F01"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2159BCFC"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0AB3DE4D"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3163DFC7"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5F8CAAC9"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3280C487"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2FF5C035" w14:textId="77777777" w:rsidTr="00004CB4">
        <w:tc>
          <w:tcPr>
            <w:tcW w:w="704" w:type="pct"/>
            <w:vAlign w:val="center"/>
          </w:tcPr>
          <w:p w14:paraId="4E7B0B81" w14:textId="77777777" w:rsidR="004D580C" w:rsidRPr="00E244B2" w:rsidRDefault="004D580C" w:rsidP="00166A8B">
            <w:pPr>
              <w:pStyle w:val="a8"/>
              <w:rPr>
                <w:color w:val="000000" w:themeColor="text1"/>
              </w:rPr>
            </w:pPr>
            <w:r w:rsidRPr="00E244B2">
              <w:rPr>
                <w:color w:val="000000" w:themeColor="text1"/>
              </w:rPr>
              <w:t>燃气机组有功出力</w:t>
            </w:r>
          </w:p>
        </w:tc>
        <w:tc>
          <w:tcPr>
            <w:tcW w:w="1107" w:type="pct"/>
            <w:vAlign w:val="center"/>
          </w:tcPr>
          <w:p w14:paraId="61752C0D" w14:textId="77777777" w:rsidR="004D580C" w:rsidRPr="00E244B2" w:rsidRDefault="004D580C" w:rsidP="00166A8B">
            <w:pPr>
              <w:pStyle w:val="a8"/>
              <w:rPr>
                <w:color w:val="000000" w:themeColor="text1"/>
              </w:rPr>
            </w:pPr>
            <w:r w:rsidRPr="00E244B2">
              <w:rPr>
                <w:color w:val="000000" w:themeColor="text1"/>
              </w:rPr>
              <w:object w:dxaOrig="520" w:dyaOrig="380" w14:anchorId="74DD86AF">
                <v:shape id="_x0000_i2157" type="#_x0000_t75" style="width:24.4pt;height:21.95pt" o:ole="">
                  <v:imagedata r:id="rId2184" o:title=""/>
                </v:shape>
                <o:OLEObject Type="Embed" ProgID="Equation.DSMT4" ShapeID="_x0000_i2157" DrawAspect="Content" ObjectID="_1852642054" r:id="rId2185"/>
              </w:object>
            </w:r>
          </w:p>
        </w:tc>
        <w:tc>
          <w:tcPr>
            <w:tcW w:w="1171" w:type="pct"/>
            <w:vAlign w:val="center"/>
          </w:tcPr>
          <w:p w14:paraId="6727E6E8" w14:textId="47A6B904" w:rsidR="004D580C" w:rsidRPr="00E244B2" w:rsidRDefault="004D580C" w:rsidP="00166A8B">
            <w:pPr>
              <w:pStyle w:val="a8"/>
              <w:rPr>
                <w:color w:val="000000" w:themeColor="text1"/>
              </w:rPr>
            </w:pPr>
            <w:r w:rsidRPr="00E244B2">
              <w:rPr>
                <w:color w:val="000000" w:themeColor="text1"/>
              </w:rPr>
              <w:t>时段</w:t>
            </w:r>
            <m:oMath>
              <m:r>
                <w:rPr>
                  <w:rFonts w:ascii="Cambria Math" w:hAnsi="Cambria Math"/>
                  <w:color w:val="000000" w:themeColor="text1"/>
                </w:rPr>
                <m:t>t</m:t>
              </m:r>
            </m:oMath>
            <w:r w:rsidRPr="00E244B2">
              <w:rPr>
                <w:color w:val="000000" w:themeColor="text1"/>
              </w:rPr>
              <w:t>燃气机组</w:t>
            </w:r>
            <m:oMath>
              <m:r>
                <w:rPr>
                  <w:rFonts w:ascii="Cambria Math" w:hAnsi="Cambria Math"/>
                  <w:color w:val="000000" w:themeColor="text1"/>
                </w:rPr>
                <m:t>i</m:t>
              </m:r>
            </m:oMath>
            <w:r w:rsidRPr="00E244B2">
              <w:rPr>
                <w:color w:val="000000" w:themeColor="text1"/>
              </w:rPr>
              <w:t>的实际有功出力</w:t>
            </w:r>
          </w:p>
        </w:tc>
        <w:tc>
          <w:tcPr>
            <w:tcW w:w="393" w:type="pct"/>
            <w:vAlign w:val="center"/>
          </w:tcPr>
          <w:p w14:paraId="00D2399D"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1BF8DBA8" w14:textId="77777777" w:rsidR="004D580C" w:rsidRPr="00E244B2" w:rsidRDefault="004D580C" w:rsidP="00166A8B">
            <w:pPr>
              <w:pStyle w:val="a8"/>
              <w:rPr>
                <w:color w:val="000000" w:themeColor="text1"/>
              </w:rPr>
            </w:pPr>
            <w:r w:rsidRPr="00E244B2">
              <w:rPr>
                <w:color w:val="000000" w:themeColor="text1"/>
              </w:rPr>
              <w:t>参与系统功率平衡、计算发电量与运行成本</w:t>
            </w:r>
          </w:p>
        </w:tc>
        <w:tc>
          <w:tcPr>
            <w:tcW w:w="812" w:type="pct"/>
            <w:vAlign w:val="center"/>
          </w:tcPr>
          <w:p w14:paraId="350F8889" w14:textId="4B1F12B9" w:rsidR="004D580C" w:rsidRPr="00E244B2" w:rsidRDefault="004D580C" w:rsidP="00166A8B">
            <w:pPr>
              <w:pStyle w:val="a8"/>
              <w:rPr>
                <w:color w:val="000000" w:themeColor="text1"/>
              </w:rPr>
            </w:pPr>
            <w:r w:rsidRPr="00E244B2">
              <w:rPr>
                <w:color w:val="000000" w:themeColor="text1"/>
              </w:rPr>
              <w:t>[150,200,180]</w:t>
            </w:r>
          </w:p>
        </w:tc>
      </w:tr>
      <w:tr w:rsidR="004D580C" w:rsidRPr="00E244B2" w14:paraId="12FF9BA7" w14:textId="77777777" w:rsidTr="00004CB4">
        <w:tc>
          <w:tcPr>
            <w:tcW w:w="704" w:type="pct"/>
            <w:vAlign w:val="center"/>
          </w:tcPr>
          <w:p w14:paraId="01DB7794" w14:textId="77777777" w:rsidR="004D580C" w:rsidRPr="00E244B2" w:rsidRDefault="004D580C" w:rsidP="00166A8B">
            <w:pPr>
              <w:pStyle w:val="a8"/>
              <w:rPr>
                <w:color w:val="000000" w:themeColor="text1"/>
              </w:rPr>
            </w:pPr>
            <w:r w:rsidRPr="00E244B2">
              <w:rPr>
                <w:color w:val="000000" w:themeColor="text1"/>
              </w:rPr>
              <w:t>燃气机组运行状态</w:t>
            </w:r>
          </w:p>
        </w:tc>
        <w:tc>
          <w:tcPr>
            <w:tcW w:w="1107" w:type="pct"/>
            <w:vAlign w:val="center"/>
          </w:tcPr>
          <w:p w14:paraId="5B871B14" w14:textId="77777777" w:rsidR="004D580C" w:rsidRPr="00E244B2" w:rsidRDefault="004D580C" w:rsidP="00166A8B">
            <w:pPr>
              <w:pStyle w:val="a8"/>
              <w:rPr>
                <w:color w:val="000000" w:themeColor="text1"/>
              </w:rPr>
            </w:pPr>
            <w:r w:rsidRPr="00E244B2">
              <w:rPr>
                <w:color w:val="000000" w:themeColor="text1"/>
              </w:rPr>
              <w:object w:dxaOrig="520" w:dyaOrig="380" w14:anchorId="7184CB3A">
                <v:shape id="_x0000_i2158" type="#_x0000_t75" style="width:24.4pt;height:21.95pt" o:ole="">
                  <v:imagedata r:id="rId2186" o:title=""/>
                </v:shape>
                <o:OLEObject Type="Embed" ProgID="Equation.DSMT4" ShapeID="_x0000_i2158" DrawAspect="Content" ObjectID="_1852642055" r:id="rId2187"/>
              </w:object>
            </w:r>
          </w:p>
        </w:tc>
        <w:tc>
          <w:tcPr>
            <w:tcW w:w="1171" w:type="pct"/>
            <w:vAlign w:val="center"/>
          </w:tcPr>
          <w:p w14:paraId="6926BA33" w14:textId="58C8C178" w:rsidR="004D580C" w:rsidRPr="00E244B2" w:rsidRDefault="004D580C" w:rsidP="00166A8B">
            <w:pPr>
              <w:pStyle w:val="a8"/>
              <w:rPr>
                <w:color w:val="000000" w:themeColor="text1"/>
              </w:rPr>
            </w:pPr>
            <w:r w:rsidRPr="00E244B2">
              <w:rPr>
                <w:color w:val="000000" w:themeColor="text1"/>
              </w:rPr>
              <w:t>时段</w:t>
            </w:r>
            <m:oMath>
              <m:r>
                <w:rPr>
                  <w:rFonts w:ascii="Cambria Math" w:hAnsi="Cambria Math"/>
                  <w:color w:val="000000" w:themeColor="text1"/>
                </w:rPr>
                <m:t>t</m:t>
              </m:r>
            </m:oMath>
            <w:r w:rsidRPr="00E244B2">
              <w:rPr>
                <w:color w:val="000000" w:themeColor="text1"/>
              </w:rPr>
              <w:t>机组运行状态，</w:t>
            </w:r>
            <w:r w:rsidRPr="00E244B2">
              <w:rPr>
                <w:color w:val="000000" w:themeColor="text1"/>
              </w:rPr>
              <w:t>1</w:t>
            </w:r>
            <w:r w:rsidRPr="00E244B2">
              <w:rPr>
                <w:color w:val="000000" w:themeColor="text1"/>
              </w:rPr>
              <w:t>表示运行，</w:t>
            </w:r>
            <w:r w:rsidRPr="00E244B2">
              <w:rPr>
                <w:color w:val="000000" w:themeColor="text1"/>
              </w:rPr>
              <w:t>0</w:t>
            </w:r>
            <w:r w:rsidRPr="00E244B2">
              <w:rPr>
                <w:color w:val="000000" w:themeColor="text1"/>
              </w:rPr>
              <w:t>表示停机</w:t>
            </w:r>
          </w:p>
        </w:tc>
        <w:tc>
          <w:tcPr>
            <w:tcW w:w="393" w:type="pct"/>
            <w:vAlign w:val="center"/>
          </w:tcPr>
          <w:p w14:paraId="0DC22D38"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6D4D6607" w14:textId="77777777" w:rsidR="004D580C" w:rsidRPr="00E244B2" w:rsidRDefault="004D580C" w:rsidP="00166A8B">
            <w:pPr>
              <w:pStyle w:val="a8"/>
              <w:rPr>
                <w:color w:val="000000" w:themeColor="text1"/>
              </w:rPr>
            </w:pPr>
            <w:r w:rsidRPr="00E244B2">
              <w:rPr>
                <w:color w:val="000000" w:themeColor="text1"/>
              </w:rPr>
              <w:t>判断机组启停状态及运行边界</w:t>
            </w:r>
          </w:p>
        </w:tc>
        <w:tc>
          <w:tcPr>
            <w:tcW w:w="812" w:type="pct"/>
            <w:vAlign w:val="center"/>
          </w:tcPr>
          <w:p w14:paraId="4D500C95" w14:textId="762ABC8E" w:rsidR="004D580C" w:rsidRPr="00E244B2" w:rsidRDefault="004D580C" w:rsidP="00166A8B">
            <w:pPr>
              <w:pStyle w:val="a8"/>
              <w:rPr>
                <w:color w:val="000000" w:themeColor="text1"/>
              </w:rPr>
            </w:pPr>
            <w:r w:rsidRPr="00E244B2">
              <w:rPr>
                <w:color w:val="000000" w:themeColor="text1"/>
              </w:rPr>
              <w:t>[1,1,0]</w:t>
            </w:r>
          </w:p>
        </w:tc>
      </w:tr>
      <w:tr w:rsidR="004D580C" w:rsidRPr="00E244B2" w14:paraId="318E47F9" w14:textId="77777777" w:rsidTr="00004CB4">
        <w:tc>
          <w:tcPr>
            <w:tcW w:w="704" w:type="pct"/>
            <w:vAlign w:val="center"/>
          </w:tcPr>
          <w:p w14:paraId="7303223E" w14:textId="77777777" w:rsidR="004D580C" w:rsidRPr="00E244B2" w:rsidRDefault="004D580C" w:rsidP="00166A8B">
            <w:pPr>
              <w:pStyle w:val="a8"/>
              <w:rPr>
                <w:color w:val="000000" w:themeColor="text1"/>
              </w:rPr>
            </w:pPr>
            <w:r w:rsidRPr="00E244B2">
              <w:rPr>
                <w:color w:val="000000" w:themeColor="text1"/>
              </w:rPr>
              <w:t>燃气机组启动状态</w:t>
            </w:r>
          </w:p>
        </w:tc>
        <w:tc>
          <w:tcPr>
            <w:tcW w:w="1107" w:type="pct"/>
            <w:vAlign w:val="center"/>
          </w:tcPr>
          <w:p w14:paraId="5A4596CA" w14:textId="77777777" w:rsidR="004D580C" w:rsidRPr="00E244B2" w:rsidRDefault="004D580C" w:rsidP="00166A8B">
            <w:pPr>
              <w:pStyle w:val="a8"/>
              <w:rPr>
                <w:color w:val="000000" w:themeColor="text1"/>
              </w:rPr>
            </w:pPr>
            <w:r w:rsidRPr="00E244B2">
              <w:rPr>
                <w:color w:val="000000" w:themeColor="text1"/>
              </w:rPr>
              <w:object w:dxaOrig="520" w:dyaOrig="380" w14:anchorId="0E757752">
                <v:shape id="_x0000_i2159" type="#_x0000_t75" style="width:24.4pt;height:21.95pt" o:ole="">
                  <v:imagedata r:id="rId2188" o:title=""/>
                </v:shape>
                <o:OLEObject Type="Embed" ProgID="Equation.DSMT4" ShapeID="_x0000_i2159" DrawAspect="Content" ObjectID="_1852642056" r:id="rId2189"/>
              </w:object>
            </w:r>
          </w:p>
        </w:tc>
        <w:tc>
          <w:tcPr>
            <w:tcW w:w="1171" w:type="pct"/>
            <w:vAlign w:val="center"/>
          </w:tcPr>
          <w:p w14:paraId="3AB69D5F" w14:textId="2257E29A" w:rsidR="004D580C" w:rsidRPr="00E244B2" w:rsidRDefault="004D580C" w:rsidP="00166A8B">
            <w:pPr>
              <w:pStyle w:val="a8"/>
              <w:rPr>
                <w:color w:val="000000" w:themeColor="text1"/>
              </w:rPr>
            </w:pPr>
            <w:r w:rsidRPr="00E244B2">
              <w:rPr>
                <w:color w:val="000000" w:themeColor="text1"/>
              </w:rPr>
              <w:t>时段</w:t>
            </w:r>
            <m:oMath>
              <m:r>
                <w:rPr>
                  <w:rFonts w:ascii="Cambria Math" w:hAnsi="Cambria Math"/>
                  <w:color w:val="000000" w:themeColor="text1"/>
                </w:rPr>
                <m:t>t</m:t>
              </m:r>
            </m:oMath>
            <w:r w:rsidRPr="00E244B2">
              <w:rPr>
                <w:color w:val="000000" w:themeColor="text1"/>
              </w:rPr>
              <w:t>机组是否发生启动</w:t>
            </w:r>
          </w:p>
        </w:tc>
        <w:tc>
          <w:tcPr>
            <w:tcW w:w="393" w:type="pct"/>
            <w:vAlign w:val="center"/>
          </w:tcPr>
          <w:p w14:paraId="0AC02520"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085CE76A" w14:textId="77777777" w:rsidR="004D580C" w:rsidRPr="00E244B2" w:rsidRDefault="004D580C" w:rsidP="00166A8B">
            <w:pPr>
              <w:pStyle w:val="a8"/>
              <w:rPr>
                <w:color w:val="000000" w:themeColor="text1"/>
              </w:rPr>
            </w:pPr>
            <w:r w:rsidRPr="00E244B2">
              <w:rPr>
                <w:color w:val="000000" w:themeColor="text1"/>
              </w:rPr>
              <w:t>统计启动次数并计算启动成本</w:t>
            </w:r>
          </w:p>
        </w:tc>
        <w:tc>
          <w:tcPr>
            <w:tcW w:w="812" w:type="pct"/>
            <w:vAlign w:val="center"/>
          </w:tcPr>
          <w:p w14:paraId="6F26761E" w14:textId="4029FF42" w:rsidR="004D580C" w:rsidRPr="00E244B2" w:rsidRDefault="004D580C" w:rsidP="00166A8B">
            <w:pPr>
              <w:pStyle w:val="a8"/>
              <w:rPr>
                <w:color w:val="000000" w:themeColor="text1"/>
              </w:rPr>
            </w:pPr>
            <w:r w:rsidRPr="00E244B2">
              <w:rPr>
                <w:color w:val="000000" w:themeColor="text1"/>
              </w:rPr>
              <w:t>[0,1,0]</w:t>
            </w:r>
          </w:p>
        </w:tc>
      </w:tr>
      <w:tr w:rsidR="004D580C" w:rsidRPr="00E244B2" w14:paraId="5C291A60" w14:textId="77777777" w:rsidTr="00004CB4">
        <w:tc>
          <w:tcPr>
            <w:tcW w:w="704" w:type="pct"/>
            <w:vAlign w:val="center"/>
          </w:tcPr>
          <w:p w14:paraId="3A6BE4AA" w14:textId="77777777" w:rsidR="004D580C" w:rsidRPr="00E244B2" w:rsidRDefault="004D580C" w:rsidP="00166A8B">
            <w:pPr>
              <w:pStyle w:val="a8"/>
              <w:rPr>
                <w:color w:val="000000" w:themeColor="text1"/>
              </w:rPr>
            </w:pPr>
            <w:r w:rsidRPr="00E244B2">
              <w:rPr>
                <w:color w:val="000000" w:themeColor="text1"/>
              </w:rPr>
              <w:t>燃气机组停机状态</w:t>
            </w:r>
          </w:p>
        </w:tc>
        <w:tc>
          <w:tcPr>
            <w:tcW w:w="1107" w:type="pct"/>
            <w:vAlign w:val="center"/>
          </w:tcPr>
          <w:p w14:paraId="583012FE" w14:textId="77777777" w:rsidR="004D580C" w:rsidRPr="00E244B2" w:rsidRDefault="004D580C" w:rsidP="00166A8B">
            <w:pPr>
              <w:pStyle w:val="a8"/>
              <w:rPr>
                <w:color w:val="000000" w:themeColor="text1"/>
              </w:rPr>
            </w:pPr>
            <w:r w:rsidRPr="00E244B2">
              <w:rPr>
                <w:color w:val="000000" w:themeColor="text1"/>
              </w:rPr>
              <w:object w:dxaOrig="520" w:dyaOrig="380" w14:anchorId="4B6F3305">
                <v:shape id="_x0000_i2160" type="#_x0000_t75" style="width:24.4pt;height:21.95pt" o:ole="">
                  <v:imagedata r:id="rId2190" o:title=""/>
                </v:shape>
                <o:OLEObject Type="Embed" ProgID="Equation.DSMT4" ShapeID="_x0000_i2160" DrawAspect="Content" ObjectID="_1852642057" r:id="rId2191"/>
              </w:object>
            </w:r>
          </w:p>
        </w:tc>
        <w:tc>
          <w:tcPr>
            <w:tcW w:w="1171" w:type="pct"/>
            <w:vAlign w:val="center"/>
          </w:tcPr>
          <w:p w14:paraId="47556DD2" w14:textId="730442C3" w:rsidR="004D580C" w:rsidRPr="00E244B2" w:rsidRDefault="004D580C" w:rsidP="00166A8B">
            <w:pPr>
              <w:pStyle w:val="a8"/>
              <w:rPr>
                <w:color w:val="000000" w:themeColor="text1"/>
              </w:rPr>
            </w:pPr>
            <w:r w:rsidRPr="00E244B2">
              <w:rPr>
                <w:color w:val="000000" w:themeColor="text1"/>
              </w:rPr>
              <w:t>时段</w:t>
            </w:r>
            <m:oMath>
              <m:r>
                <w:rPr>
                  <w:rFonts w:ascii="Cambria Math" w:hAnsi="Cambria Math"/>
                  <w:color w:val="000000" w:themeColor="text1"/>
                </w:rPr>
                <m:t>t</m:t>
              </m:r>
            </m:oMath>
            <w:r w:rsidRPr="00E244B2">
              <w:rPr>
                <w:color w:val="000000" w:themeColor="text1"/>
              </w:rPr>
              <w:t>机组是否发生停机</w:t>
            </w:r>
          </w:p>
        </w:tc>
        <w:tc>
          <w:tcPr>
            <w:tcW w:w="393" w:type="pct"/>
            <w:vAlign w:val="center"/>
          </w:tcPr>
          <w:p w14:paraId="3362D912"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722E61D3" w14:textId="77777777" w:rsidR="004D580C" w:rsidRPr="00E244B2" w:rsidRDefault="004D580C" w:rsidP="00166A8B">
            <w:pPr>
              <w:pStyle w:val="a8"/>
              <w:rPr>
                <w:color w:val="000000" w:themeColor="text1"/>
              </w:rPr>
            </w:pPr>
            <w:r w:rsidRPr="00E244B2">
              <w:rPr>
                <w:color w:val="000000" w:themeColor="text1"/>
              </w:rPr>
              <w:t>统计停机次数并计算停机成本</w:t>
            </w:r>
          </w:p>
        </w:tc>
        <w:tc>
          <w:tcPr>
            <w:tcW w:w="812" w:type="pct"/>
            <w:vAlign w:val="center"/>
          </w:tcPr>
          <w:p w14:paraId="786BD722" w14:textId="6E37E6D0" w:rsidR="004D580C" w:rsidRPr="00E244B2" w:rsidRDefault="004D580C" w:rsidP="00166A8B">
            <w:pPr>
              <w:pStyle w:val="a8"/>
              <w:rPr>
                <w:color w:val="000000" w:themeColor="text1"/>
              </w:rPr>
            </w:pPr>
            <w:r w:rsidRPr="00E244B2">
              <w:rPr>
                <w:color w:val="000000" w:themeColor="text1"/>
              </w:rPr>
              <w:t>[0,0,1]</w:t>
            </w:r>
          </w:p>
        </w:tc>
      </w:tr>
      <w:tr w:rsidR="004D580C" w:rsidRPr="00E244B2" w14:paraId="1BBC040C" w14:textId="77777777" w:rsidTr="00004CB4">
        <w:tc>
          <w:tcPr>
            <w:tcW w:w="704" w:type="pct"/>
            <w:vAlign w:val="center"/>
          </w:tcPr>
          <w:p w14:paraId="2FE5CBCA" w14:textId="77777777" w:rsidR="004D580C" w:rsidRPr="00E244B2" w:rsidRDefault="004D580C" w:rsidP="00166A8B">
            <w:pPr>
              <w:pStyle w:val="a8"/>
              <w:rPr>
                <w:color w:val="000000" w:themeColor="text1"/>
              </w:rPr>
            </w:pPr>
            <w:r w:rsidRPr="00E244B2">
              <w:rPr>
                <w:color w:val="000000" w:themeColor="text1"/>
              </w:rPr>
              <w:t>向上旋转备用容量</w:t>
            </w:r>
          </w:p>
        </w:tc>
        <w:tc>
          <w:tcPr>
            <w:tcW w:w="1107" w:type="pct"/>
            <w:vAlign w:val="center"/>
          </w:tcPr>
          <w:p w14:paraId="1DC7C1FA" w14:textId="77777777" w:rsidR="004D580C" w:rsidRPr="00E244B2" w:rsidRDefault="004D580C" w:rsidP="00166A8B">
            <w:pPr>
              <w:pStyle w:val="a8"/>
              <w:rPr>
                <w:color w:val="000000" w:themeColor="text1"/>
              </w:rPr>
            </w:pPr>
            <w:r w:rsidRPr="00E244B2">
              <w:rPr>
                <w:color w:val="000000" w:themeColor="text1"/>
              </w:rPr>
              <w:object w:dxaOrig="540" w:dyaOrig="380" w14:anchorId="0405236F">
                <v:shape id="_x0000_i2161" type="#_x0000_t75" style="width:24.4pt;height:21.95pt" o:ole="">
                  <v:imagedata r:id="rId2192" o:title=""/>
                </v:shape>
                <o:OLEObject Type="Embed" ProgID="Equation.DSMT4" ShapeID="_x0000_i2161" DrawAspect="Content" ObjectID="_1852642058" r:id="rId2193"/>
              </w:object>
            </w:r>
          </w:p>
        </w:tc>
        <w:tc>
          <w:tcPr>
            <w:tcW w:w="1171" w:type="pct"/>
            <w:vAlign w:val="center"/>
          </w:tcPr>
          <w:p w14:paraId="13695323" w14:textId="6FE21630" w:rsidR="004D580C" w:rsidRPr="00E244B2" w:rsidRDefault="004D580C" w:rsidP="00166A8B">
            <w:pPr>
              <w:pStyle w:val="a8"/>
              <w:rPr>
                <w:color w:val="000000" w:themeColor="text1"/>
              </w:rPr>
            </w:pPr>
            <w:r w:rsidRPr="00E244B2">
              <w:rPr>
                <w:color w:val="000000" w:themeColor="text1"/>
              </w:rPr>
              <w:t>时段</w:t>
            </w:r>
            <m:oMath>
              <m:r>
                <w:rPr>
                  <w:rFonts w:ascii="Cambria Math" w:hAnsi="Cambria Math"/>
                  <w:color w:val="000000" w:themeColor="text1"/>
                </w:rPr>
                <m:t>t</m:t>
              </m:r>
            </m:oMath>
            <w:r w:rsidRPr="00E244B2">
              <w:rPr>
                <w:color w:val="000000" w:themeColor="text1"/>
              </w:rPr>
              <w:t>燃气机组预留的向上旋转备用容量</w:t>
            </w:r>
          </w:p>
        </w:tc>
        <w:tc>
          <w:tcPr>
            <w:tcW w:w="393" w:type="pct"/>
            <w:vAlign w:val="center"/>
          </w:tcPr>
          <w:p w14:paraId="4AA72BD9"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0A49FE46" w14:textId="77777777" w:rsidR="004D580C" w:rsidRPr="00E244B2" w:rsidRDefault="004D580C" w:rsidP="00166A8B">
            <w:pPr>
              <w:pStyle w:val="a8"/>
              <w:rPr>
                <w:color w:val="000000" w:themeColor="text1"/>
              </w:rPr>
            </w:pPr>
            <w:r w:rsidRPr="00E244B2">
              <w:rPr>
                <w:color w:val="000000" w:themeColor="text1"/>
              </w:rPr>
              <w:t>系统备用配置及安全校核</w:t>
            </w:r>
          </w:p>
        </w:tc>
        <w:tc>
          <w:tcPr>
            <w:tcW w:w="812" w:type="pct"/>
            <w:vAlign w:val="center"/>
          </w:tcPr>
          <w:p w14:paraId="53AC801F" w14:textId="1C4086D0" w:rsidR="004D580C" w:rsidRPr="00E244B2" w:rsidRDefault="004D580C" w:rsidP="00166A8B">
            <w:pPr>
              <w:pStyle w:val="a8"/>
              <w:rPr>
                <w:color w:val="000000" w:themeColor="text1"/>
              </w:rPr>
            </w:pPr>
            <w:r w:rsidRPr="00E244B2">
              <w:rPr>
                <w:color w:val="000000" w:themeColor="text1"/>
              </w:rPr>
              <w:t>[30,50,20]</w:t>
            </w:r>
          </w:p>
        </w:tc>
      </w:tr>
      <w:tr w:rsidR="004D580C" w:rsidRPr="00E244B2" w14:paraId="351FB577" w14:textId="77777777" w:rsidTr="00004CB4">
        <w:tc>
          <w:tcPr>
            <w:tcW w:w="704" w:type="pct"/>
            <w:vAlign w:val="center"/>
          </w:tcPr>
          <w:p w14:paraId="16F41196" w14:textId="77777777" w:rsidR="004D580C" w:rsidRPr="00E244B2" w:rsidRDefault="004D580C" w:rsidP="00166A8B">
            <w:pPr>
              <w:pStyle w:val="a8"/>
              <w:rPr>
                <w:color w:val="000000" w:themeColor="text1"/>
              </w:rPr>
            </w:pPr>
            <w:r w:rsidRPr="00E244B2">
              <w:rPr>
                <w:color w:val="000000" w:themeColor="text1"/>
              </w:rPr>
              <w:t>发电成本</w:t>
            </w:r>
          </w:p>
        </w:tc>
        <w:tc>
          <w:tcPr>
            <w:tcW w:w="1107" w:type="pct"/>
            <w:vAlign w:val="center"/>
          </w:tcPr>
          <w:p w14:paraId="2C535713" w14:textId="77777777" w:rsidR="004D580C" w:rsidRPr="00E244B2" w:rsidRDefault="004D580C" w:rsidP="00166A8B">
            <w:pPr>
              <w:pStyle w:val="a8"/>
              <w:rPr>
                <w:color w:val="000000" w:themeColor="text1"/>
              </w:rPr>
            </w:pPr>
            <w:r w:rsidRPr="00E244B2">
              <w:rPr>
                <w:color w:val="000000" w:themeColor="text1"/>
              </w:rPr>
              <w:object w:dxaOrig="620" w:dyaOrig="340" w14:anchorId="542CF9EB">
                <v:shape id="_x0000_i2162" type="#_x0000_t75" style="width:29.3pt;height:16.45pt" o:ole="">
                  <v:imagedata r:id="rId2194" o:title=""/>
                </v:shape>
                <o:OLEObject Type="Embed" ProgID="Equation.DSMT4" ShapeID="_x0000_i2162" DrawAspect="Content" ObjectID="_1852642059" r:id="rId2195"/>
              </w:object>
            </w:r>
          </w:p>
        </w:tc>
        <w:tc>
          <w:tcPr>
            <w:tcW w:w="1171" w:type="pct"/>
            <w:vAlign w:val="center"/>
          </w:tcPr>
          <w:p w14:paraId="1440347E" w14:textId="77777777" w:rsidR="004D580C" w:rsidRPr="00E244B2" w:rsidRDefault="004D580C" w:rsidP="00166A8B">
            <w:pPr>
              <w:pStyle w:val="a8"/>
              <w:rPr>
                <w:color w:val="000000" w:themeColor="text1"/>
              </w:rPr>
            </w:pPr>
            <w:r w:rsidRPr="00E244B2">
              <w:rPr>
                <w:color w:val="000000" w:themeColor="text1"/>
              </w:rPr>
              <w:t>调度周期内燃气机组发电成本</w:t>
            </w:r>
          </w:p>
        </w:tc>
        <w:tc>
          <w:tcPr>
            <w:tcW w:w="393" w:type="pct"/>
            <w:vAlign w:val="center"/>
          </w:tcPr>
          <w:p w14:paraId="7E2A8F46"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41C777E6" w14:textId="77777777" w:rsidR="004D580C" w:rsidRPr="00E244B2" w:rsidRDefault="004D580C" w:rsidP="00166A8B">
            <w:pPr>
              <w:pStyle w:val="a8"/>
              <w:rPr>
                <w:color w:val="000000" w:themeColor="text1"/>
              </w:rPr>
            </w:pPr>
            <w:r w:rsidRPr="00E244B2">
              <w:rPr>
                <w:color w:val="000000" w:themeColor="text1"/>
              </w:rPr>
              <w:t>运行经济性评价</w:t>
            </w:r>
          </w:p>
        </w:tc>
        <w:tc>
          <w:tcPr>
            <w:tcW w:w="812" w:type="pct"/>
            <w:vAlign w:val="center"/>
          </w:tcPr>
          <w:p w14:paraId="1C4F9BFB" w14:textId="77777777" w:rsidR="004D580C" w:rsidRPr="00E244B2" w:rsidRDefault="004D580C" w:rsidP="00166A8B">
            <w:pPr>
              <w:pStyle w:val="a8"/>
              <w:rPr>
                <w:color w:val="000000" w:themeColor="text1"/>
              </w:rPr>
            </w:pPr>
            <w:r w:rsidRPr="00E244B2">
              <w:rPr>
                <w:color w:val="000000" w:themeColor="text1"/>
              </w:rPr>
              <w:t>1.2×10⁶</w:t>
            </w:r>
          </w:p>
        </w:tc>
      </w:tr>
      <w:tr w:rsidR="004D580C" w:rsidRPr="00E244B2" w14:paraId="301EFDE5" w14:textId="77777777" w:rsidTr="00004CB4">
        <w:tc>
          <w:tcPr>
            <w:tcW w:w="704" w:type="pct"/>
            <w:vAlign w:val="center"/>
          </w:tcPr>
          <w:p w14:paraId="1C81626F" w14:textId="77777777" w:rsidR="004D580C" w:rsidRPr="00E244B2" w:rsidRDefault="004D580C" w:rsidP="00166A8B">
            <w:pPr>
              <w:pStyle w:val="a8"/>
              <w:rPr>
                <w:color w:val="000000" w:themeColor="text1"/>
              </w:rPr>
            </w:pPr>
            <w:r w:rsidRPr="00E244B2">
              <w:rPr>
                <w:color w:val="000000" w:themeColor="text1"/>
              </w:rPr>
              <w:t>固定运维成本</w:t>
            </w:r>
          </w:p>
        </w:tc>
        <w:tc>
          <w:tcPr>
            <w:tcW w:w="1107" w:type="pct"/>
            <w:vAlign w:val="center"/>
          </w:tcPr>
          <w:p w14:paraId="2AAA0BC0" w14:textId="77777777" w:rsidR="004D580C" w:rsidRPr="00E244B2" w:rsidRDefault="004D580C" w:rsidP="00166A8B">
            <w:pPr>
              <w:pStyle w:val="a8"/>
              <w:rPr>
                <w:color w:val="000000" w:themeColor="text1"/>
              </w:rPr>
            </w:pPr>
            <w:r w:rsidRPr="00E244B2">
              <w:rPr>
                <w:color w:val="000000" w:themeColor="text1"/>
              </w:rPr>
              <w:object w:dxaOrig="700" w:dyaOrig="340" w14:anchorId="5C7C86BC">
                <v:shape id="_x0000_i2163" type="#_x0000_t75" style="width:33.55pt;height:16.45pt" o:ole="">
                  <v:imagedata r:id="rId2196" o:title=""/>
                </v:shape>
                <o:OLEObject Type="Embed" ProgID="Equation.DSMT4" ShapeID="_x0000_i2163" DrawAspect="Content" ObjectID="_1852642060" r:id="rId2197"/>
              </w:object>
            </w:r>
          </w:p>
        </w:tc>
        <w:tc>
          <w:tcPr>
            <w:tcW w:w="1171" w:type="pct"/>
            <w:vAlign w:val="center"/>
          </w:tcPr>
          <w:p w14:paraId="58918CE8" w14:textId="77777777" w:rsidR="004D580C" w:rsidRPr="00E244B2" w:rsidRDefault="004D580C" w:rsidP="00166A8B">
            <w:pPr>
              <w:pStyle w:val="a8"/>
              <w:rPr>
                <w:color w:val="000000" w:themeColor="text1"/>
              </w:rPr>
            </w:pPr>
            <w:r w:rsidRPr="00E244B2">
              <w:rPr>
                <w:color w:val="000000" w:themeColor="text1"/>
              </w:rPr>
              <w:t>区域燃气机组固定运行维护成本</w:t>
            </w:r>
          </w:p>
        </w:tc>
        <w:tc>
          <w:tcPr>
            <w:tcW w:w="393" w:type="pct"/>
            <w:vAlign w:val="center"/>
          </w:tcPr>
          <w:p w14:paraId="62D7770C"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7EFEEE3B" w14:textId="77777777" w:rsidR="004D580C" w:rsidRPr="00E244B2" w:rsidRDefault="004D580C" w:rsidP="00166A8B">
            <w:pPr>
              <w:pStyle w:val="a8"/>
              <w:rPr>
                <w:color w:val="000000" w:themeColor="text1"/>
              </w:rPr>
            </w:pPr>
            <w:r w:rsidRPr="00E244B2">
              <w:rPr>
                <w:color w:val="000000" w:themeColor="text1"/>
              </w:rPr>
              <w:t>运行成本核算</w:t>
            </w:r>
          </w:p>
        </w:tc>
        <w:tc>
          <w:tcPr>
            <w:tcW w:w="812" w:type="pct"/>
            <w:vAlign w:val="center"/>
          </w:tcPr>
          <w:p w14:paraId="15065CB3" w14:textId="77777777" w:rsidR="004D580C" w:rsidRPr="00E244B2" w:rsidRDefault="004D580C" w:rsidP="00166A8B">
            <w:pPr>
              <w:pStyle w:val="a8"/>
              <w:rPr>
                <w:color w:val="000000" w:themeColor="text1"/>
              </w:rPr>
            </w:pPr>
            <w:r w:rsidRPr="00E244B2">
              <w:rPr>
                <w:color w:val="000000" w:themeColor="text1"/>
              </w:rPr>
              <w:t>3.0×10⁵</w:t>
            </w:r>
          </w:p>
        </w:tc>
      </w:tr>
      <w:tr w:rsidR="004D580C" w:rsidRPr="00E244B2" w14:paraId="54244D0A" w14:textId="77777777" w:rsidTr="00004CB4">
        <w:tc>
          <w:tcPr>
            <w:tcW w:w="704" w:type="pct"/>
            <w:vAlign w:val="center"/>
          </w:tcPr>
          <w:p w14:paraId="2FFEFCE1" w14:textId="77777777" w:rsidR="004D580C" w:rsidRPr="00E244B2" w:rsidRDefault="004D580C" w:rsidP="00166A8B">
            <w:pPr>
              <w:pStyle w:val="a8"/>
              <w:rPr>
                <w:color w:val="000000" w:themeColor="text1"/>
              </w:rPr>
            </w:pPr>
            <w:r w:rsidRPr="00E244B2">
              <w:rPr>
                <w:color w:val="000000" w:themeColor="text1"/>
              </w:rPr>
              <w:t>启停成本</w:t>
            </w:r>
          </w:p>
        </w:tc>
        <w:tc>
          <w:tcPr>
            <w:tcW w:w="1107" w:type="pct"/>
            <w:vAlign w:val="center"/>
          </w:tcPr>
          <w:p w14:paraId="6438108A" w14:textId="77777777" w:rsidR="004D580C" w:rsidRPr="00E244B2" w:rsidRDefault="004D580C" w:rsidP="00166A8B">
            <w:pPr>
              <w:pStyle w:val="a8"/>
              <w:rPr>
                <w:color w:val="000000" w:themeColor="text1"/>
              </w:rPr>
            </w:pPr>
            <w:r w:rsidRPr="00E244B2">
              <w:rPr>
                <w:color w:val="000000" w:themeColor="text1"/>
              </w:rPr>
              <w:object w:dxaOrig="580" w:dyaOrig="340" w14:anchorId="3049B663">
                <v:shape id="_x0000_i2164" type="#_x0000_t75" style="width:29.3pt;height:16.45pt" o:ole="">
                  <v:imagedata r:id="rId2198" o:title=""/>
                </v:shape>
                <o:OLEObject Type="Embed" ProgID="Equation.DSMT4" ShapeID="_x0000_i2164" DrawAspect="Content" ObjectID="_1852642061" r:id="rId2199"/>
              </w:object>
            </w:r>
          </w:p>
        </w:tc>
        <w:tc>
          <w:tcPr>
            <w:tcW w:w="1171" w:type="pct"/>
            <w:vAlign w:val="center"/>
          </w:tcPr>
          <w:p w14:paraId="55DF5EF0" w14:textId="77777777" w:rsidR="004D580C" w:rsidRPr="00E244B2" w:rsidRDefault="004D580C" w:rsidP="00166A8B">
            <w:pPr>
              <w:pStyle w:val="a8"/>
              <w:rPr>
                <w:color w:val="000000" w:themeColor="text1"/>
              </w:rPr>
            </w:pPr>
            <w:r w:rsidRPr="00E244B2">
              <w:rPr>
                <w:color w:val="000000" w:themeColor="text1"/>
              </w:rPr>
              <w:t>调度周期内燃气机组启动和停机产生的成本</w:t>
            </w:r>
          </w:p>
        </w:tc>
        <w:tc>
          <w:tcPr>
            <w:tcW w:w="393" w:type="pct"/>
            <w:vAlign w:val="center"/>
          </w:tcPr>
          <w:p w14:paraId="754A1119"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357EEC36" w14:textId="77777777" w:rsidR="004D580C" w:rsidRPr="00E244B2" w:rsidRDefault="004D580C" w:rsidP="00166A8B">
            <w:pPr>
              <w:pStyle w:val="a8"/>
              <w:rPr>
                <w:color w:val="000000" w:themeColor="text1"/>
              </w:rPr>
            </w:pPr>
            <w:r w:rsidRPr="00E244B2">
              <w:rPr>
                <w:color w:val="000000" w:themeColor="text1"/>
              </w:rPr>
              <w:t>运行经济性评价</w:t>
            </w:r>
          </w:p>
        </w:tc>
        <w:tc>
          <w:tcPr>
            <w:tcW w:w="812" w:type="pct"/>
            <w:vAlign w:val="center"/>
          </w:tcPr>
          <w:p w14:paraId="61389E78" w14:textId="77777777" w:rsidR="004D580C" w:rsidRPr="00E244B2" w:rsidRDefault="004D580C" w:rsidP="00166A8B">
            <w:pPr>
              <w:pStyle w:val="a8"/>
              <w:rPr>
                <w:color w:val="000000" w:themeColor="text1"/>
              </w:rPr>
            </w:pPr>
            <w:r w:rsidRPr="00E244B2">
              <w:rPr>
                <w:color w:val="000000" w:themeColor="text1"/>
              </w:rPr>
              <w:t>5.0×10⁴</w:t>
            </w:r>
          </w:p>
        </w:tc>
      </w:tr>
      <w:tr w:rsidR="004D580C" w:rsidRPr="00E244B2" w14:paraId="56DD478D" w14:textId="77777777" w:rsidTr="00004CB4">
        <w:tc>
          <w:tcPr>
            <w:tcW w:w="704" w:type="pct"/>
            <w:vAlign w:val="center"/>
          </w:tcPr>
          <w:p w14:paraId="0FAC649C" w14:textId="77777777" w:rsidR="004D580C" w:rsidRPr="00E244B2" w:rsidRDefault="004D580C" w:rsidP="00166A8B">
            <w:pPr>
              <w:pStyle w:val="a8"/>
              <w:rPr>
                <w:color w:val="000000" w:themeColor="text1"/>
              </w:rPr>
            </w:pPr>
            <w:r w:rsidRPr="00E244B2">
              <w:rPr>
                <w:color w:val="000000" w:themeColor="text1"/>
              </w:rPr>
              <w:t>燃气总运行成本</w:t>
            </w:r>
          </w:p>
        </w:tc>
        <w:tc>
          <w:tcPr>
            <w:tcW w:w="1107" w:type="pct"/>
            <w:vAlign w:val="center"/>
          </w:tcPr>
          <w:p w14:paraId="639C5E55" w14:textId="77777777" w:rsidR="004D580C" w:rsidRPr="00E244B2" w:rsidRDefault="004D580C" w:rsidP="00166A8B">
            <w:pPr>
              <w:pStyle w:val="a8"/>
              <w:rPr>
                <w:color w:val="000000" w:themeColor="text1"/>
              </w:rPr>
            </w:pPr>
            <w:r w:rsidRPr="00E244B2">
              <w:rPr>
                <w:color w:val="000000" w:themeColor="text1"/>
              </w:rPr>
              <w:object w:dxaOrig="400" w:dyaOrig="340" w14:anchorId="16E6B082">
                <v:shape id="_x0000_i2165" type="#_x0000_t75" style="width:21.95pt;height:16.45pt" o:ole="">
                  <v:imagedata r:id="rId2200" o:title=""/>
                </v:shape>
                <o:OLEObject Type="Embed" ProgID="Equation.DSMT4" ShapeID="_x0000_i2165" DrawAspect="Content" ObjectID="_1852642062" r:id="rId2201"/>
              </w:object>
            </w:r>
          </w:p>
        </w:tc>
        <w:tc>
          <w:tcPr>
            <w:tcW w:w="1171" w:type="pct"/>
            <w:vAlign w:val="center"/>
          </w:tcPr>
          <w:p w14:paraId="00DBBC6C" w14:textId="77777777" w:rsidR="004D580C" w:rsidRPr="00E244B2" w:rsidRDefault="004D580C" w:rsidP="00166A8B">
            <w:pPr>
              <w:pStyle w:val="a8"/>
              <w:rPr>
                <w:color w:val="000000" w:themeColor="text1"/>
              </w:rPr>
            </w:pPr>
            <w:r w:rsidRPr="00E244B2">
              <w:rPr>
                <w:color w:val="000000" w:themeColor="text1"/>
              </w:rPr>
              <w:t>发电成本、固定运维成本及启停成本之和</w:t>
            </w:r>
          </w:p>
        </w:tc>
        <w:tc>
          <w:tcPr>
            <w:tcW w:w="393" w:type="pct"/>
            <w:vAlign w:val="center"/>
          </w:tcPr>
          <w:p w14:paraId="08D83109"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68DDE9C7" w14:textId="77777777" w:rsidR="004D580C" w:rsidRPr="00E244B2" w:rsidRDefault="004D580C" w:rsidP="00166A8B">
            <w:pPr>
              <w:pStyle w:val="a8"/>
              <w:rPr>
                <w:color w:val="000000" w:themeColor="text1"/>
              </w:rPr>
            </w:pPr>
            <w:r w:rsidRPr="00E244B2">
              <w:rPr>
                <w:color w:val="000000" w:themeColor="text1"/>
              </w:rPr>
              <w:t>进入系统总运行成本并评价优化效果</w:t>
            </w:r>
          </w:p>
        </w:tc>
        <w:tc>
          <w:tcPr>
            <w:tcW w:w="812" w:type="pct"/>
            <w:vAlign w:val="center"/>
          </w:tcPr>
          <w:p w14:paraId="245E75E3" w14:textId="77777777" w:rsidR="004D580C" w:rsidRPr="00E244B2" w:rsidRDefault="004D580C" w:rsidP="00166A8B">
            <w:pPr>
              <w:pStyle w:val="a8"/>
              <w:rPr>
                <w:color w:val="000000" w:themeColor="text1"/>
              </w:rPr>
            </w:pPr>
            <w:r w:rsidRPr="00E244B2">
              <w:rPr>
                <w:color w:val="000000" w:themeColor="text1"/>
              </w:rPr>
              <w:t>1.55×10⁶</w:t>
            </w:r>
          </w:p>
        </w:tc>
      </w:tr>
    </w:tbl>
    <w:p w14:paraId="020ECE02" w14:textId="77777777" w:rsidR="004D580C" w:rsidRPr="00E244B2" w:rsidRDefault="004D580C" w:rsidP="004D580C">
      <w:pPr>
        <w:pStyle w:val="20"/>
        <w:rPr>
          <w:color w:val="000000" w:themeColor="text1"/>
        </w:rPr>
      </w:pPr>
      <w:r w:rsidRPr="00E244B2">
        <w:rPr>
          <w:rFonts w:hint="eastAsia"/>
          <w:color w:val="000000" w:themeColor="text1"/>
        </w:rPr>
        <w:lastRenderedPageBreak/>
        <w:t>生物质能</w:t>
      </w:r>
      <w:r w:rsidRPr="00E244B2">
        <w:rPr>
          <w:color w:val="000000" w:themeColor="text1"/>
        </w:rPr>
        <w:t>运行模型</w:t>
      </w:r>
    </w:p>
    <w:p w14:paraId="0D01D7C7"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51C4AA38" w14:textId="77777777" w:rsidTr="00004CB4">
        <w:trPr>
          <w:tblHeader/>
        </w:trPr>
        <w:tc>
          <w:tcPr>
            <w:tcW w:w="833" w:type="pct"/>
            <w:shd w:val="clear" w:color="auto" w:fill="E8EEF5"/>
            <w:tcMar>
              <w:top w:w="100" w:type="dxa"/>
              <w:left w:w="120" w:type="dxa"/>
              <w:bottom w:w="100" w:type="dxa"/>
              <w:right w:w="120" w:type="dxa"/>
            </w:tcMar>
            <w:vAlign w:val="center"/>
          </w:tcPr>
          <w:p w14:paraId="1ABFB7DA"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47FCE666"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4C1FBB32"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785D511E"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2EFDD194"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5A5DE0F9"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5E8C91DD"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6B3DC925" w14:textId="77777777" w:rsidTr="00004CB4">
        <w:tc>
          <w:tcPr>
            <w:tcW w:w="833" w:type="pct"/>
            <w:vAlign w:val="center"/>
          </w:tcPr>
          <w:p w14:paraId="00C30582" w14:textId="77777777" w:rsidR="004D580C" w:rsidRPr="00E244B2" w:rsidRDefault="004D580C" w:rsidP="00166A8B">
            <w:pPr>
              <w:pStyle w:val="a8"/>
              <w:rPr>
                <w:color w:val="000000" w:themeColor="text1"/>
              </w:rPr>
            </w:pPr>
            <w:r w:rsidRPr="00E244B2">
              <w:rPr>
                <w:color w:val="000000" w:themeColor="text1"/>
              </w:rPr>
              <w:t>最小技术出力</w:t>
            </w:r>
          </w:p>
        </w:tc>
        <w:tc>
          <w:tcPr>
            <w:tcW w:w="876" w:type="pct"/>
            <w:vAlign w:val="center"/>
          </w:tcPr>
          <w:p w14:paraId="54B6F390" w14:textId="77777777" w:rsidR="004D580C" w:rsidRPr="00E244B2" w:rsidRDefault="004D580C" w:rsidP="00166A8B">
            <w:pPr>
              <w:pStyle w:val="a8"/>
              <w:rPr>
                <w:color w:val="000000" w:themeColor="text1"/>
              </w:rPr>
            </w:pPr>
            <w:r w:rsidRPr="00E244B2">
              <w:rPr>
                <w:color w:val="000000" w:themeColor="text1"/>
              </w:rPr>
              <w:object w:dxaOrig="620" w:dyaOrig="380" w14:anchorId="2B0E3C13">
                <v:shape id="_x0000_i2166" type="#_x0000_t75" style="width:29.3pt;height:21.95pt" o:ole="">
                  <v:imagedata r:id="rId2202" o:title=""/>
                </v:shape>
                <o:OLEObject Type="Embed" ProgID="Equation.DSMT4" ShapeID="_x0000_i2166" DrawAspect="Content" ObjectID="_1852642063" r:id="rId2203"/>
              </w:object>
            </w:r>
          </w:p>
        </w:tc>
        <w:tc>
          <w:tcPr>
            <w:tcW w:w="1139" w:type="pct"/>
            <w:vAlign w:val="center"/>
          </w:tcPr>
          <w:p w14:paraId="09AAC305" w14:textId="49D79CFC" w:rsidR="004D580C" w:rsidRPr="00E244B2" w:rsidRDefault="004D580C" w:rsidP="00166A8B">
            <w:pPr>
              <w:pStyle w:val="a8"/>
              <w:rPr>
                <w:color w:val="000000" w:themeColor="text1"/>
              </w:rPr>
            </w:pPr>
            <w:r w:rsidRPr="00E244B2">
              <w:rPr>
                <w:color w:val="000000" w:themeColor="text1"/>
              </w:rPr>
              <w:t>生物质机组</w:t>
            </w:r>
            <m:oMath>
              <m:r>
                <w:rPr>
                  <w:rFonts w:ascii="Cambria Math" w:hAnsi="Cambria Math"/>
                  <w:color w:val="000000" w:themeColor="text1"/>
                </w:rPr>
                <m:t>i</m:t>
              </m:r>
            </m:oMath>
            <w:r w:rsidRPr="00E244B2">
              <w:rPr>
                <w:color w:val="000000" w:themeColor="text1"/>
              </w:rPr>
              <w:t>的最小稳定运行出力</w:t>
            </w:r>
          </w:p>
        </w:tc>
        <w:tc>
          <w:tcPr>
            <w:tcW w:w="441" w:type="pct"/>
            <w:vAlign w:val="center"/>
          </w:tcPr>
          <w:p w14:paraId="77083E60"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124DE57C"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51697C38"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6CF56B2" w14:textId="77777777" w:rsidR="004D580C" w:rsidRPr="00E244B2" w:rsidRDefault="004D580C" w:rsidP="00166A8B">
            <w:pPr>
              <w:pStyle w:val="a8"/>
              <w:rPr>
                <w:color w:val="000000" w:themeColor="text1"/>
              </w:rPr>
            </w:pPr>
            <w:r w:rsidRPr="00E244B2">
              <w:rPr>
                <w:color w:val="000000" w:themeColor="text1"/>
              </w:rPr>
              <w:t>10</w:t>
            </w:r>
          </w:p>
        </w:tc>
      </w:tr>
      <w:tr w:rsidR="004D580C" w:rsidRPr="00E244B2" w14:paraId="6496D7F5" w14:textId="77777777" w:rsidTr="00004CB4">
        <w:tc>
          <w:tcPr>
            <w:tcW w:w="833" w:type="pct"/>
            <w:vAlign w:val="center"/>
          </w:tcPr>
          <w:p w14:paraId="3C5A9284" w14:textId="77777777" w:rsidR="004D580C" w:rsidRPr="00E244B2" w:rsidRDefault="004D580C" w:rsidP="00166A8B">
            <w:pPr>
              <w:pStyle w:val="a8"/>
              <w:rPr>
                <w:color w:val="000000" w:themeColor="text1"/>
              </w:rPr>
            </w:pPr>
            <w:r w:rsidRPr="00E244B2">
              <w:rPr>
                <w:color w:val="000000" w:themeColor="text1"/>
              </w:rPr>
              <w:t>最大额定出力</w:t>
            </w:r>
          </w:p>
        </w:tc>
        <w:tc>
          <w:tcPr>
            <w:tcW w:w="876" w:type="pct"/>
            <w:vAlign w:val="center"/>
          </w:tcPr>
          <w:p w14:paraId="79B3B860" w14:textId="77777777" w:rsidR="004D580C" w:rsidRPr="00E244B2" w:rsidRDefault="004D580C" w:rsidP="00166A8B">
            <w:pPr>
              <w:pStyle w:val="a8"/>
              <w:rPr>
                <w:color w:val="000000" w:themeColor="text1"/>
              </w:rPr>
            </w:pPr>
            <w:r w:rsidRPr="00E244B2">
              <w:rPr>
                <w:color w:val="000000" w:themeColor="text1"/>
              </w:rPr>
              <w:object w:dxaOrig="639" w:dyaOrig="380" w14:anchorId="5C237E5E">
                <v:shape id="_x0000_i2167" type="#_x0000_t75" style="width:33.55pt;height:21.95pt" o:ole="">
                  <v:imagedata r:id="rId2204" o:title=""/>
                </v:shape>
                <o:OLEObject Type="Embed" ProgID="Equation.DSMT4" ShapeID="_x0000_i2167" DrawAspect="Content" ObjectID="_1852642064" r:id="rId2205"/>
              </w:object>
            </w:r>
          </w:p>
        </w:tc>
        <w:tc>
          <w:tcPr>
            <w:tcW w:w="1139" w:type="pct"/>
            <w:vAlign w:val="center"/>
          </w:tcPr>
          <w:p w14:paraId="7EB546B0" w14:textId="6FAE4689" w:rsidR="004D580C" w:rsidRPr="00E244B2" w:rsidRDefault="004D580C" w:rsidP="00166A8B">
            <w:pPr>
              <w:pStyle w:val="a8"/>
              <w:rPr>
                <w:color w:val="000000" w:themeColor="text1"/>
              </w:rPr>
            </w:pPr>
            <w:r w:rsidRPr="00E244B2">
              <w:rPr>
                <w:color w:val="000000" w:themeColor="text1"/>
              </w:rPr>
              <w:t>生物质机组</w:t>
            </w:r>
            <m:oMath>
              <m:r>
                <w:rPr>
                  <w:rFonts w:ascii="Cambria Math" w:hAnsi="Cambria Math"/>
                  <w:color w:val="000000" w:themeColor="text1"/>
                </w:rPr>
                <m:t>i</m:t>
              </m:r>
            </m:oMath>
            <w:r w:rsidRPr="00E244B2">
              <w:rPr>
                <w:color w:val="000000" w:themeColor="text1"/>
              </w:rPr>
              <w:t> </w:t>
            </w:r>
            <w:r w:rsidRPr="00E244B2">
              <w:rPr>
                <w:color w:val="000000" w:themeColor="text1"/>
              </w:rPr>
              <w:t>的最大允许出力</w:t>
            </w:r>
          </w:p>
        </w:tc>
        <w:tc>
          <w:tcPr>
            <w:tcW w:w="441" w:type="pct"/>
            <w:vAlign w:val="center"/>
          </w:tcPr>
          <w:p w14:paraId="0B65CC0C"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5B519072"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631F4612"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1D00684"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2257930F" w14:textId="77777777" w:rsidTr="00004CB4">
        <w:tc>
          <w:tcPr>
            <w:tcW w:w="833" w:type="pct"/>
            <w:vAlign w:val="center"/>
          </w:tcPr>
          <w:p w14:paraId="09E7C253" w14:textId="77777777" w:rsidR="004D580C" w:rsidRPr="00E244B2" w:rsidRDefault="004D580C" w:rsidP="00166A8B">
            <w:pPr>
              <w:pStyle w:val="a8"/>
              <w:rPr>
                <w:color w:val="000000" w:themeColor="text1"/>
              </w:rPr>
            </w:pPr>
            <w:r w:rsidRPr="00E244B2">
              <w:rPr>
                <w:color w:val="000000" w:themeColor="text1"/>
              </w:rPr>
              <w:t>向上爬坡能力</w:t>
            </w:r>
          </w:p>
        </w:tc>
        <w:tc>
          <w:tcPr>
            <w:tcW w:w="876" w:type="pct"/>
            <w:vAlign w:val="center"/>
          </w:tcPr>
          <w:p w14:paraId="1B16A858" w14:textId="77777777" w:rsidR="004D580C" w:rsidRPr="00E244B2" w:rsidRDefault="004D580C" w:rsidP="00166A8B">
            <w:pPr>
              <w:pStyle w:val="a8"/>
              <w:rPr>
                <w:color w:val="000000" w:themeColor="text1"/>
              </w:rPr>
            </w:pPr>
            <w:r w:rsidRPr="00E244B2">
              <w:rPr>
                <w:color w:val="000000" w:themeColor="text1"/>
              </w:rPr>
              <w:object w:dxaOrig="639" w:dyaOrig="380" w14:anchorId="58B3B157">
                <v:shape id="_x0000_i2168" type="#_x0000_t75" style="width:33.55pt;height:21.95pt" o:ole="">
                  <v:imagedata r:id="rId2206" o:title=""/>
                </v:shape>
                <o:OLEObject Type="Embed" ProgID="Equation.DSMT4" ShapeID="_x0000_i2168" DrawAspect="Content" ObjectID="_1852642065" r:id="rId2207"/>
              </w:object>
            </w:r>
          </w:p>
        </w:tc>
        <w:tc>
          <w:tcPr>
            <w:tcW w:w="1139" w:type="pct"/>
            <w:vAlign w:val="center"/>
          </w:tcPr>
          <w:p w14:paraId="4F4508AA" w14:textId="77777777" w:rsidR="004D580C" w:rsidRPr="00E244B2" w:rsidRDefault="004D580C" w:rsidP="00166A8B">
            <w:pPr>
              <w:pStyle w:val="a8"/>
              <w:rPr>
                <w:color w:val="000000" w:themeColor="text1"/>
              </w:rPr>
            </w:pPr>
            <w:r w:rsidRPr="00E244B2">
              <w:rPr>
                <w:color w:val="000000" w:themeColor="text1"/>
              </w:rPr>
              <w:t>生物质机组正常运行时的向上爬坡能力</w:t>
            </w:r>
          </w:p>
        </w:tc>
        <w:tc>
          <w:tcPr>
            <w:tcW w:w="441" w:type="pct"/>
            <w:vAlign w:val="center"/>
          </w:tcPr>
          <w:p w14:paraId="266A53A7" w14:textId="77777777" w:rsidR="004D580C" w:rsidRPr="00E244B2" w:rsidRDefault="004D580C" w:rsidP="00166A8B">
            <w:pPr>
              <w:pStyle w:val="a8"/>
              <w:rPr>
                <w:color w:val="000000" w:themeColor="text1"/>
              </w:rPr>
            </w:pPr>
            <w:r w:rsidRPr="00E244B2">
              <w:rPr>
                <w:color w:val="000000" w:themeColor="text1"/>
              </w:rPr>
              <w:t>MW/</w:t>
            </w:r>
            <w:r w:rsidRPr="00E244B2">
              <w:rPr>
                <w:color w:val="000000" w:themeColor="text1"/>
              </w:rPr>
              <w:t>时段</w:t>
            </w:r>
          </w:p>
        </w:tc>
        <w:tc>
          <w:tcPr>
            <w:tcW w:w="589" w:type="pct"/>
            <w:vAlign w:val="center"/>
          </w:tcPr>
          <w:p w14:paraId="5817E4BD"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27AF13E8"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029B7EAE" w14:textId="77777777" w:rsidR="004D580C" w:rsidRPr="00E244B2" w:rsidRDefault="004D580C" w:rsidP="00166A8B">
            <w:pPr>
              <w:pStyle w:val="a8"/>
              <w:rPr>
                <w:color w:val="000000" w:themeColor="text1"/>
              </w:rPr>
            </w:pPr>
            <w:r w:rsidRPr="00E244B2">
              <w:rPr>
                <w:color w:val="000000" w:themeColor="text1"/>
              </w:rPr>
              <w:t>20</w:t>
            </w:r>
          </w:p>
        </w:tc>
      </w:tr>
      <w:tr w:rsidR="004D580C" w:rsidRPr="00E244B2" w14:paraId="4FB97B58" w14:textId="77777777" w:rsidTr="00004CB4">
        <w:tc>
          <w:tcPr>
            <w:tcW w:w="833" w:type="pct"/>
            <w:vAlign w:val="center"/>
          </w:tcPr>
          <w:p w14:paraId="14B1629F" w14:textId="77777777" w:rsidR="004D580C" w:rsidRPr="00E244B2" w:rsidRDefault="004D580C" w:rsidP="00166A8B">
            <w:pPr>
              <w:pStyle w:val="a8"/>
              <w:rPr>
                <w:color w:val="000000" w:themeColor="text1"/>
              </w:rPr>
            </w:pPr>
            <w:r w:rsidRPr="00E244B2">
              <w:rPr>
                <w:color w:val="000000" w:themeColor="text1"/>
              </w:rPr>
              <w:t>向下爬坡能力</w:t>
            </w:r>
          </w:p>
        </w:tc>
        <w:tc>
          <w:tcPr>
            <w:tcW w:w="876" w:type="pct"/>
            <w:vAlign w:val="center"/>
          </w:tcPr>
          <w:p w14:paraId="742132C5" w14:textId="77777777" w:rsidR="004D580C" w:rsidRPr="00E244B2" w:rsidRDefault="004D580C" w:rsidP="00166A8B">
            <w:pPr>
              <w:pStyle w:val="a8"/>
              <w:rPr>
                <w:color w:val="000000" w:themeColor="text1"/>
              </w:rPr>
            </w:pPr>
            <w:r w:rsidRPr="00E244B2">
              <w:rPr>
                <w:color w:val="000000" w:themeColor="text1"/>
              </w:rPr>
              <w:object w:dxaOrig="620" w:dyaOrig="380" w14:anchorId="00A7449B">
                <v:shape id="_x0000_i2169" type="#_x0000_t75" style="width:29.3pt;height:21.95pt" o:ole="">
                  <v:imagedata r:id="rId2208" o:title=""/>
                </v:shape>
                <o:OLEObject Type="Embed" ProgID="Equation.DSMT4" ShapeID="_x0000_i2169" DrawAspect="Content" ObjectID="_1852642066" r:id="rId2209"/>
              </w:object>
            </w:r>
          </w:p>
        </w:tc>
        <w:tc>
          <w:tcPr>
            <w:tcW w:w="1139" w:type="pct"/>
            <w:vAlign w:val="center"/>
          </w:tcPr>
          <w:p w14:paraId="38A59492" w14:textId="77777777" w:rsidR="004D580C" w:rsidRPr="00E244B2" w:rsidRDefault="004D580C" w:rsidP="00166A8B">
            <w:pPr>
              <w:pStyle w:val="a8"/>
              <w:rPr>
                <w:color w:val="000000" w:themeColor="text1"/>
              </w:rPr>
            </w:pPr>
            <w:r w:rsidRPr="00E244B2">
              <w:rPr>
                <w:color w:val="000000" w:themeColor="text1"/>
              </w:rPr>
              <w:t>生物质机组正常运行时的向下爬坡能力</w:t>
            </w:r>
          </w:p>
        </w:tc>
        <w:tc>
          <w:tcPr>
            <w:tcW w:w="441" w:type="pct"/>
            <w:vAlign w:val="center"/>
          </w:tcPr>
          <w:p w14:paraId="4341792F" w14:textId="77777777" w:rsidR="004D580C" w:rsidRPr="00E244B2" w:rsidRDefault="004D580C" w:rsidP="00166A8B">
            <w:pPr>
              <w:pStyle w:val="a8"/>
              <w:rPr>
                <w:color w:val="000000" w:themeColor="text1"/>
              </w:rPr>
            </w:pPr>
            <w:r w:rsidRPr="00E244B2">
              <w:rPr>
                <w:color w:val="000000" w:themeColor="text1"/>
              </w:rPr>
              <w:t>MW/</w:t>
            </w:r>
            <w:r w:rsidRPr="00E244B2">
              <w:rPr>
                <w:color w:val="000000" w:themeColor="text1"/>
              </w:rPr>
              <w:t>时段</w:t>
            </w:r>
          </w:p>
        </w:tc>
        <w:tc>
          <w:tcPr>
            <w:tcW w:w="589" w:type="pct"/>
            <w:vAlign w:val="center"/>
          </w:tcPr>
          <w:p w14:paraId="41D2D93D"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50E4D8D8"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65FAE95" w14:textId="77777777" w:rsidR="004D580C" w:rsidRPr="00E244B2" w:rsidRDefault="004D580C" w:rsidP="00166A8B">
            <w:pPr>
              <w:pStyle w:val="a8"/>
              <w:rPr>
                <w:color w:val="000000" w:themeColor="text1"/>
              </w:rPr>
            </w:pPr>
            <w:r w:rsidRPr="00E244B2">
              <w:rPr>
                <w:color w:val="000000" w:themeColor="text1"/>
              </w:rPr>
              <w:t>20</w:t>
            </w:r>
          </w:p>
        </w:tc>
      </w:tr>
      <w:tr w:rsidR="004D580C" w:rsidRPr="00E244B2" w14:paraId="4381610E" w14:textId="77777777" w:rsidTr="00004CB4">
        <w:tc>
          <w:tcPr>
            <w:tcW w:w="833" w:type="pct"/>
            <w:vAlign w:val="center"/>
          </w:tcPr>
          <w:p w14:paraId="19BDCA7E" w14:textId="77777777" w:rsidR="004D580C" w:rsidRPr="00E244B2" w:rsidRDefault="004D580C" w:rsidP="00166A8B">
            <w:pPr>
              <w:pStyle w:val="a8"/>
              <w:rPr>
                <w:color w:val="000000" w:themeColor="text1"/>
              </w:rPr>
            </w:pPr>
            <w:r w:rsidRPr="00E244B2">
              <w:rPr>
                <w:color w:val="000000" w:themeColor="text1"/>
              </w:rPr>
              <w:t>年度最大允许发电量</w:t>
            </w:r>
          </w:p>
        </w:tc>
        <w:tc>
          <w:tcPr>
            <w:tcW w:w="876" w:type="pct"/>
            <w:vAlign w:val="center"/>
          </w:tcPr>
          <w:p w14:paraId="210E105A" w14:textId="77777777" w:rsidR="004D580C" w:rsidRPr="00E244B2" w:rsidRDefault="004D580C" w:rsidP="00166A8B">
            <w:pPr>
              <w:pStyle w:val="a8"/>
              <w:rPr>
                <w:color w:val="000000" w:themeColor="text1"/>
              </w:rPr>
            </w:pPr>
            <w:r w:rsidRPr="00E244B2">
              <w:rPr>
                <w:color w:val="000000" w:themeColor="text1"/>
              </w:rPr>
              <w:object w:dxaOrig="639" w:dyaOrig="380" w14:anchorId="2BFF944C">
                <v:shape id="_x0000_i2170" type="#_x0000_t75" style="width:33.55pt;height:21.95pt" o:ole="">
                  <v:imagedata r:id="rId2210" o:title=""/>
                </v:shape>
                <o:OLEObject Type="Embed" ProgID="Equation.DSMT4" ShapeID="_x0000_i2170" DrawAspect="Content" ObjectID="_1852642067" r:id="rId2211"/>
              </w:object>
            </w:r>
          </w:p>
        </w:tc>
        <w:tc>
          <w:tcPr>
            <w:tcW w:w="1139" w:type="pct"/>
            <w:vAlign w:val="center"/>
          </w:tcPr>
          <w:p w14:paraId="33961899" w14:textId="77777777" w:rsidR="004D580C" w:rsidRPr="00E244B2" w:rsidRDefault="004D580C" w:rsidP="00166A8B">
            <w:pPr>
              <w:pStyle w:val="a8"/>
              <w:rPr>
                <w:color w:val="000000" w:themeColor="text1"/>
              </w:rPr>
            </w:pPr>
            <w:r w:rsidRPr="00E244B2">
              <w:rPr>
                <w:color w:val="000000" w:themeColor="text1"/>
              </w:rPr>
              <w:t>机组在整个调度周期内允许的最大累计发电量</w:t>
            </w:r>
          </w:p>
        </w:tc>
        <w:tc>
          <w:tcPr>
            <w:tcW w:w="441" w:type="pct"/>
            <w:vAlign w:val="center"/>
          </w:tcPr>
          <w:p w14:paraId="203A7F80"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7F3A03C6" w14:textId="77777777" w:rsidR="004D580C" w:rsidRPr="00E244B2" w:rsidRDefault="004D580C" w:rsidP="00166A8B">
            <w:pPr>
              <w:pStyle w:val="a8"/>
              <w:rPr>
                <w:color w:val="000000" w:themeColor="text1"/>
              </w:rPr>
            </w:pPr>
            <w:r w:rsidRPr="00E244B2">
              <w:rPr>
                <w:color w:val="000000" w:themeColor="text1"/>
              </w:rPr>
              <w:t>燃料供应约束（农林废弃物</w:t>
            </w:r>
            <w:r w:rsidRPr="00E244B2">
              <w:rPr>
                <w:color w:val="000000" w:themeColor="text1"/>
              </w:rPr>
              <w:t>/</w:t>
            </w:r>
            <w:r w:rsidRPr="00E244B2">
              <w:rPr>
                <w:color w:val="000000" w:themeColor="text1"/>
              </w:rPr>
              <w:t>生活垃圾资源总量）</w:t>
            </w:r>
          </w:p>
        </w:tc>
        <w:tc>
          <w:tcPr>
            <w:tcW w:w="450" w:type="pct"/>
            <w:vAlign w:val="center"/>
          </w:tcPr>
          <w:p w14:paraId="6FAFBE8F" w14:textId="77777777" w:rsidR="004D580C" w:rsidRPr="00E244B2" w:rsidRDefault="004D580C" w:rsidP="00166A8B">
            <w:pPr>
              <w:pStyle w:val="a8"/>
              <w:rPr>
                <w:color w:val="000000" w:themeColor="text1"/>
              </w:rPr>
            </w:pPr>
            <w:r w:rsidRPr="00E244B2">
              <w:rPr>
                <w:color w:val="000000" w:themeColor="text1"/>
              </w:rPr>
              <w:t>固定（年度）</w:t>
            </w:r>
          </w:p>
        </w:tc>
        <w:tc>
          <w:tcPr>
            <w:tcW w:w="671" w:type="pct"/>
            <w:vAlign w:val="center"/>
          </w:tcPr>
          <w:p w14:paraId="442E6910" w14:textId="77777777" w:rsidR="004D580C" w:rsidRPr="00E244B2" w:rsidRDefault="004D580C" w:rsidP="00166A8B">
            <w:pPr>
              <w:pStyle w:val="a8"/>
              <w:rPr>
                <w:color w:val="000000" w:themeColor="text1"/>
              </w:rPr>
            </w:pPr>
            <w:r w:rsidRPr="00E244B2">
              <w:rPr>
                <w:color w:val="000000" w:themeColor="text1"/>
              </w:rPr>
              <w:t>2.5×10⁵</w:t>
            </w:r>
          </w:p>
        </w:tc>
      </w:tr>
      <w:tr w:rsidR="004D580C" w:rsidRPr="00E244B2" w14:paraId="34FBE328" w14:textId="77777777" w:rsidTr="00004CB4">
        <w:tc>
          <w:tcPr>
            <w:tcW w:w="833" w:type="pct"/>
            <w:vAlign w:val="center"/>
          </w:tcPr>
          <w:p w14:paraId="5575328C" w14:textId="77777777" w:rsidR="004D580C" w:rsidRPr="00E244B2" w:rsidRDefault="004D580C" w:rsidP="00166A8B">
            <w:pPr>
              <w:pStyle w:val="a8"/>
              <w:rPr>
                <w:color w:val="000000" w:themeColor="text1"/>
              </w:rPr>
            </w:pPr>
            <w:r w:rsidRPr="00E244B2">
              <w:rPr>
                <w:color w:val="000000" w:themeColor="text1"/>
              </w:rPr>
              <w:t>单位发电成本</w:t>
            </w:r>
          </w:p>
        </w:tc>
        <w:tc>
          <w:tcPr>
            <w:tcW w:w="876" w:type="pct"/>
            <w:vAlign w:val="center"/>
          </w:tcPr>
          <w:p w14:paraId="0C21043F" w14:textId="77777777" w:rsidR="004D580C" w:rsidRPr="00E244B2" w:rsidRDefault="004D580C" w:rsidP="00166A8B">
            <w:pPr>
              <w:pStyle w:val="a8"/>
              <w:rPr>
                <w:color w:val="000000" w:themeColor="text1"/>
              </w:rPr>
            </w:pPr>
            <w:r w:rsidRPr="00E244B2">
              <w:rPr>
                <w:color w:val="000000" w:themeColor="text1"/>
              </w:rPr>
              <w:object w:dxaOrig="420" w:dyaOrig="380" w14:anchorId="06E904FA">
                <v:shape id="_x0000_i2171" type="#_x0000_t75" style="width:21.95pt;height:21.95pt" o:ole="">
                  <v:imagedata r:id="rId2212" o:title=""/>
                </v:shape>
                <o:OLEObject Type="Embed" ProgID="Equation.DSMT4" ShapeID="_x0000_i2171" DrawAspect="Content" ObjectID="_1852642068" r:id="rId2213"/>
              </w:object>
            </w:r>
          </w:p>
        </w:tc>
        <w:tc>
          <w:tcPr>
            <w:tcW w:w="1139" w:type="pct"/>
            <w:vAlign w:val="center"/>
          </w:tcPr>
          <w:p w14:paraId="69ACA120" w14:textId="77777777" w:rsidR="004D580C" w:rsidRPr="00E244B2" w:rsidRDefault="004D580C" w:rsidP="00166A8B">
            <w:pPr>
              <w:pStyle w:val="a8"/>
              <w:rPr>
                <w:color w:val="000000" w:themeColor="text1"/>
              </w:rPr>
            </w:pPr>
            <w:r w:rsidRPr="00E244B2">
              <w:rPr>
                <w:color w:val="000000" w:themeColor="text1"/>
              </w:rPr>
              <w:t>生物质机组单位发电成本</w:t>
            </w:r>
          </w:p>
        </w:tc>
        <w:tc>
          <w:tcPr>
            <w:tcW w:w="441" w:type="pct"/>
            <w:vAlign w:val="center"/>
          </w:tcPr>
          <w:p w14:paraId="1EAE4A54"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/MWh</w:t>
            </w:r>
          </w:p>
        </w:tc>
        <w:tc>
          <w:tcPr>
            <w:tcW w:w="589" w:type="pct"/>
            <w:vAlign w:val="center"/>
          </w:tcPr>
          <w:p w14:paraId="1F663C1A" w14:textId="77777777" w:rsidR="004D580C" w:rsidRPr="00E244B2" w:rsidRDefault="004D580C" w:rsidP="00166A8B">
            <w:pPr>
              <w:pStyle w:val="a8"/>
              <w:rPr>
                <w:color w:val="000000" w:themeColor="text1"/>
              </w:rPr>
            </w:pPr>
            <w:r w:rsidRPr="00E244B2">
              <w:rPr>
                <w:color w:val="000000" w:themeColor="text1"/>
              </w:rPr>
              <w:t>机组经济参数</w:t>
            </w:r>
          </w:p>
        </w:tc>
        <w:tc>
          <w:tcPr>
            <w:tcW w:w="450" w:type="pct"/>
            <w:vAlign w:val="center"/>
          </w:tcPr>
          <w:p w14:paraId="301C852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12C8BCC"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04743447" w14:textId="77777777" w:rsidTr="00004CB4">
        <w:tc>
          <w:tcPr>
            <w:tcW w:w="833" w:type="pct"/>
            <w:vAlign w:val="center"/>
          </w:tcPr>
          <w:p w14:paraId="3E464B66" w14:textId="77777777" w:rsidR="004D580C" w:rsidRPr="00E244B2" w:rsidRDefault="004D580C" w:rsidP="00166A8B">
            <w:pPr>
              <w:pStyle w:val="a8"/>
              <w:rPr>
                <w:color w:val="000000" w:themeColor="text1"/>
              </w:rPr>
            </w:pPr>
            <w:r w:rsidRPr="00E244B2">
              <w:rPr>
                <w:color w:val="000000" w:themeColor="text1"/>
              </w:rPr>
              <w:t>单位容量固定运维成本</w:t>
            </w:r>
          </w:p>
        </w:tc>
        <w:tc>
          <w:tcPr>
            <w:tcW w:w="876" w:type="pct"/>
            <w:vAlign w:val="center"/>
          </w:tcPr>
          <w:p w14:paraId="29C7680A" w14:textId="77777777" w:rsidR="004D580C" w:rsidRPr="00E244B2" w:rsidRDefault="004D580C" w:rsidP="00166A8B">
            <w:pPr>
              <w:pStyle w:val="a8"/>
              <w:rPr>
                <w:color w:val="000000" w:themeColor="text1"/>
              </w:rPr>
            </w:pPr>
            <w:r w:rsidRPr="00E244B2">
              <w:rPr>
                <w:color w:val="000000" w:themeColor="text1"/>
              </w:rPr>
              <w:object w:dxaOrig="639" w:dyaOrig="380" w14:anchorId="34708FE0">
                <v:shape id="_x0000_i2172" type="#_x0000_t75" style="width:33.55pt;height:21.95pt" o:ole="">
                  <v:imagedata r:id="rId2214" o:title=""/>
                </v:shape>
                <o:OLEObject Type="Embed" ProgID="Equation.DSMT4" ShapeID="_x0000_i2172" DrawAspect="Content" ObjectID="_1852642069" r:id="rId2215"/>
              </w:object>
            </w:r>
          </w:p>
        </w:tc>
        <w:tc>
          <w:tcPr>
            <w:tcW w:w="1139" w:type="pct"/>
            <w:vAlign w:val="center"/>
          </w:tcPr>
          <w:p w14:paraId="61EF1542" w14:textId="77777777" w:rsidR="004D580C" w:rsidRPr="00E244B2" w:rsidRDefault="004D580C" w:rsidP="00166A8B">
            <w:pPr>
              <w:pStyle w:val="a8"/>
              <w:rPr>
                <w:color w:val="000000" w:themeColor="text1"/>
              </w:rPr>
            </w:pPr>
            <w:r w:rsidRPr="00E244B2">
              <w:rPr>
                <w:color w:val="000000" w:themeColor="text1"/>
              </w:rPr>
              <w:t>生物质机组单位装机容量固定运行维护成本</w:t>
            </w:r>
          </w:p>
        </w:tc>
        <w:tc>
          <w:tcPr>
            <w:tcW w:w="441" w:type="pct"/>
            <w:vAlign w:val="center"/>
          </w:tcPr>
          <w:p w14:paraId="2C0F65B6"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/MWh</w:t>
            </w:r>
          </w:p>
        </w:tc>
        <w:tc>
          <w:tcPr>
            <w:tcW w:w="589" w:type="pct"/>
            <w:vAlign w:val="center"/>
          </w:tcPr>
          <w:p w14:paraId="65BDBDB3"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3B2359EA"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63D3056"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57A8F37B" w14:textId="77777777" w:rsidTr="00004CB4">
        <w:tc>
          <w:tcPr>
            <w:tcW w:w="833" w:type="pct"/>
            <w:vAlign w:val="center"/>
          </w:tcPr>
          <w:p w14:paraId="790643E2" w14:textId="77777777" w:rsidR="004D580C" w:rsidRPr="00E244B2" w:rsidRDefault="004D580C" w:rsidP="00166A8B">
            <w:pPr>
              <w:pStyle w:val="a8"/>
              <w:rPr>
                <w:color w:val="000000" w:themeColor="text1"/>
              </w:rPr>
            </w:pPr>
            <w:r w:rsidRPr="00E244B2">
              <w:rPr>
                <w:color w:val="000000" w:themeColor="text1"/>
              </w:rPr>
              <w:t>调度时段长度</w:t>
            </w:r>
          </w:p>
        </w:tc>
        <w:tc>
          <w:tcPr>
            <w:tcW w:w="876" w:type="pct"/>
            <w:vAlign w:val="center"/>
          </w:tcPr>
          <w:p w14:paraId="006728DF" w14:textId="77777777" w:rsidR="004D580C" w:rsidRPr="00E244B2" w:rsidRDefault="004D580C" w:rsidP="00166A8B">
            <w:pPr>
              <w:pStyle w:val="a8"/>
              <w:rPr>
                <w:color w:val="000000" w:themeColor="text1"/>
              </w:rPr>
            </w:pPr>
            <w:r w:rsidRPr="00E244B2">
              <w:rPr>
                <w:color w:val="000000" w:themeColor="text1"/>
              </w:rPr>
              <w:object w:dxaOrig="300" w:dyaOrig="279" w14:anchorId="5D4C442D">
                <v:shape id="_x0000_i2173" type="#_x0000_t75" style="width:16.45pt;height:12.8pt" o:ole="">
                  <v:imagedata r:id="rId2216" o:title=""/>
                </v:shape>
                <o:OLEObject Type="Embed" ProgID="Equation.DSMT4" ShapeID="_x0000_i2173" DrawAspect="Content" ObjectID="_1852642070" r:id="rId2217"/>
              </w:object>
            </w:r>
          </w:p>
        </w:tc>
        <w:tc>
          <w:tcPr>
            <w:tcW w:w="1139" w:type="pct"/>
            <w:vAlign w:val="center"/>
          </w:tcPr>
          <w:p w14:paraId="1097988E"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22C43324"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5BEAACB9"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54F10D8C"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EA1939E" w14:textId="77777777" w:rsidR="004D580C" w:rsidRPr="00E244B2" w:rsidRDefault="004D580C" w:rsidP="00166A8B">
            <w:pPr>
              <w:pStyle w:val="a8"/>
              <w:rPr>
                <w:color w:val="000000" w:themeColor="text1"/>
              </w:rPr>
            </w:pPr>
            <w:r w:rsidRPr="00E244B2">
              <w:rPr>
                <w:color w:val="000000" w:themeColor="text1"/>
              </w:rPr>
              <w:t>1</w:t>
            </w:r>
          </w:p>
        </w:tc>
      </w:tr>
    </w:tbl>
    <w:p w14:paraId="0791A2C8" w14:textId="77777777" w:rsidR="004D580C" w:rsidRPr="00E244B2" w:rsidRDefault="004D580C" w:rsidP="004D580C">
      <w:pPr>
        <w:ind w:firstLine="480"/>
        <w:rPr>
          <w:color w:val="000000" w:themeColor="text1"/>
        </w:rPr>
      </w:pPr>
    </w:p>
    <w:p w14:paraId="791E981D" w14:textId="77777777" w:rsidR="004D580C" w:rsidRPr="00E244B2" w:rsidRDefault="004D580C" w:rsidP="004D580C">
      <w:pPr>
        <w:ind w:firstLine="480"/>
        <w:rPr>
          <w:color w:val="000000" w:themeColor="text1"/>
        </w:rPr>
      </w:pPr>
    </w:p>
    <w:p w14:paraId="25BE78FD" w14:textId="77777777" w:rsidR="004D580C" w:rsidRPr="00E244B2" w:rsidRDefault="004D580C" w:rsidP="004D580C">
      <w:pPr>
        <w:pStyle w:val="3"/>
        <w:rPr>
          <w:rFonts w:hint="default"/>
          <w:color w:val="000000" w:themeColor="text1"/>
        </w:rPr>
      </w:pPr>
      <w:r w:rsidRPr="00E244B2">
        <w:rPr>
          <w:color w:val="000000" w:themeColor="text1"/>
        </w:rPr>
        <w:lastRenderedPageBreak/>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687CBF98" w14:textId="77777777" w:rsidTr="00004CB4">
        <w:trPr>
          <w:tblHeader/>
        </w:trPr>
        <w:tc>
          <w:tcPr>
            <w:tcW w:w="704" w:type="pct"/>
            <w:shd w:val="clear" w:color="auto" w:fill="E8EEF5"/>
            <w:tcMar>
              <w:top w:w="100" w:type="dxa"/>
              <w:left w:w="120" w:type="dxa"/>
              <w:bottom w:w="100" w:type="dxa"/>
              <w:right w:w="120" w:type="dxa"/>
            </w:tcMar>
            <w:vAlign w:val="center"/>
          </w:tcPr>
          <w:p w14:paraId="17343D7B"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4A275AAB"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62CE3ACB"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1CB2746F"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05299561"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27544F8E"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1A3574BA" w14:textId="77777777" w:rsidTr="00004CB4">
        <w:tc>
          <w:tcPr>
            <w:tcW w:w="704" w:type="pct"/>
            <w:vAlign w:val="center"/>
          </w:tcPr>
          <w:p w14:paraId="14CF0F3A" w14:textId="77777777" w:rsidR="004D580C" w:rsidRPr="00E244B2" w:rsidRDefault="004D580C" w:rsidP="00166A8B">
            <w:pPr>
              <w:pStyle w:val="a8"/>
              <w:rPr>
                <w:color w:val="000000" w:themeColor="text1"/>
              </w:rPr>
            </w:pPr>
            <w:r w:rsidRPr="00E244B2">
              <w:rPr>
                <w:color w:val="000000" w:themeColor="text1"/>
              </w:rPr>
              <w:t>生物质机组有功出力</w:t>
            </w:r>
          </w:p>
        </w:tc>
        <w:tc>
          <w:tcPr>
            <w:tcW w:w="1107" w:type="pct"/>
            <w:vAlign w:val="center"/>
          </w:tcPr>
          <w:p w14:paraId="6687D1D9" w14:textId="77777777" w:rsidR="004D580C" w:rsidRPr="00E244B2" w:rsidRDefault="004D580C" w:rsidP="00166A8B">
            <w:pPr>
              <w:pStyle w:val="a8"/>
              <w:rPr>
                <w:color w:val="000000" w:themeColor="text1"/>
              </w:rPr>
            </w:pPr>
            <w:r w:rsidRPr="00E244B2">
              <w:rPr>
                <w:color w:val="000000" w:themeColor="text1"/>
              </w:rPr>
              <w:object w:dxaOrig="520" w:dyaOrig="380" w14:anchorId="51E05298">
                <v:shape id="_x0000_i2174" type="#_x0000_t75" style="width:24.4pt;height:21.95pt" o:ole="">
                  <v:imagedata r:id="rId2218" o:title=""/>
                </v:shape>
                <o:OLEObject Type="Embed" ProgID="Equation.DSMT4" ShapeID="_x0000_i2174" DrawAspect="Content" ObjectID="_1852642071" r:id="rId2219"/>
              </w:object>
            </w:r>
          </w:p>
        </w:tc>
        <w:tc>
          <w:tcPr>
            <w:tcW w:w="1171" w:type="pct"/>
            <w:vAlign w:val="center"/>
          </w:tcPr>
          <w:p w14:paraId="038A715D"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生物质机组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的实际有功出力</w:t>
            </w:r>
          </w:p>
        </w:tc>
        <w:tc>
          <w:tcPr>
            <w:tcW w:w="393" w:type="pct"/>
            <w:vAlign w:val="center"/>
          </w:tcPr>
          <w:p w14:paraId="712BB61A"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34F601ED" w14:textId="77777777" w:rsidR="004D580C" w:rsidRPr="00E244B2" w:rsidRDefault="004D580C" w:rsidP="00166A8B">
            <w:pPr>
              <w:pStyle w:val="a8"/>
              <w:rPr>
                <w:color w:val="000000" w:themeColor="text1"/>
              </w:rPr>
            </w:pPr>
            <w:r w:rsidRPr="00E244B2">
              <w:rPr>
                <w:color w:val="000000" w:themeColor="text1"/>
              </w:rPr>
              <w:t>参与系统功率平衡、计算发电量与运行成本</w:t>
            </w:r>
          </w:p>
        </w:tc>
        <w:tc>
          <w:tcPr>
            <w:tcW w:w="812" w:type="pct"/>
            <w:vAlign w:val="center"/>
          </w:tcPr>
          <w:p w14:paraId="5CB4ABF3" w14:textId="77777777" w:rsidR="004D580C" w:rsidRPr="00E244B2" w:rsidRDefault="004D580C" w:rsidP="00166A8B">
            <w:pPr>
              <w:pStyle w:val="a8"/>
              <w:rPr>
                <w:color w:val="000000" w:themeColor="text1"/>
              </w:rPr>
            </w:pPr>
            <w:r w:rsidRPr="00E244B2">
              <w:rPr>
                <w:color w:val="000000" w:themeColor="text1"/>
              </w:rPr>
              <w:t>[30, 40, 35]</w:t>
            </w:r>
          </w:p>
        </w:tc>
      </w:tr>
      <w:tr w:rsidR="004D580C" w:rsidRPr="00E244B2" w14:paraId="3E4B4DCC" w14:textId="77777777" w:rsidTr="00004CB4">
        <w:tc>
          <w:tcPr>
            <w:tcW w:w="704" w:type="pct"/>
            <w:vAlign w:val="center"/>
          </w:tcPr>
          <w:p w14:paraId="0FCBC92F" w14:textId="77777777" w:rsidR="004D580C" w:rsidRPr="00E244B2" w:rsidRDefault="004D580C" w:rsidP="00166A8B">
            <w:pPr>
              <w:pStyle w:val="a8"/>
              <w:rPr>
                <w:color w:val="000000" w:themeColor="text1"/>
              </w:rPr>
            </w:pPr>
            <w:r w:rsidRPr="00E244B2">
              <w:rPr>
                <w:color w:val="000000" w:themeColor="text1"/>
              </w:rPr>
              <w:t>发电成本</w:t>
            </w:r>
          </w:p>
        </w:tc>
        <w:tc>
          <w:tcPr>
            <w:tcW w:w="1107" w:type="pct"/>
            <w:vAlign w:val="center"/>
          </w:tcPr>
          <w:p w14:paraId="17F1B9BD" w14:textId="77777777" w:rsidR="004D580C" w:rsidRPr="00E244B2" w:rsidRDefault="004D580C" w:rsidP="00166A8B">
            <w:pPr>
              <w:pStyle w:val="a8"/>
              <w:rPr>
                <w:color w:val="000000" w:themeColor="text1"/>
              </w:rPr>
            </w:pPr>
            <w:r w:rsidRPr="00E244B2">
              <w:rPr>
                <w:color w:val="000000" w:themeColor="text1"/>
              </w:rPr>
              <w:object w:dxaOrig="600" w:dyaOrig="340" w14:anchorId="25CD6417">
                <v:shape id="_x0000_i2175" type="#_x0000_t75" style="width:29.3pt;height:16.45pt" o:ole="">
                  <v:imagedata r:id="rId2220" o:title=""/>
                </v:shape>
                <o:OLEObject Type="Embed" ProgID="Equation.DSMT4" ShapeID="_x0000_i2175" DrawAspect="Content" ObjectID="_1852642072" r:id="rId2221"/>
              </w:object>
            </w:r>
          </w:p>
        </w:tc>
        <w:tc>
          <w:tcPr>
            <w:tcW w:w="1171" w:type="pct"/>
            <w:vAlign w:val="center"/>
          </w:tcPr>
          <w:p w14:paraId="2F6F3AD6" w14:textId="77777777" w:rsidR="004D580C" w:rsidRPr="00E244B2" w:rsidRDefault="004D580C" w:rsidP="00166A8B">
            <w:pPr>
              <w:pStyle w:val="a8"/>
              <w:rPr>
                <w:color w:val="000000" w:themeColor="text1"/>
              </w:rPr>
            </w:pPr>
            <w:r w:rsidRPr="00E244B2">
              <w:rPr>
                <w:color w:val="000000" w:themeColor="text1"/>
              </w:rPr>
              <w:t>调度周期内生物质机组发电成本</w:t>
            </w:r>
          </w:p>
        </w:tc>
        <w:tc>
          <w:tcPr>
            <w:tcW w:w="393" w:type="pct"/>
            <w:vAlign w:val="center"/>
          </w:tcPr>
          <w:p w14:paraId="5930FFE7"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47D62ACB" w14:textId="77777777" w:rsidR="004D580C" w:rsidRPr="00E244B2" w:rsidRDefault="004D580C" w:rsidP="00166A8B">
            <w:pPr>
              <w:pStyle w:val="a8"/>
              <w:rPr>
                <w:color w:val="000000" w:themeColor="text1"/>
              </w:rPr>
            </w:pPr>
            <w:r w:rsidRPr="00E244B2">
              <w:rPr>
                <w:color w:val="000000" w:themeColor="text1"/>
              </w:rPr>
              <w:t>运行经济性评价</w:t>
            </w:r>
          </w:p>
        </w:tc>
        <w:tc>
          <w:tcPr>
            <w:tcW w:w="812" w:type="pct"/>
            <w:vAlign w:val="center"/>
          </w:tcPr>
          <w:p w14:paraId="7E347A78" w14:textId="77777777" w:rsidR="004D580C" w:rsidRPr="00E244B2" w:rsidRDefault="004D580C" w:rsidP="00166A8B">
            <w:pPr>
              <w:pStyle w:val="a8"/>
              <w:rPr>
                <w:color w:val="000000" w:themeColor="text1"/>
              </w:rPr>
            </w:pPr>
            <w:r w:rsidRPr="00E244B2">
              <w:rPr>
                <w:color w:val="000000" w:themeColor="text1"/>
              </w:rPr>
              <w:t>8.0×10⁵</w:t>
            </w:r>
          </w:p>
        </w:tc>
      </w:tr>
      <w:tr w:rsidR="004D580C" w:rsidRPr="00E244B2" w14:paraId="4034434C" w14:textId="77777777" w:rsidTr="00004CB4">
        <w:tc>
          <w:tcPr>
            <w:tcW w:w="704" w:type="pct"/>
            <w:vAlign w:val="center"/>
          </w:tcPr>
          <w:p w14:paraId="69F45CDB" w14:textId="77777777" w:rsidR="004D580C" w:rsidRPr="00E244B2" w:rsidRDefault="004D580C" w:rsidP="00166A8B">
            <w:pPr>
              <w:pStyle w:val="a8"/>
              <w:rPr>
                <w:color w:val="000000" w:themeColor="text1"/>
              </w:rPr>
            </w:pPr>
            <w:r w:rsidRPr="00E244B2">
              <w:rPr>
                <w:color w:val="000000" w:themeColor="text1"/>
              </w:rPr>
              <w:t>固定运维成本</w:t>
            </w:r>
          </w:p>
        </w:tc>
        <w:tc>
          <w:tcPr>
            <w:tcW w:w="1107" w:type="pct"/>
            <w:vAlign w:val="center"/>
          </w:tcPr>
          <w:p w14:paraId="5E9B1DEA" w14:textId="77777777" w:rsidR="004D580C" w:rsidRPr="00E244B2" w:rsidRDefault="004D580C" w:rsidP="00166A8B">
            <w:pPr>
              <w:pStyle w:val="a8"/>
              <w:rPr>
                <w:color w:val="000000" w:themeColor="text1"/>
              </w:rPr>
            </w:pPr>
            <w:r w:rsidRPr="00E244B2">
              <w:rPr>
                <w:color w:val="000000" w:themeColor="text1"/>
              </w:rPr>
              <w:object w:dxaOrig="700" w:dyaOrig="340" w14:anchorId="53859C26">
                <v:shape id="_x0000_i2176" type="#_x0000_t75" style="width:33.55pt;height:16.45pt" o:ole="">
                  <v:imagedata r:id="rId2222" o:title=""/>
                </v:shape>
                <o:OLEObject Type="Embed" ProgID="Equation.DSMT4" ShapeID="_x0000_i2176" DrawAspect="Content" ObjectID="_1852642073" r:id="rId2223"/>
              </w:object>
            </w:r>
          </w:p>
        </w:tc>
        <w:tc>
          <w:tcPr>
            <w:tcW w:w="1171" w:type="pct"/>
            <w:vAlign w:val="center"/>
          </w:tcPr>
          <w:p w14:paraId="7FD78A79" w14:textId="77777777" w:rsidR="004D580C" w:rsidRPr="00E244B2" w:rsidRDefault="004D580C" w:rsidP="00166A8B">
            <w:pPr>
              <w:pStyle w:val="a8"/>
              <w:rPr>
                <w:color w:val="000000" w:themeColor="text1"/>
              </w:rPr>
            </w:pPr>
            <w:r w:rsidRPr="00E244B2">
              <w:rPr>
                <w:color w:val="000000" w:themeColor="text1"/>
              </w:rPr>
              <w:t>区域生物质机组固定运行维护成本</w:t>
            </w:r>
          </w:p>
        </w:tc>
        <w:tc>
          <w:tcPr>
            <w:tcW w:w="393" w:type="pct"/>
            <w:vAlign w:val="center"/>
          </w:tcPr>
          <w:p w14:paraId="0AE83673"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097DA23D" w14:textId="77777777" w:rsidR="004D580C" w:rsidRPr="00E244B2" w:rsidRDefault="004D580C" w:rsidP="00166A8B">
            <w:pPr>
              <w:pStyle w:val="a8"/>
              <w:rPr>
                <w:color w:val="000000" w:themeColor="text1"/>
              </w:rPr>
            </w:pPr>
            <w:r w:rsidRPr="00E244B2">
              <w:rPr>
                <w:color w:val="000000" w:themeColor="text1"/>
              </w:rPr>
              <w:t>运行成本核算</w:t>
            </w:r>
          </w:p>
        </w:tc>
        <w:tc>
          <w:tcPr>
            <w:tcW w:w="812" w:type="pct"/>
            <w:vAlign w:val="center"/>
          </w:tcPr>
          <w:p w14:paraId="33C5A413" w14:textId="77777777" w:rsidR="004D580C" w:rsidRPr="00E244B2" w:rsidRDefault="004D580C" w:rsidP="00166A8B">
            <w:pPr>
              <w:pStyle w:val="a8"/>
              <w:rPr>
                <w:color w:val="000000" w:themeColor="text1"/>
              </w:rPr>
            </w:pPr>
            <w:r w:rsidRPr="00E244B2">
              <w:rPr>
                <w:color w:val="000000" w:themeColor="text1"/>
              </w:rPr>
              <w:t>2.0×10⁵</w:t>
            </w:r>
          </w:p>
        </w:tc>
      </w:tr>
      <w:tr w:rsidR="004D580C" w:rsidRPr="00E244B2" w14:paraId="103D8A89" w14:textId="77777777" w:rsidTr="00004CB4">
        <w:tc>
          <w:tcPr>
            <w:tcW w:w="704" w:type="pct"/>
            <w:vAlign w:val="center"/>
          </w:tcPr>
          <w:p w14:paraId="30067EA5" w14:textId="77777777" w:rsidR="004D580C" w:rsidRPr="00E244B2" w:rsidRDefault="004D580C" w:rsidP="00166A8B">
            <w:pPr>
              <w:pStyle w:val="a8"/>
              <w:rPr>
                <w:color w:val="000000" w:themeColor="text1"/>
              </w:rPr>
            </w:pPr>
            <w:r w:rsidRPr="00E244B2">
              <w:rPr>
                <w:color w:val="000000" w:themeColor="text1"/>
              </w:rPr>
              <w:t>生物质总运行成本</w:t>
            </w:r>
          </w:p>
        </w:tc>
        <w:tc>
          <w:tcPr>
            <w:tcW w:w="1107" w:type="pct"/>
            <w:vAlign w:val="center"/>
          </w:tcPr>
          <w:p w14:paraId="04355716" w14:textId="77777777" w:rsidR="004D580C" w:rsidRPr="00E244B2" w:rsidRDefault="004D580C" w:rsidP="00166A8B">
            <w:pPr>
              <w:pStyle w:val="a8"/>
              <w:rPr>
                <w:color w:val="000000" w:themeColor="text1"/>
              </w:rPr>
            </w:pPr>
            <w:r w:rsidRPr="00E244B2">
              <w:rPr>
                <w:color w:val="000000" w:themeColor="text1"/>
              </w:rPr>
              <w:object w:dxaOrig="380" w:dyaOrig="340" w14:anchorId="47C436D2">
                <v:shape id="_x0000_i2177" type="#_x0000_t75" style="width:21.95pt;height:16.45pt" o:ole="">
                  <v:imagedata r:id="rId2224" o:title=""/>
                </v:shape>
                <o:OLEObject Type="Embed" ProgID="Equation.DSMT4" ShapeID="_x0000_i2177" DrawAspect="Content" ObjectID="_1852642074" r:id="rId2225"/>
              </w:object>
            </w:r>
          </w:p>
        </w:tc>
        <w:tc>
          <w:tcPr>
            <w:tcW w:w="1171" w:type="pct"/>
            <w:vAlign w:val="center"/>
          </w:tcPr>
          <w:p w14:paraId="0D5AA3FD" w14:textId="77777777" w:rsidR="004D580C" w:rsidRPr="00E244B2" w:rsidRDefault="004D580C" w:rsidP="00166A8B">
            <w:pPr>
              <w:pStyle w:val="a8"/>
              <w:rPr>
                <w:color w:val="000000" w:themeColor="text1"/>
              </w:rPr>
            </w:pPr>
            <w:r w:rsidRPr="00E244B2">
              <w:rPr>
                <w:color w:val="000000" w:themeColor="text1"/>
              </w:rPr>
              <w:t>发电成本与固定运维成本之和</w:t>
            </w:r>
          </w:p>
        </w:tc>
        <w:tc>
          <w:tcPr>
            <w:tcW w:w="393" w:type="pct"/>
            <w:vAlign w:val="center"/>
          </w:tcPr>
          <w:p w14:paraId="6951CED7"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0278F536" w14:textId="77777777" w:rsidR="004D580C" w:rsidRPr="00E244B2" w:rsidRDefault="004D580C" w:rsidP="00166A8B">
            <w:pPr>
              <w:pStyle w:val="a8"/>
              <w:rPr>
                <w:color w:val="000000" w:themeColor="text1"/>
              </w:rPr>
            </w:pPr>
            <w:r w:rsidRPr="00E244B2">
              <w:rPr>
                <w:color w:val="000000" w:themeColor="text1"/>
              </w:rPr>
              <w:t>进入系统总运行成本并评价优化效果</w:t>
            </w:r>
          </w:p>
        </w:tc>
        <w:tc>
          <w:tcPr>
            <w:tcW w:w="812" w:type="pct"/>
            <w:vAlign w:val="center"/>
          </w:tcPr>
          <w:p w14:paraId="7563C9B1" w14:textId="77777777" w:rsidR="004D580C" w:rsidRPr="00E244B2" w:rsidRDefault="004D580C" w:rsidP="00166A8B">
            <w:pPr>
              <w:pStyle w:val="a8"/>
              <w:rPr>
                <w:color w:val="000000" w:themeColor="text1"/>
              </w:rPr>
            </w:pPr>
            <w:r w:rsidRPr="00E244B2">
              <w:rPr>
                <w:color w:val="000000" w:themeColor="text1"/>
              </w:rPr>
              <w:t>1.0×10⁶</w:t>
            </w:r>
          </w:p>
        </w:tc>
      </w:tr>
    </w:tbl>
    <w:p w14:paraId="23F85E4C" w14:textId="77777777" w:rsidR="004D580C" w:rsidRPr="00E244B2" w:rsidRDefault="004D580C" w:rsidP="004D580C">
      <w:pPr>
        <w:ind w:firstLine="480"/>
        <w:rPr>
          <w:color w:val="000000" w:themeColor="text1"/>
        </w:rPr>
      </w:pPr>
    </w:p>
    <w:p w14:paraId="0A4649C0" w14:textId="77777777" w:rsidR="004D580C" w:rsidRPr="00E244B2" w:rsidRDefault="004D580C" w:rsidP="004D580C">
      <w:pPr>
        <w:ind w:firstLine="480"/>
        <w:rPr>
          <w:color w:val="000000" w:themeColor="text1"/>
        </w:rPr>
      </w:pPr>
    </w:p>
    <w:p w14:paraId="458810CF" w14:textId="77777777" w:rsidR="004D580C" w:rsidRPr="00E244B2" w:rsidRDefault="004D580C" w:rsidP="004D580C">
      <w:pPr>
        <w:pStyle w:val="20"/>
        <w:rPr>
          <w:color w:val="000000" w:themeColor="text1"/>
        </w:rPr>
      </w:pPr>
      <w:r w:rsidRPr="00E244B2">
        <w:rPr>
          <w:color w:val="000000" w:themeColor="text1"/>
        </w:rPr>
        <w:t>径流式水电运行模型</w:t>
      </w:r>
    </w:p>
    <w:p w14:paraId="0FF9A8AC"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1F63FCE6" w14:textId="77777777" w:rsidTr="00004CB4">
        <w:trPr>
          <w:tblHeader/>
        </w:trPr>
        <w:tc>
          <w:tcPr>
            <w:tcW w:w="833" w:type="pct"/>
            <w:shd w:val="clear" w:color="auto" w:fill="E8EEF5"/>
            <w:tcMar>
              <w:top w:w="100" w:type="dxa"/>
              <w:left w:w="120" w:type="dxa"/>
              <w:bottom w:w="100" w:type="dxa"/>
              <w:right w:w="120" w:type="dxa"/>
            </w:tcMar>
            <w:vAlign w:val="center"/>
          </w:tcPr>
          <w:p w14:paraId="77C88F4B"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642E3504"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5BB4D58F"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4371B97F"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7CE62236"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23BB7318"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693B34C3"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45491071" w14:textId="77777777" w:rsidTr="00004CB4">
        <w:tc>
          <w:tcPr>
            <w:tcW w:w="833" w:type="pct"/>
            <w:vAlign w:val="center"/>
          </w:tcPr>
          <w:p w14:paraId="59E9D826" w14:textId="77777777" w:rsidR="004D580C" w:rsidRPr="00E244B2" w:rsidRDefault="004D580C" w:rsidP="00166A8B">
            <w:pPr>
              <w:pStyle w:val="a8"/>
              <w:rPr>
                <w:color w:val="000000" w:themeColor="text1"/>
              </w:rPr>
            </w:pPr>
            <w:r w:rsidRPr="00E244B2">
              <w:rPr>
                <w:color w:val="000000" w:themeColor="text1"/>
              </w:rPr>
              <w:t>预想出力</w:t>
            </w:r>
          </w:p>
        </w:tc>
        <w:tc>
          <w:tcPr>
            <w:tcW w:w="876" w:type="pct"/>
            <w:vAlign w:val="center"/>
          </w:tcPr>
          <w:p w14:paraId="7B16066A" w14:textId="77777777" w:rsidR="004D580C" w:rsidRPr="00E244B2" w:rsidRDefault="004D580C" w:rsidP="00166A8B">
            <w:pPr>
              <w:pStyle w:val="a8"/>
              <w:rPr>
                <w:color w:val="000000" w:themeColor="text1"/>
              </w:rPr>
            </w:pPr>
            <w:r w:rsidRPr="00E244B2">
              <w:rPr>
                <w:color w:val="000000" w:themeColor="text1"/>
              </w:rPr>
              <w:object w:dxaOrig="920" w:dyaOrig="400" w14:anchorId="4D77E809">
                <v:shape id="_x0000_i2178" type="#_x0000_t75" style="width:47.6pt;height:21.95pt" o:ole="">
                  <v:imagedata r:id="rId2226" o:title=""/>
                </v:shape>
                <o:OLEObject Type="Embed" ProgID="Equation.DSMT4" ShapeID="_x0000_i2178" DrawAspect="Content" ObjectID="_1852642075" r:id="rId2227"/>
              </w:object>
            </w:r>
          </w:p>
        </w:tc>
        <w:tc>
          <w:tcPr>
            <w:tcW w:w="1139" w:type="pct"/>
            <w:vAlign w:val="center"/>
          </w:tcPr>
          <w:p w14:paraId="1700FDD5" w14:textId="77777777" w:rsidR="004D580C" w:rsidRPr="00E244B2" w:rsidRDefault="004D580C" w:rsidP="00166A8B">
            <w:pPr>
              <w:pStyle w:val="a8"/>
              <w:rPr>
                <w:color w:val="000000" w:themeColor="text1"/>
              </w:rPr>
            </w:pPr>
            <w:r w:rsidRPr="00E244B2">
              <w:rPr>
                <w:color w:val="000000" w:themeColor="text1"/>
              </w:rPr>
              <w:t>径流式水电机组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在时段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的预想出力（由来水决定的最大可发功率）</w:t>
            </w:r>
          </w:p>
        </w:tc>
        <w:tc>
          <w:tcPr>
            <w:tcW w:w="441" w:type="pct"/>
            <w:vAlign w:val="center"/>
          </w:tcPr>
          <w:p w14:paraId="1C168875"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277DAD33" w14:textId="77777777" w:rsidR="004D580C" w:rsidRPr="00E244B2" w:rsidRDefault="004D580C" w:rsidP="00166A8B">
            <w:pPr>
              <w:pStyle w:val="a8"/>
              <w:rPr>
                <w:color w:val="000000" w:themeColor="text1"/>
              </w:rPr>
            </w:pPr>
            <w:r w:rsidRPr="00E244B2">
              <w:rPr>
                <w:color w:val="000000" w:themeColor="text1"/>
              </w:rPr>
              <w:t>水文预测</w:t>
            </w:r>
            <w:r w:rsidRPr="00E244B2">
              <w:rPr>
                <w:color w:val="000000" w:themeColor="text1"/>
              </w:rPr>
              <w:t>/</w:t>
            </w:r>
            <w:r w:rsidRPr="00E244B2">
              <w:rPr>
                <w:color w:val="000000" w:themeColor="text1"/>
              </w:rPr>
              <w:t>径流数据</w:t>
            </w:r>
          </w:p>
        </w:tc>
        <w:tc>
          <w:tcPr>
            <w:tcW w:w="450" w:type="pct"/>
            <w:vAlign w:val="center"/>
          </w:tcPr>
          <w:p w14:paraId="1B6A35F3"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54A47C80" w14:textId="77777777" w:rsidR="004D580C" w:rsidRPr="00E244B2" w:rsidRDefault="004D580C" w:rsidP="00166A8B">
            <w:pPr>
              <w:pStyle w:val="a8"/>
              <w:rPr>
                <w:color w:val="000000" w:themeColor="text1"/>
              </w:rPr>
            </w:pPr>
            <w:r w:rsidRPr="00E244B2">
              <w:rPr>
                <w:color w:val="000000" w:themeColor="text1"/>
              </w:rPr>
              <w:t>[50, 55, 60]</w:t>
            </w:r>
          </w:p>
        </w:tc>
      </w:tr>
      <w:tr w:rsidR="004D580C" w:rsidRPr="00E244B2" w14:paraId="55D699DB" w14:textId="77777777" w:rsidTr="00004CB4">
        <w:tc>
          <w:tcPr>
            <w:tcW w:w="833" w:type="pct"/>
            <w:vAlign w:val="center"/>
          </w:tcPr>
          <w:p w14:paraId="1F08A601" w14:textId="77777777" w:rsidR="004D580C" w:rsidRPr="00E244B2" w:rsidRDefault="004D580C" w:rsidP="00166A8B">
            <w:pPr>
              <w:pStyle w:val="a8"/>
              <w:rPr>
                <w:color w:val="000000" w:themeColor="text1"/>
              </w:rPr>
            </w:pPr>
            <w:r w:rsidRPr="00E244B2">
              <w:rPr>
                <w:color w:val="000000" w:themeColor="text1"/>
              </w:rPr>
              <w:lastRenderedPageBreak/>
              <w:t>强迫出力</w:t>
            </w:r>
          </w:p>
        </w:tc>
        <w:tc>
          <w:tcPr>
            <w:tcW w:w="876" w:type="pct"/>
            <w:vAlign w:val="center"/>
          </w:tcPr>
          <w:p w14:paraId="29D53DDF" w14:textId="77777777" w:rsidR="004D580C" w:rsidRPr="00E244B2" w:rsidRDefault="004D580C" w:rsidP="00166A8B">
            <w:pPr>
              <w:pStyle w:val="a8"/>
              <w:rPr>
                <w:color w:val="000000" w:themeColor="text1"/>
              </w:rPr>
            </w:pPr>
            <w:r w:rsidRPr="00E244B2">
              <w:rPr>
                <w:color w:val="000000" w:themeColor="text1"/>
              </w:rPr>
              <w:object w:dxaOrig="880" w:dyaOrig="400" w14:anchorId="0C0D81A1">
                <v:shape id="_x0000_i2179" type="#_x0000_t75" style="width:47.6pt;height:21.95pt" o:ole="">
                  <v:imagedata r:id="rId2228" o:title=""/>
                </v:shape>
                <o:OLEObject Type="Embed" ProgID="Equation.DSMT4" ShapeID="_x0000_i2179" DrawAspect="Content" ObjectID="_1852642076" r:id="rId2229"/>
              </w:object>
            </w:r>
          </w:p>
        </w:tc>
        <w:tc>
          <w:tcPr>
            <w:tcW w:w="1139" w:type="pct"/>
            <w:vAlign w:val="center"/>
          </w:tcPr>
          <w:p w14:paraId="74B34EC1" w14:textId="77777777" w:rsidR="004D580C" w:rsidRPr="00E244B2" w:rsidRDefault="004D580C" w:rsidP="00166A8B">
            <w:pPr>
              <w:pStyle w:val="a8"/>
              <w:rPr>
                <w:color w:val="000000" w:themeColor="text1"/>
              </w:rPr>
            </w:pPr>
            <w:r w:rsidRPr="00E244B2">
              <w:rPr>
                <w:color w:val="000000" w:themeColor="text1"/>
              </w:rPr>
              <w:t>径流式水电机组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在时段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的强迫出力（为满足下游用水等必须发出的最小功率）</w:t>
            </w:r>
          </w:p>
        </w:tc>
        <w:tc>
          <w:tcPr>
            <w:tcW w:w="441" w:type="pct"/>
            <w:vAlign w:val="center"/>
          </w:tcPr>
          <w:p w14:paraId="1DE12B8A"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6250167C" w14:textId="77777777" w:rsidR="004D580C" w:rsidRPr="00E244B2" w:rsidRDefault="004D580C" w:rsidP="00166A8B">
            <w:pPr>
              <w:pStyle w:val="a8"/>
              <w:rPr>
                <w:color w:val="000000" w:themeColor="text1"/>
              </w:rPr>
            </w:pPr>
            <w:r w:rsidRPr="00E244B2">
              <w:rPr>
                <w:color w:val="000000" w:themeColor="text1"/>
              </w:rPr>
              <w:t>水文</w:t>
            </w:r>
            <w:r w:rsidRPr="00E244B2">
              <w:rPr>
                <w:color w:val="000000" w:themeColor="text1"/>
              </w:rPr>
              <w:t>/</w:t>
            </w:r>
            <w:r w:rsidRPr="00E244B2">
              <w:rPr>
                <w:color w:val="000000" w:themeColor="text1"/>
              </w:rPr>
              <w:t>用水需求</w:t>
            </w:r>
          </w:p>
        </w:tc>
        <w:tc>
          <w:tcPr>
            <w:tcW w:w="450" w:type="pct"/>
            <w:vAlign w:val="center"/>
          </w:tcPr>
          <w:p w14:paraId="357B8C95"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5FCCFB6E" w14:textId="77777777" w:rsidR="004D580C" w:rsidRPr="00E244B2" w:rsidRDefault="004D580C" w:rsidP="00166A8B">
            <w:pPr>
              <w:pStyle w:val="a8"/>
              <w:rPr>
                <w:color w:val="000000" w:themeColor="text1"/>
              </w:rPr>
            </w:pPr>
            <w:r w:rsidRPr="00E244B2">
              <w:rPr>
                <w:color w:val="000000" w:themeColor="text1"/>
              </w:rPr>
              <w:t>[50, 55, 60]</w:t>
            </w:r>
          </w:p>
        </w:tc>
      </w:tr>
      <w:tr w:rsidR="004D580C" w:rsidRPr="00E244B2" w14:paraId="29B0F6D7" w14:textId="77777777" w:rsidTr="00004CB4">
        <w:tc>
          <w:tcPr>
            <w:tcW w:w="833" w:type="pct"/>
            <w:vAlign w:val="center"/>
          </w:tcPr>
          <w:p w14:paraId="24D939CE" w14:textId="77777777" w:rsidR="004D580C" w:rsidRPr="00E244B2" w:rsidRDefault="004D580C" w:rsidP="00166A8B">
            <w:pPr>
              <w:pStyle w:val="a8"/>
              <w:rPr>
                <w:color w:val="000000" w:themeColor="text1"/>
              </w:rPr>
            </w:pPr>
            <w:r w:rsidRPr="00E244B2">
              <w:rPr>
                <w:color w:val="000000" w:themeColor="text1"/>
              </w:rPr>
              <w:t>额定装机容量</w:t>
            </w:r>
          </w:p>
        </w:tc>
        <w:tc>
          <w:tcPr>
            <w:tcW w:w="876" w:type="pct"/>
            <w:vAlign w:val="center"/>
          </w:tcPr>
          <w:p w14:paraId="3C8B661C" w14:textId="77777777" w:rsidR="004D580C" w:rsidRPr="00E244B2" w:rsidRDefault="004D580C" w:rsidP="00166A8B">
            <w:pPr>
              <w:pStyle w:val="a8"/>
              <w:rPr>
                <w:color w:val="000000" w:themeColor="text1"/>
              </w:rPr>
            </w:pPr>
            <w:r w:rsidRPr="00E244B2">
              <w:rPr>
                <w:color w:val="000000" w:themeColor="text1"/>
              </w:rPr>
              <w:object w:dxaOrig="820" w:dyaOrig="400" w14:anchorId="7D32C797">
                <v:shape id="_x0000_i2180" type="#_x0000_t75" style="width:42.7pt;height:21.95pt" o:ole="">
                  <v:imagedata r:id="rId2230" o:title=""/>
                </v:shape>
                <o:OLEObject Type="Embed" ProgID="Equation.DSMT4" ShapeID="_x0000_i2180" DrawAspect="Content" ObjectID="_1852642077" r:id="rId2231"/>
              </w:object>
            </w:r>
          </w:p>
        </w:tc>
        <w:tc>
          <w:tcPr>
            <w:tcW w:w="1139" w:type="pct"/>
            <w:vAlign w:val="center"/>
          </w:tcPr>
          <w:p w14:paraId="4AD90495" w14:textId="77777777" w:rsidR="004D580C" w:rsidRPr="00E244B2" w:rsidRDefault="004D580C" w:rsidP="00166A8B">
            <w:pPr>
              <w:pStyle w:val="a8"/>
              <w:rPr>
                <w:color w:val="000000" w:themeColor="text1"/>
              </w:rPr>
            </w:pPr>
            <w:r w:rsidRPr="00E244B2">
              <w:rPr>
                <w:color w:val="000000" w:themeColor="text1"/>
              </w:rPr>
              <w:t>径流式水电机组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的额定装机容量</w:t>
            </w:r>
          </w:p>
        </w:tc>
        <w:tc>
          <w:tcPr>
            <w:tcW w:w="441" w:type="pct"/>
            <w:vAlign w:val="center"/>
          </w:tcPr>
          <w:p w14:paraId="02919BC1"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2710E380"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4DF47BAB"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7393B9E" w14:textId="77777777" w:rsidR="004D580C" w:rsidRPr="00E244B2" w:rsidRDefault="004D580C" w:rsidP="00166A8B">
            <w:pPr>
              <w:pStyle w:val="a8"/>
              <w:rPr>
                <w:color w:val="000000" w:themeColor="text1"/>
              </w:rPr>
            </w:pPr>
            <w:r w:rsidRPr="00E244B2">
              <w:rPr>
                <w:color w:val="000000" w:themeColor="text1"/>
              </w:rPr>
              <w:t>100</w:t>
            </w:r>
          </w:p>
        </w:tc>
      </w:tr>
      <w:tr w:rsidR="004D580C" w:rsidRPr="00E244B2" w14:paraId="3735472C" w14:textId="77777777" w:rsidTr="00004CB4">
        <w:tc>
          <w:tcPr>
            <w:tcW w:w="833" w:type="pct"/>
            <w:vAlign w:val="center"/>
          </w:tcPr>
          <w:p w14:paraId="04FA52CD" w14:textId="77777777" w:rsidR="004D580C" w:rsidRPr="00E244B2" w:rsidRDefault="004D580C" w:rsidP="00166A8B">
            <w:pPr>
              <w:pStyle w:val="a8"/>
              <w:rPr>
                <w:color w:val="000000" w:themeColor="text1"/>
              </w:rPr>
            </w:pPr>
            <w:r w:rsidRPr="00E244B2">
              <w:rPr>
                <w:color w:val="000000" w:themeColor="text1"/>
              </w:rPr>
              <w:t>单位容量固定运维成本</w:t>
            </w:r>
          </w:p>
        </w:tc>
        <w:tc>
          <w:tcPr>
            <w:tcW w:w="876" w:type="pct"/>
            <w:vAlign w:val="center"/>
          </w:tcPr>
          <w:p w14:paraId="12473AE6" w14:textId="77777777" w:rsidR="004D580C" w:rsidRPr="00E244B2" w:rsidRDefault="004D580C" w:rsidP="00166A8B">
            <w:pPr>
              <w:pStyle w:val="a8"/>
              <w:rPr>
                <w:color w:val="000000" w:themeColor="text1"/>
              </w:rPr>
            </w:pPr>
            <w:r w:rsidRPr="00E244B2">
              <w:rPr>
                <w:color w:val="000000" w:themeColor="text1"/>
              </w:rPr>
              <w:object w:dxaOrig="960" w:dyaOrig="400" w14:anchorId="201FDE59">
                <v:shape id="_x0000_i2181" type="#_x0000_t75" style="width:47.6pt;height:21.95pt" o:ole="">
                  <v:imagedata r:id="rId2232" o:title=""/>
                </v:shape>
                <o:OLEObject Type="Embed" ProgID="Equation.DSMT4" ShapeID="_x0000_i2181" DrawAspect="Content" ObjectID="_1852642078" r:id="rId2233"/>
              </w:object>
            </w:r>
          </w:p>
        </w:tc>
        <w:tc>
          <w:tcPr>
            <w:tcW w:w="1139" w:type="pct"/>
            <w:vAlign w:val="center"/>
          </w:tcPr>
          <w:p w14:paraId="51AB346A" w14:textId="77777777" w:rsidR="004D580C" w:rsidRPr="00E244B2" w:rsidRDefault="004D580C" w:rsidP="00166A8B">
            <w:pPr>
              <w:pStyle w:val="a8"/>
              <w:rPr>
                <w:color w:val="000000" w:themeColor="text1"/>
              </w:rPr>
            </w:pPr>
            <w:r w:rsidRPr="00E244B2">
              <w:rPr>
                <w:color w:val="000000" w:themeColor="text1"/>
              </w:rPr>
              <w:t>径流式水电机组单位装机容量固定运行维护成本</w:t>
            </w:r>
          </w:p>
        </w:tc>
        <w:tc>
          <w:tcPr>
            <w:tcW w:w="441" w:type="pct"/>
            <w:vAlign w:val="center"/>
          </w:tcPr>
          <w:p w14:paraId="30069C74"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08ACCEBC"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6883A570"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D6E9ACC" w14:textId="77777777" w:rsidR="004D580C" w:rsidRPr="00E244B2" w:rsidRDefault="004D580C" w:rsidP="00166A8B">
            <w:pPr>
              <w:pStyle w:val="a8"/>
              <w:rPr>
                <w:color w:val="000000" w:themeColor="text1"/>
              </w:rPr>
            </w:pPr>
            <w:r w:rsidRPr="00E244B2">
              <w:rPr>
                <w:color w:val="000000" w:themeColor="text1"/>
              </w:rPr>
              <w:t>200000</w:t>
            </w:r>
          </w:p>
        </w:tc>
      </w:tr>
      <w:tr w:rsidR="004D580C" w:rsidRPr="00E244B2" w14:paraId="5609FFB5" w14:textId="77777777" w:rsidTr="00004CB4">
        <w:tc>
          <w:tcPr>
            <w:tcW w:w="833" w:type="pct"/>
            <w:vAlign w:val="center"/>
          </w:tcPr>
          <w:p w14:paraId="11F82C44" w14:textId="77777777" w:rsidR="004D580C" w:rsidRPr="00E244B2" w:rsidRDefault="004D580C" w:rsidP="00166A8B">
            <w:pPr>
              <w:pStyle w:val="a8"/>
              <w:rPr>
                <w:color w:val="000000" w:themeColor="text1"/>
              </w:rPr>
            </w:pPr>
            <w:r w:rsidRPr="00E244B2">
              <w:rPr>
                <w:color w:val="000000" w:themeColor="text1"/>
              </w:rPr>
              <w:t>调度时段长度</w:t>
            </w:r>
          </w:p>
        </w:tc>
        <w:tc>
          <w:tcPr>
            <w:tcW w:w="876" w:type="pct"/>
            <w:vAlign w:val="center"/>
          </w:tcPr>
          <w:p w14:paraId="78C6F8E7" w14:textId="77777777" w:rsidR="004D580C" w:rsidRPr="00E244B2" w:rsidRDefault="004D580C" w:rsidP="00166A8B">
            <w:pPr>
              <w:pStyle w:val="a8"/>
              <w:rPr>
                <w:color w:val="000000" w:themeColor="text1"/>
              </w:rPr>
            </w:pPr>
            <w:r w:rsidRPr="00E244B2">
              <w:rPr>
                <w:color w:val="000000" w:themeColor="text1"/>
              </w:rPr>
              <w:object w:dxaOrig="300" w:dyaOrig="279" w14:anchorId="01A1C4CB">
                <v:shape id="_x0000_i2182" type="#_x0000_t75" style="width:16.45pt;height:12.8pt" o:ole="">
                  <v:imagedata r:id="rId2234" o:title=""/>
                </v:shape>
                <o:OLEObject Type="Embed" ProgID="Equation.DSMT4" ShapeID="_x0000_i2182" DrawAspect="Content" ObjectID="_1852642079" r:id="rId2235"/>
              </w:object>
            </w:r>
          </w:p>
        </w:tc>
        <w:tc>
          <w:tcPr>
            <w:tcW w:w="1139" w:type="pct"/>
            <w:vAlign w:val="center"/>
          </w:tcPr>
          <w:p w14:paraId="0447ABB6"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4C9306E9"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3F7CEF69"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36F97606"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B3186B8" w14:textId="77777777" w:rsidR="004D580C" w:rsidRPr="00E244B2" w:rsidRDefault="004D580C" w:rsidP="00166A8B">
            <w:pPr>
              <w:pStyle w:val="a8"/>
              <w:rPr>
                <w:color w:val="000000" w:themeColor="text1"/>
              </w:rPr>
            </w:pPr>
            <w:r w:rsidRPr="00E244B2">
              <w:rPr>
                <w:color w:val="000000" w:themeColor="text1"/>
              </w:rPr>
              <w:t>1</w:t>
            </w:r>
          </w:p>
        </w:tc>
      </w:tr>
    </w:tbl>
    <w:p w14:paraId="58A3ABCD" w14:textId="77777777" w:rsidR="004D580C" w:rsidRPr="00E244B2" w:rsidRDefault="004D580C" w:rsidP="004D580C">
      <w:pPr>
        <w:ind w:firstLine="480"/>
        <w:rPr>
          <w:color w:val="000000" w:themeColor="text1"/>
        </w:rPr>
      </w:pPr>
    </w:p>
    <w:p w14:paraId="1A02CAA4" w14:textId="77777777" w:rsidR="004D580C" w:rsidRPr="00E244B2" w:rsidRDefault="004D580C" w:rsidP="004D580C">
      <w:pPr>
        <w:ind w:firstLine="480"/>
        <w:rPr>
          <w:color w:val="000000" w:themeColor="text1"/>
        </w:rPr>
      </w:pPr>
    </w:p>
    <w:p w14:paraId="7824B005"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5735724F" w14:textId="77777777" w:rsidTr="00004CB4">
        <w:trPr>
          <w:tblHeader/>
        </w:trPr>
        <w:tc>
          <w:tcPr>
            <w:tcW w:w="704" w:type="pct"/>
            <w:shd w:val="clear" w:color="auto" w:fill="E8EEF5"/>
            <w:tcMar>
              <w:top w:w="100" w:type="dxa"/>
              <w:left w:w="120" w:type="dxa"/>
              <w:bottom w:w="100" w:type="dxa"/>
              <w:right w:w="120" w:type="dxa"/>
            </w:tcMar>
            <w:vAlign w:val="center"/>
          </w:tcPr>
          <w:p w14:paraId="3281A3BB"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327316C6"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043D7B9B"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45BB9C56"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49695D78"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6A339058"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678D4E3D" w14:textId="77777777" w:rsidTr="00004CB4">
        <w:tc>
          <w:tcPr>
            <w:tcW w:w="704" w:type="pct"/>
            <w:vAlign w:val="center"/>
          </w:tcPr>
          <w:p w14:paraId="386F2195" w14:textId="77777777" w:rsidR="004D580C" w:rsidRPr="00E244B2" w:rsidRDefault="004D580C" w:rsidP="00166A8B">
            <w:pPr>
              <w:pStyle w:val="a8"/>
              <w:rPr>
                <w:color w:val="000000" w:themeColor="text1"/>
              </w:rPr>
            </w:pPr>
            <w:r w:rsidRPr="00E244B2">
              <w:rPr>
                <w:color w:val="000000" w:themeColor="text1"/>
              </w:rPr>
              <w:t>径流式水电实际出力</w:t>
            </w:r>
          </w:p>
        </w:tc>
        <w:tc>
          <w:tcPr>
            <w:tcW w:w="1107" w:type="pct"/>
            <w:vAlign w:val="center"/>
          </w:tcPr>
          <w:p w14:paraId="1A6825A7" w14:textId="77777777" w:rsidR="004D580C" w:rsidRPr="00E244B2" w:rsidRDefault="004D580C" w:rsidP="00166A8B">
            <w:pPr>
              <w:pStyle w:val="a8"/>
              <w:rPr>
                <w:color w:val="000000" w:themeColor="text1"/>
              </w:rPr>
            </w:pPr>
            <w:r w:rsidRPr="00E244B2">
              <w:rPr>
                <w:color w:val="000000" w:themeColor="text1"/>
              </w:rPr>
              <w:object w:dxaOrig="660" w:dyaOrig="400" w14:anchorId="360745A9">
                <v:shape id="_x0000_i2183" type="#_x0000_t75" style="width:33.55pt;height:21.95pt" o:ole="">
                  <v:imagedata r:id="rId2236" o:title=""/>
                </v:shape>
                <o:OLEObject Type="Embed" ProgID="Equation.DSMT4" ShapeID="_x0000_i2183" DrawAspect="Content" ObjectID="_1852642080" r:id="rId2237"/>
              </w:object>
            </w:r>
          </w:p>
        </w:tc>
        <w:tc>
          <w:tcPr>
            <w:tcW w:w="1171" w:type="pct"/>
            <w:vAlign w:val="center"/>
          </w:tcPr>
          <w:p w14:paraId="287926F3"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径流式水电机组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的实际有功出力</w:t>
            </w:r>
          </w:p>
        </w:tc>
        <w:tc>
          <w:tcPr>
            <w:tcW w:w="393" w:type="pct"/>
            <w:vAlign w:val="center"/>
          </w:tcPr>
          <w:p w14:paraId="4AD8035B"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5C05940C" w14:textId="77777777" w:rsidR="004D580C" w:rsidRPr="00E244B2" w:rsidRDefault="004D580C" w:rsidP="00166A8B">
            <w:pPr>
              <w:pStyle w:val="a8"/>
              <w:rPr>
                <w:color w:val="000000" w:themeColor="text1"/>
              </w:rPr>
            </w:pPr>
            <w:r w:rsidRPr="00E244B2">
              <w:rPr>
                <w:color w:val="000000" w:themeColor="text1"/>
              </w:rPr>
              <w:t>参与系统功率平衡、计算发电量</w:t>
            </w:r>
          </w:p>
        </w:tc>
        <w:tc>
          <w:tcPr>
            <w:tcW w:w="812" w:type="pct"/>
            <w:vAlign w:val="center"/>
          </w:tcPr>
          <w:p w14:paraId="5D0D6FF7" w14:textId="77777777" w:rsidR="004D580C" w:rsidRPr="00E244B2" w:rsidRDefault="004D580C" w:rsidP="00166A8B">
            <w:pPr>
              <w:pStyle w:val="a8"/>
              <w:rPr>
                <w:color w:val="000000" w:themeColor="text1"/>
              </w:rPr>
            </w:pPr>
            <w:r w:rsidRPr="00E244B2">
              <w:rPr>
                <w:color w:val="000000" w:themeColor="text1"/>
              </w:rPr>
              <w:t>[50, 55, 60]</w:t>
            </w:r>
          </w:p>
        </w:tc>
      </w:tr>
      <w:tr w:rsidR="004D580C" w:rsidRPr="00E244B2" w14:paraId="31C1B502" w14:textId="77777777" w:rsidTr="00004CB4">
        <w:tc>
          <w:tcPr>
            <w:tcW w:w="704" w:type="pct"/>
            <w:vAlign w:val="center"/>
          </w:tcPr>
          <w:p w14:paraId="32FF6F80" w14:textId="77777777" w:rsidR="004D580C" w:rsidRPr="00E244B2" w:rsidRDefault="004D580C" w:rsidP="00166A8B">
            <w:pPr>
              <w:pStyle w:val="a8"/>
              <w:rPr>
                <w:color w:val="000000" w:themeColor="text1"/>
              </w:rPr>
            </w:pPr>
            <w:r w:rsidRPr="00E244B2">
              <w:rPr>
                <w:color w:val="000000" w:themeColor="text1"/>
              </w:rPr>
              <w:t>固定运维成本</w:t>
            </w:r>
          </w:p>
        </w:tc>
        <w:tc>
          <w:tcPr>
            <w:tcW w:w="1107" w:type="pct"/>
            <w:vAlign w:val="center"/>
          </w:tcPr>
          <w:p w14:paraId="0C654636" w14:textId="77777777" w:rsidR="004D580C" w:rsidRPr="00E244B2" w:rsidRDefault="004D580C" w:rsidP="00166A8B">
            <w:pPr>
              <w:pStyle w:val="a8"/>
              <w:rPr>
                <w:color w:val="000000" w:themeColor="text1"/>
              </w:rPr>
            </w:pPr>
            <w:r w:rsidRPr="00E244B2">
              <w:rPr>
                <w:color w:val="000000" w:themeColor="text1"/>
              </w:rPr>
              <w:object w:dxaOrig="680" w:dyaOrig="380" w14:anchorId="50083ACA">
                <v:shape id="_x0000_i2184" type="#_x0000_t75" style="width:32.95pt;height:21.95pt" o:ole="">
                  <v:imagedata r:id="rId2238" o:title=""/>
                </v:shape>
                <o:OLEObject Type="Embed" ProgID="Equation.DSMT4" ShapeID="_x0000_i2184" DrawAspect="Content" ObjectID="_1852642081" r:id="rId2239"/>
              </w:object>
            </w:r>
          </w:p>
        </w:tc>
        <w:tc>
          <w:tcPr>
            <w:tcW w:w="1171" w:type="pct"/>
            <w:vAlign w:val="center"/>
          </w:tcPr>
          <w:p w14:paraId="24434EC0" w14:textId="77777777" w:rsidR="004D580C" w:rsidRPr="00E244B2" w:rsidRDefault="004D580C" w:rsidP="00166A8B">
            <w:pPr>
              <w:pStyle w:val="a8"/>
              <w:rPr>
                <w:color w:val="000000" w:themeColor="text1"/>
              </w:rPr>
            </w:pPr>
            <w:r w:rsidRPr="00E244B2">
              <w:rPr>
                <w:color w:val="000000" w:themeColor="text1"/>
              </w:rPr>
              <w:t>大区域</w:t>
            </w:r>
            <w:r w:rsidRPr="00E244B2">
              <w:rPr>
                <w:color w:val="000000" w:themeColor="text1"/>
              </w:rPr>
              <w:t> </w:t>
            </w:r>
            <m:oMath>
              <m:r>
                <w:rPr>
                  <w:rFonts w:ascii="Cambria Math" w:hAnsi="Cambria Math"/>
                  <w:color w:val="000000" w:themeColor="text1"/>
                </w:rPr>
                <m:t>a</m:t>
              </m:r>
            </m:oMath>
            <w:r w:rsidRPr="00E244B2">
              <w:rPr>
                <w:color w:val="000000" w:themeColor="text1"/>
              </w:rPr>
              <w:t> </w:t>
            </w:r>
            <w:r w:rsidRPr="00E244B2">
              <w:rPr>
                <w:color w:val="000000" w:themeColor="text1"/>
              </w:rPr>
              <w:t>内径流式水电总固定运行维护成本</w:t>
            </w:r>
          </w:p>
        </w:tc>
        <w:tc>
          <w:tcPr>
            <w:tcW w:w="393" w:type="pct"/>
            <w:vAlign w:val="center"/>
          </w:tcPr>
          <w:p w14:paraId="4530DA04"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7E28A31E" w14:textId="77777777" w:rsidR="004D580C" w:rsidRPr="00E244B2" w:rsidRDefault="004D580C" w:rsidP="00166A8B">
            <w:pPr>
              <w:pStyle w:val="a8"/>
              <w:rPr>
                <w:color w:val="000000" w:themeColor="text1"/>
              </w:rPr>
            </w:pPr>
            <w:r w:rsidRPr="00E244B2">
              <w:rPr>
                <w:color w:val="000000" w:themeColor="text1"/>
              </w:rPr>
              <w:t>运行成本核算</w:t>
            </w:r>
          </w:p>
        </w:tc>
        <w:tc>
          <w:tcPr>
            <w:tcW w:w="812" w:type="pct"/>
            <w:vAlign w:val="center"/>
          </w:tcPr>
          <w:p w14:paraId="7806A3AA" w14:textId="77777777" w:rsidR="004D580C" w:rsidRPr="00E244B2" w:rsidRDefault="004D580C" w:rsidP="00166A8B">
            <w:pPr>
              <w:pStyle w:val="a8"/>
              <w:rPr>
                <w:color w:val="000000" w:themeColor="text1"/>
              </w:rPr>
            </w:pPr>
            <w:r w:rsidRPr="00E244B2">
              <w:rPr>
                <w:color w:val="000000" w:themeColor="text1"/>
              </w:rPr>
              <w:t>2.0×10⁷</w:t>
            </w:r>
          </w:p>
        </w:tc>
      </w:tr>
    </w:tbl>
    <w:p w14:paraId="6F49D821" w14:textId="77777777" w:rsidR="004D580C" w:rsidRPr="00E244B2" w:rsidRDefault="004D580C" w:rsidP="004D580C">
      <w:pPr>
        <w:ind w:firstLine="480"/>
        <w:rPr>
          <w:color w:val="000000" w:themeColor="text1"/>
        </w:rPr>
      </w:pPr>
    </w:p>
    <w:p w14:paraId="7EF551FC" w14:textId="77777777" w:rsidR="004D580C" w:rsidRPr="00E244B2" w:rsidRDefault="004D580C" w:rsidP="004D580C">
      <w:pPr>
        <w:ind w:firstLine="480"/>
        <w:rPr>
          <w:color w:val="000000" w:themeColor="text1"/>
        </w:rPr>
      </w:pPr>
    </w:p>
    <w:p w14:paraId="2457353F" w14:textId="77777777" w:rsidR="004D580C" w:rsidRPr="00E244B2" w:rsidRDefault="004D580C" w:rsidP="004D580C">
      <w:pPr>
        <w:pStyle w:val="20"/>
        <w:rPr>
          <w:color w:val="000000" w:themeColor="text1"/>
        </w:rPr>
      </w:pPr>
      <w:r w:rsidRPr="00E244B2">
        <w:rPr>
          <w:color w:val="000000" w:themeColor="text1"/>
        </w:rPr>
        <w:lastRenderedPageBreak/>
        <w:t>库容式水电运行模型</w:t>
      </w:r>
    </w:p>
    <w:p w14:paraId="40A27FBD"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7650C8AD" w14:textId="77777777" w:rsidTr="00004CB4">
        <w:trPr>
          <w:tblHeader/>
        </w:trPr>
        <w:tc>
          <w:tcPr>
            <w:tcW w:w="833" w:type="pct"/>
            <w:shd w:val="clear" w:color="auto" w:fill="E8EEF5"/>
            <w:tcMar>
              <w:top w:w="100" w:type="dxa"/>
              <w:left w:w="120" w:type="dxa"/>
              <w:bottom w:w="100" w:type="dxa"/>
              <w:right w:w="120" w:type="dxa"/>
            </w:tcMar>
            <w:vAlign w:val="center"/>
          </w:tcPr>
          <w:p w14:paraId="350B44EF"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0C606569"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691F25CA"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6AF99C82"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04F6172C"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6FE3B4D8"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0D9DB5B6"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72FD1ECC" w14:textId="77777777" w:rsidTr="00004CB4">
        <w:tc>
          <w:tcPr>
            <w:tcW w:w="833" w:type="pct"/>
            <w:vAlign w:val="center"/>
          </w:tcPr>
          <w:p w14:paraId="142F9295" w14:textId="77777777" w:rsidR="004D580C" w:rsidRPr="00E244B2" w:rsidRDefault="004D580C" w:rsidP="00166A8B">
            <w:pPr>
              <w:pStyle w:val="a8"/>
              <w:rPr>
                <w:color w:val="000000" w:themeColor="text1"/>
              </w:rPr>
            </w:pPr>
            <w:r w:rsidRPr="00E244B2">
              <w:rPr>
                <w:color w:val="000000" w:themeColor="text1"/>
              </w:rPr>
              <w:t>预想出力</w:t>
            </w:r>
          </w:p>
        </w:tc>
        <w:tc>
          <w:tcPr>
            <w:tcW w:w="876" w:type="pct"/>
            <w:vAlign w:val="center"/>
          </w:tcPr>
          <w:p w14:paraId="001709D1" w14:textId="77777777" w:rsidR="004D580C" w:rsidRPr="00E244B2" w:rsidRDefault="004D580C" w:rsidP="00166A8B">
            <w:pPr>
              <w:pStyle w:val="a8"/>
              <w:rPr>
                <w:color w:val="000000" w:themeColor="text1"/>
              </w:rPr>
            </w:pPr>
            <w:r w:rsidRPr="00E244B2">
              <w:rPr>
                <w:color w:val="000000" w:themeColor="text1"/>
              </w:rPr>
              <w:object w:dxaOrig="900" w:dyaOrig="400" w14:anchorId="66C426E1">
                <v:shape id="_x0000_i2185" type="#_x0000_t75" style="width:47.6pt;height:21.95pt" o:ole="">
                  <v:imagedata r:id="rId2240" o:title=""/>
                </v:shape>
                <o:OLEObject Type="Embed" ProgID="Equation.DSMT4" ShapeID="_x0000_i2185" DrawAspect="Content" ObjectID="_1852642082" r:id="rId2241"/>
              </w:object>
            </w:r>
          </w:p>
        </w:tc>
        <w:tc>
          <w:tcPr>
            <w:tcW w:w="1139" w:type="pct"/>
            <w:vAlign w:val="center"/>
          </w:tcPr>
          <w:p w14:paraId="0EE0466F" w14:textId="77777777" w:rsidR="004D580C" w:rsidRPr="00E244B2" w:rsidRDefault="004D580C" w:rsidP="00166A8B">
            <w:pPr>
              <w:pStyle w:val="a8"/>
              <w:rPr>
                <w:color w:val="000000" w:themeColor="text1"/>
              </w:rPr>
            </w:pPr>
            <w:r w:rsidRPr="00E244B2">
              <w:rPr>
                <w:color w:val="000000" w:themeColor="text1"/>
              </w:rPr>
              <w:t>库容式水电机组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在时段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的预想出力（由来水决定的最大可发功率）</w:t>
            </w:r>
          </w:p>
        </w:tc>
        <w:tc>
          <w:tcPr>
            <w:tcW w:w="441" w:type="pct"/>
            <w:vAlign w:val="center"/>
          </w:tcPr>
          <w:p w14:paraId="4CFAC9F2"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4C222432" w14:textId="77777777" w:rsidR="004D580C" w:rsidRPr="00E244B2" w:rsidRDefault="004D580C" w:rsidP="00166A8B">
            <w:pPr>
              <w:pStyle w:val="a8"/>
              <w:rPr>
                <w:color w:val="000000" w:themeColor="text1"/>
              </w:rPr>
            </w:pPr>
            <w:r w:rsidRPr="00E244B2">
              <w:rPr>
                <w:color w:val="000000" w:themeColor="text1"/>
              </w:rPr>
              <w:t>水文预测</w:t>
            </w:r>
            <w:r w:rsidRPr="00E244B2">
              <w:rPr>
                <w:color w:val="000000" w:themeColor="text1"/>
              </w:rPr>
              <w:t>/</w:t>
            </w:r>
            <w:r w:rsidRPr="00E244B2">
              <w:rPr>
                <w:color w:val="000000" w:themeColor="text1"/>
              </w:rPr>
              <w:t>径流数据</w:t>
            </w:r>
          </w:p>
        </w:tc>
        <w:tc>
          <w:tcPr>
            <w:tcW w:w="450" w:type="pct"/>
            <w:vAlign w:val="center"/>
          </w:tcPr>
          <w:p w14:paraId="54D36D47"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4E1411D6" w14:textId="77777777" w:rsidR="004D580C" w:rsidRPr="00E244B2" w:rsidRDefault="004D580C" w:rsidP="00166A8B">
            <w:pPr>
              <w:pStyle w:val="a8"/>
              <w:rPr>
                <w:color w:val="000000" w:themeColor="text1"/>
              </w:rPr>
            </w:pPr>
            <w:r w:rsidRPr="00E244B2">
              <w:rPr>
                <w:color w:val="000000" w:themeColor="text1"/>
              </w:rPr>
              <w:t>[200, 210, 190]</w:t>
            </w:r>
          </w:p>
        </w:tc>
      </w:tr>
      <w:tr w:rsidR="004D580C" w:rsidRPr="00E244B2" w14:paraId="12FC4DEF" w14:textId="77777777" w:rsidTr="00004CB4">
        <w:tc>
          <w:tcPr>
            <w:tcW w:w="833" w:type="pct"/>
            <w:vAlign w:val="center"/>
          </w:tcPr>
          <w:p w14:paraId="73937310" w14:textId="77777777" w:rsidR="004D580C" w:rsidRPr="00E244B2" w:rsidRDefault="004D580C" w:rsidP="00166A8B">
            <w:pPr>
              <w:pStyle w:val="a8"/>
              <w:rPr>
                <w:color w:val="000000" w:themeColor="text1"/>
              </w:rPr>
            </w:pPr>
            <w:r w:rsidRPr="00E244B2">
              <w:rPr>
                <w:color w:val="000000" w:themeColor="text1"/>
              </w:rPr>
              <w:t>强迫出力</w:t>
            </w:r>
          </w:p>
        </w:tc>
        <w:tc>
          <w:tcPr>
            <w:tcW w:w="876" w:type="pct"/>
            <w:vAlign w:val="center"/>
          </w:tcPr>
          <w:p w14:paraId="7AB22FDC" w14:textId="77777777" w:rsidR="004D580C" w:rsidRPr="00E244B2" w:rsidRDefault="004D580C" w:rsidP="00166A8B">
            <w:pPr>
              <w:pStyle w:val="a8"/>
              <w:rPr>
                <w:color w:val="000000" w:themeColor="text1"/>
              </w:rPr>
            </w:pPr>
            <w:r w:rsidRPr="00E244B2">
              <w:rPr>
                <w:color w:val="000000" w:themeColor="text1"/>
              </w:rPr>
              <w:object w:dxaOrig="880" w:dyaOrig="400" w14:anchorId="0E147B3B">
                <v:shape id="_x0000_i2186" type="#_x0000_t75" style="width:47.6pt;height:21.95pt" o:ole="">
                  <v:imagedata r:id="rId2242" o:title=""/>
                </v:shape>
                <o:OLEObject Type="Embed" ProgID="Equation.DSMT4" ShapeID="_x0000_i2186" DrawAspect="Content" ObjectID="_1852642083" r:id="rId2243"/>
              </w:object>
            </w:r>
          </w:p>
        </w:tc>
        <w:tc>
          <w:tcPr>
            <w:tcW w:w="1139" w:type="pct"/>
            <w:vAlign w:val="center"/>
          </w:tcPr>
          <w:p w14:paraId="20E2FF4A" w14:textId="77777777" w:rsidR="004D580C" w:rsidRPr="00E244B2" w:rsidRDefault="004D580C" w:rsidP="00166A8B">
            <w:pPr>
              <w:pStyle w:val="a8"/>
              <w:rPr>
                <w:color w:val="000000" w:themeColor="text1"/>
              </w:rPr>
            </w:pPr>
            <w:r w:rsidRPr="00E244B2">
              <w:rPr>
                <w:color w:val="000000" w:themeColor="text1"/>
              </w:rPr>
              <w:t>库容式水电机组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在时段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的强迫出力（为满足下游用水等必须发出的最小功率）</w:t>
            </w:r>
          </w:p>
        </w:tc>
        <w:tc>
          <w:tcPr>
            <w:tcW w:w="441" w:type="pct"/>
            <w:vAlign w:val="center"/>
          </w:tcPr>
          <w:p w14:paraId="3F6870CE"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24BC6E26" w14:textId="77777777" w:rsidR="004D580C" w:rsidRPr="00E244B2" w:rsidRDefault="004D580C" w:rsidP="00166A8B">
            <w:pPr>
              <w:pStyle w:val="a8"/>
              <w:rPr>
                <w:color w:val="000000" w:themeColor="text1"/>
              </w:rPr>
            </w:pPr>
            <w:r w:rsidRPr="00E244B2">
              <w:rPr>
                <w:color w:val="000000" w:themeColor="text1"/>
              </w:rPr>
              <w:t>水文</w:t>
            </w:r>
            <w:r w:rsidRPr="00E244B2">
              <w:rPr>
                <w:color w:val="000000" w:themeColor="text1"/>
              </w:rPr>
              <w:t>/</w:t>
            </w:r>
            <w:r w:rsidRPr="00E244B2">
              <w:rPr>
                <w:color w:val="000000" w:themeColor="text1"/>
              </w:rPr>
              <w:t>用水需求</w:t>
            </w:r>
          </w:p>
        </w:tc>
        <w:tc>
          <w:tcPr>
            <w:tcW w:w="450" w:type="pct"/>
            <w:vAlign w:val="center"/>
          </w:tcPr>
          <w:p w14:paraId="6BDA5D14"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3331A7BA" w14:textId="77777777" w:rsidR="004D580C" w:rsidRPr="00E244B2" w:rsidRDefault="004D580C" w:rsidP="00166A8B">
            <w:pPr>
              <w:pStyle w:val="a8"/>
              <w:rPr>
                <w:color w:val="000000" w:themeColor="text1"/>
              </w:rPr>
            </w:pPr>
            <w:r w:rsidRPr="00E244B2">
              <w:rPr>
                <w:color w:val="000000" w:themeColor="text1"/>
              </w:rPr>
              <w:t>[50, 50, 50]</w:t>
            </w:r>
          </w:p>
        </w:tc>
      </w:tr>
      <w:tr w:rsidR="004D580C" w:rsidRPr="00E244B2" w14:paraId="31FAF251" w14:textId="77777777" w:rsidTr="00004CB4">
        <w:tc>
          <w:tcPr>
            <w:tcW w:w="833" w:type="pct"/>
            <w:vAlign w:val="center"/>
          </w:tcPr>
          <w:p w14:paraId="7446889C" w14:textId="77777777" w:rsidR="004D580C" w:rsidRPr="00E244B2" w:rsidRDefault="004D580C" w:rsidP="00166A8B">
            <w:pPr>
              <w:pStyle w:val="a8"/>
              <w:rPr>
                <w:color w:val="000000" w:themeColor="text1"/>
              </w:rPr>
            </w:pPr>
            <w:r w:rsidRPr="00E244B2">
              <w:rPr>
                <w:color w:val="000000" w:themeColor="text1"/>
              </w:rPr>
              <w:t>调节周期平均可发功率</w:t>
            </w:r>
          </w:p>
        </w:tc>
        <w:tc>
          <w:tcPr>
            <w:tcW w:w="876" w:type="pct"/>
            <w:vAlign w:val="center"/>
          </w:tcPr>
          <w:p w14:paraId="50F3D11E" w14:textId="77777777" w:rsidR="004D580C" w:rsidRPr="00E244B2" w:rsidRDefault="004D580C" w:rsidP="00166A8B">
            <w:pPr>
              <w:pStyle w:val="a8"/>
              <w:rPr>
                <w:color w:val="000000" w:themeColor="text1"/>
              </w:rPr>
            </w:pPr>
            <w:r w:rsidRPr="00E244B2">
              <w:rPr>
                <w:color w:val="000000" w:themeColor="text1"/>
              </w:rPr>
              <w:object w:dxaOrig="900" w:dyaOrig="400" w14:anchorId="42C832B7">
                <v:shape id="_x0000_i2187" type="#_x0000_t75" style="width:47.6pt;height:21.95pt" o:ole="">
                  <v:imagedata r:id="rId2244" o:title=""/>
                </v:shape>
                <o:OLEObject Type="Embed" ProgID="Equation.DSMT4" ShapeID="_x0000_i2187" DrawAspect="Content" ObjectID="_1852642084" r:id="rId2245"/>
              </w:object>
            </w:r>
          </w:p>
        </w:tc>
        <w:tc>
          <w:tcPr>
            <w:tcW w:w="1139" w:type="pct"/>
            <w:vAlign w:val="center"/>
          </w:tcPr>
          <w:p w14:paraId="34AA3CE6" w14:textId="77777777" w:rsidR="004D580C" w:rsidRPr="00E244B2" w:rsidRDefault="004D580C" w:rsidP="00166A8B">
            <w:pPr>
              <w:pStyle w:val="a8"/>
              <w:rPr>
                <w:color w:val="000000" w:themeColor="text1"/>
              </w:rPr>
            </w:pPr>
            <w:r w:rsidRPr="00E244B2">
              <w:rPr>
                <w:color w:val="000000" w:themeColor="text1"/>
              </w:rPr>
              <w:t>机组在调节周期</w:t>
            </w:r>
            <w:r w:rsidRPr="00E244B2">
              <w:rPr>
                <w:color w:val="000000" w:themeColor="text1"/>
              </w:rPr>
              <w:t> </w:t>
            </w:r>
            <m:oMath>
              <m:r>
                <w:rPr>
                  <w:rFonts w:ascii="Cambria Math" w:hAnsi="Cambria Math"/>
                  <w:color w:val="000000" w:themeColor="text1"/>
                </w:rPr>
                <m:t>k</m:t>
              </m:r>
            </m:oMath>
            <w:r w:rsidRPr="00E244B2">
              <w:rPr>
                <w:color w:val="000000" w:themeColor="text1"/>
              </w:rPr>
              <w:t> </w:t>
            </w:r>
            <w:r w:rsidRPr="00E244B2">
              <w:rPr>
                <w:color w:val="000000" w:themeColor="text1"/>
              </w:rPr>
              <w:t>内的平均可发功率</w:t>
            </w:r>
          </w:p>
        </w:tc>
        <w:tc>
          <w:tcPr>
            <w:tcW w:w="441" w:type="pct"/>
            <w:vAlign w:val="center"/>
          </w:tcPr>
          <w:p w14:paraId="01EF0499"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4990082B" w14:textId="77777777" w:rsidR="004D580C" w:rsidRPr="00E244B2" w:rsidRDefault="004D580C" w:rsidP="00166A8B">
            <w:pPr>
              <w:pStyle w:val="a8"/>
              <w:rPr>
                <w:color w:val="000000" w:themeColor="text1"/>
              </w:rPr>
            </w:pPr>
            <w:r w:rsidRPr="00E244B2">
              <w:rPr>
                <w:color w:val="000000" w:themeColor="text1"/>
              </w:rPr>
              <w:t>水文预测</w:t>
            </w:r>
            <w:r w:rsidRPr="00E244B2">
              <w:rPr>
                <w:color w:val="000000" w:themeColor="text1"/>
              </w:rPr>
              <w:t>/</w:t>
            </w:r>
            <w:r w:rsidRPr="00E244B2">
              <w:rPr>
                <w:color w:val="000000" w:themeColor="text1"/>
              </w:rPr>
              <w:t>径流数据</w:t>
            </w:r>
          </w:p>
        </w:tc>
        <w:tc>
          <w:tcPr>
            <w:tcW w:w="450" w:type="pct"/>
            <w:vAlign w:val="center"/>
          </w:tcPr>
          <w:p w14:paraId="3596485E" w14:textId="77777777" w:rsidR="004D580C" w:rsidRPr="00E244B2" w:rsidRDefault="004D580C" w:rsidP="00166A8B">
            <w:pPr>
              <w:pStyle w:val="a8"/>
              <w:rPr>
                <w:color w:val="000000" w:themeColor="text1"/>
              </w:rPr>
            </w:pPr>
            <w:r w:rsidRPr="00E244B2">
              <w:rPr>
                <w:color w:val="000000" w:themeColor="text1"/>
              </w:rPr>
              <w:t>季节</w:t>
            </w:r>
            <w:r w:rsidRPr="00E244B2">
              <w:rPr>
                <w:color w:val="000000" w:themeColor="text1"/>
              </w:rPr>
              <w:t>/</w:t>
            </w:r>
            <w:r w:rsidRPr="00E244B2">
              <w:rPr>
                <w:color w:val="000000" w:themeColor="text1"/>
              </w:rPr>
              <w:t>月</w:t>
            </w:r>
            <w:r w:rsidRPr="00E244B2">
              <w:rPr>
                <w:color w:val="000000" w:themeColor="text1"/>
              </w:rPr>
              <w:t>/</w:t>
            </w:r>
            <w:r w:rsidRPr="00E244B2">
              <w:rPr>
                <w:color w:val="000000" w:themeColor="text1"/>
              </w:rPr>
              <w:t>周</w:t>
            </w:r>
          </w:p>
        </w:tc>
        <w:tc>
          <w:tcPr>
            <w:tcW w:w="671" w:type="pct"/>
            <w:vAlign w:val="center"/>
          </w:tcPr>
          <w:p w14:paraId="61631A75" w14:textId="77777777" w:rsidR="004D580C" w:rsidRPr="00E244B2" w:rsidRDefault="004D580C" w:rsidP="00166A8B">
            <w:pPr>
              <w:pStyle w:val="a8"/>
              <w:rPr>
                <w:color w:val="000000" w:themeColor="text1"/>
              </w:rPr>
            </w:pPr>
            <w:r w:rsidRPr="00E244B2">
              <w:rPr>
                <w:color w:val="000000" w:themeColor="text1"/>
              </w:rPr>
              <w:t>150</w:t>
            </w:r>
          </w:p>
        </w:tc>
      </w:tr>
      <w:tr w:rsidR="004D580C" w:rsidRPr="00E244B2" w14:paraId="7E95E52D" w14:textId="77777777" w:rsidTr="00004CB4">
        <w:tc>
          <w:tcPr>
            <w:tcW w:w="833" w:type="pct"/>
            <w:vAlign w:val="center"/>
          </w:tcPr>
          <w:p w14:paraId="032ED1EA" w14:textId="77777777" w:rsidR="004D580C" w:rsidRPr="00E244B2" w:rsidRDefault="004D580C" w:rsidP="00166A8B">
            <w:pPr>
              <w:pStyle w:val="a8"/>
              <w:rPr>
                <w:color w:val="000000" w:themeColor="text1"/>
              </w:rPr>
            </w:pPr>
            <w:r w:rsidRPr="00E244B2">
              <w:rPr>
                <w:color w:val="000000" w:themeColor="text1"/>
              </w:rPr>
              <w:t>调节周期总小时数</w:t>
            </w:r>
          </w:p>
        </w:tc>
        <w:tc>
          <w:tcPr>
            <w:tcW w:w="876" w:type="pct"/>
            <w:vAlign w:val="center"/>
          </w:tcPr>
          <w:p w14:paraId="3637B23C" w14:textId="77777777" w:rsidR="004D580C" w:rsidRPr="00E244B2" w:rsidRDefault="004D580C" w:rsidP="00166A8B">
            <w:pPr>
              <w:pStyle w:val="a8"/>
              <w:rPr>
                <w:color w:val="000000" w:themeColor="text1"/>
              </w:rPr>
            </w:pPr>
            <w:r w:rsidRPr="00E244B2">
              <w:rPr>
                <w:color w:val="000000" w:themeColor="text1"/>
              </w:rPr>
              <w:object w:dxaOrig="360" w:dyaOrig="360" w14:anchorId="154E7DBC">
                <v:shape id="_x0000_i2188" type="#_x0000_t75" style="width:16.45pt;height:16.45pt" o:ole="">
                  <v:imagedata r:id="rId2246" o:title=""/>
                </v:shape>
                <o:OLEObject Type="Embed" ProgID="Equation.DSMT4" ShapeID="_x0000_i2188" DrawAspect="Content" ObjectID="_1852642085" r:id="rId2247"/>
              </w:object>
            </w:r>
          </w:p>
        </w:tc>
        <w:tc>
          <w:tcPr>
            <w:tcW w:w="1139" w:type="pct"/>
            <w:vAlign w:val="center"/>
          </w:tcPr>
          <w:p w14:paraId="11BD726E" w14:textId="77777777" w:rsidR="004D580C" w:rsidRPr="00E244B2" w:rsidRDefault="004D580C" w:rsidP="00166A8B">
            <w:pPr>
              <w:pStyle w:val="a8"/>
              <w:rPr>
                <w:color w:val="000000" w:themeColor="text1"/>
              </w:rPr>
            </w:pPr>
            <w:r w:rsidRPr="00E244B2">
              <w:rPr>
                <w:color w:val="000000" w:themeColor="text1"/>
              </w:rPr>
              <w:t>调节周期</w:t>
            </w:r>
            <w:r w:rsidRPr="00E244B2">
              <w:rPr>
                <w:color w:val="000000" w:themeColor="text1"/>
              </w:rPr>
              <w:t> </w:t>
            </w:r>
            <m:oMath>
              <m:r>
                <w:rPr>
                  <w:rFonts w:ascii="Cambria Math" w:hAnsi="Cambria Math"/>
                  <w:color w:val="000000" w:themeColor="text1"/>
                </w:rPr>
                <m:t>k</m:t>
              </m:r>
            </m:oMath>
            <w:r w:rsidRPr="00E244B2">
              <w:rPr>
                <w:color w:val="000000" w:themeColor="text1"/>
              </w:rPr>
              <w:t> </w:t>
            </w:r>
            <w:r w:rsidRPr="00E244B2">
              <w:rPr>
                <w:color w:val="000000" w:themeColor="text1"/>
              </w:rPr>
              <w:t>对应的总小时数</w:t>
            </w:r>
          </w:p>
        </w:tc>
        <w:tc>
          <w:tcPr>
            <w:tcW w:w="441" w:type="pct"/>
            <w:vAlign w:val="center"/>
          </w:tcPr>
          <w:p w14:paraId="2BDBAD25"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258E2D59"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5A6E7F0E" w14:textId="77777777" w:rsidR="004D580C" w:rsidRPr="00E244B2" w:rsidRDefault="004D580C" w:rsidP="00166A8B">
            <w:pPr>
              <w:pStyle w:val="a8"/>
              <w:rPr>
                <w:color w:val="000000" w:themeColor="text1"/>
              </w:rPr>
            </w:pPr>
            <w:r w:rsidRPr="00E244B2">
              <w:rPr>
                <w:color w:val="000000" w:themeColor="text1"/>
              </w:rPr>
              <w:t>季节</w:t>
            </w:r>
            <w:r w:rsidRPr="00E244B2">
              <w:rPr>
                <w:color w:val="000000" w:themeColor="text1"/>
              </w:rPr>
              <w:t>/</w:t>
            </w:r>
            <w:r w:rsidRPr="00E244B2">
              <w:rPr>
                <w:color w:val="000000" w:themeColor="text1"/>
              </w:rPr>
              <w:t>月</w:t>
            </w:r>
            <w:r w:rsidRPr="00E244B2">
              <w:rPr>
                <w:color w:val="000000" w:themeColor="text1"/>
              </w:rPr>
              <w:t>/</w:t>
            </w:r>
            <w:r w:rsidRPr="00E244B2">
              <w:rPr>
                <w:color w:val="000000" w:themeColor="text1"/>
              </w:rPr>
              <w:t>周</w:t>
            </w:r>
          </w:p>
        </w:tc>
        <w:tc>
          <w:tcPr>
            <w:tcW w:w="671" w:type="pct"/>
            <w:vAlign w:val="center"/>
          </w:tcPr>
          <w:p w14:paraId="5C0D201D" w14:textId="77777777" w:rsidR="004D580C" w:rsidRPr="00E244B2" w:rsidRDefault="004D580C" w:rsidP="00166A8B">
            <w:pPr>
              <w:pStyle w:val="a8"/>
              <w:rPr>
                <w:color w:val="000000" w:themeColor="text1"/>
              </w:rPr>
            </w:pPr>
            <w:r w:rsidRPr="00E244B2">
              <w:rPr>
                <w:color w:val="000000" w:themeColor="text1"/>
              </w:rPr>
              <w:t>720</w:t>
            </w:r>
            <w:r w:rsidRPr="00E244B2">
              <w:rPr>
                <w:color w:val="000000" w:themeColor="text1"/>
              </w:rPr>
              <w:t>（月）</w:t>
            </w:r>
          </w:p>
        </w:tc>
      </w:tr>
      <w:tr w:rsidR="004D580C" w:rsidRPr="00E244B2" w14:paraId="18A13228" w14:textId="77777777" w:rsidTr="00004CB4">
        <w:tc>
          <w:tcPr>
            <w:tcW w:w="833" w:type="pct"/>
            <w:vAlign w:val="center"/>
          </w:tcPr>
          <w:p w14:paraId="5785FE16" w14:textId="77777777" w:rsidR="004D580C" w:rsidRPr="00E244B2" w:rsidRDefault="004D580C" w:rsidP="00166A8B">
            <w:pPr>
              <w:pStyle w:val="a8"/>
              <w:rPr>
                <w:color w:val="000000" w:themeColor="text1"/>
              </w:rPr>
            </w:pPr>
            <w:r w:rsidRPr="00E244B2">
              <w:rPr>
                <w:color w:val="000000" w:themeColor="text1"/>
              </w:rPr>
              <w:t>额定装机容量</w:t>
            </w:r>
          </w:p>
        </w:tc>
        <w:tc>
          <w:tcPr>
            <w:tcW w:w="876" w:type="pct"/>
            <w:vAlign w:val="center"/>
          </w:tcPr>
          <w:p w14:paraId="4A716CE1" w14:textId="77777777" w:rsidR="004D580C" w:rsidRPr="00E244B2" w:rsidRDefault="004D580C" w:rsidP="00166A8B">
            <w:pPr>
              <w:pStyle w:val="a8"/>
              <w:rPr>
                <w:color w:val="000000" w:themeColor="text1"/>
              </w:rPr>
            </w:pPr>
            <w:r w:rsidRPr="00E244B2">
              <w:rPr>
                <w:color w:val="000000" w:themeColor="text1"/>
              </w:rPr>
              <w:object w:dxaOrig="820" w:dyaOrig="400" w14:anchorId="7F3A544F">
                <v:shape id="_x0000_i2189" type="#_x0000_t75" style="width:42.7pt;height:21.95pt" o:ole="">
                  <v:imagedata r:id="rId2248" o:title=""/>
                </v:shape>
                <o:OLEObject Type="Embed" ProgID="Equation.DSMT4" ShapeID="_x0000_i2189" DrawAspect="Content" ObjectID="_1852642086" r:id="rId2249"/>
              </w:object>
            </w:r>
          </w:p>
        </w:tc>
        <w:tc>
          <w:tcPr>
            <w:tcW w:w="1139" w:type="pct"/>
            <w:vAlign w:val="center"/>
          </w:tcPr>
          <w:p w14:paraId="7C6ADA3D" w14:textId="77777777" w:rsidR="004D580C" w:rsidRPr="00E244B2" w:rsidRDefault="004D580C" w:rsidP="00166A8B">
            <w:pPr>
              <w:pStyle w:val="a8"/>
              <w:rPr>
                <w:color w:val="000000" w:themeColor="text1"/>
              </w:rPr>
            </w:pPr>
            <w:r w:rsidRPr="00E244B2">
              <w:rPr>
                <w:color w:val="000000" w:themeColor="text1"/>
              </w:rPr>
              <w:t>库容式水电机组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的额定装机容量</w:t>
            </w:r>
          </w:p>
        </w:tc>
        <w:tc>
          <w:tcPr>
            <w:tcW w:w="441" w:type="pct"/>
            <w:vAlign w:val="center"/>
          </w:tcPr>
          <w:p w14:paraId="2A434295"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715E21AC"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433EB1A1"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73147ED"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66026C7E" w14:textId="77777777" w:rsidTr="00004CB4">
        <w:tc>
          <w:tcPr>
            <w:tcW w:w="833" w:type="pct"/>
            <w:vAlign w:val="center"/>
          </w:tcPr>
          <w:p w14:paraId="7B0DE0F3" w14:textId="77777777" w:rsidR="004D580C" w:rsidRPr="00E244B2" w:rsidRDefault="004D580C" w:rsidP="00166A8B">
            <w:pPr>
              <w:pStyle w:val="a8"/>
              <w:rPr>
                <w:color w:val="000000" w:themeColor="text1"/>
              </w:rPr>
            </w:pPr>
            <w:r w:rsidRPr="00E244B2">
              <w:rPr>
                <w:color w:val="000000" w:themeColor="text1"/>
              </w:rPr>
              <w:t>最小备用容量</w:t>
            </w:r>
          </w:p>
        </w:tc>
        <w:tc>
          <w:tcPr>
            <w:tcW w:w="876" w:type="pct"/>
            <w:vAlign w:val="center"/>
          </w:tcPr>
          <w:p w14:paraId="5E7BC1DD" w14:textId="77777777" w:rsidR="004D580C" w:rsidRPr="00E244B2" w:rsidRDefault="004D580C" w:rsidP="00166A8B">
            <w:pPr>
              <w:pStyle w:val="a8"/>
              <w:rPr>
                <w:color w:val="000000" w:themeColor="text1"/>
              </w:rPr>
            </w:pPr>
            <w:r w:rsidRPr="00E244B2">
              <w:rPr>
                <w:color w:val="000000" w:themeColor="text1"/>
              </w:rPr>
              <w:object w:dxaOrig="940" w:dyaOrig="400" w14:anchorId="7BC151AF">
                <v:shape id="_x0000_i2190" type="#_x0000_t75" style="width:47.6pt;height:21.95pt" o:ole="">
                  <v:imagedata r:id="rId2250" o:title=""/>
                </v:shape>
                <o:OLEObject Type="Embed" ProgID="Equation.DSMT4" ShapeID="_x0000_i2190" DrawAspect="Content" ObjectID="_1852642087" r:id="rId2251"/>
              </w:object>
            </w:r>
          </w:p>
        </w:tc>
        <w:tc>
          <w:tcPr>
            <w:tcW w:w="1139" w:type="pct"/>
            <w:vAlign w:val="center"/>
          </w:tcPr>
          <w:p w14:paraId="4CC9113A" w14:textId="77777777" w:rsidR="004D580C" w:rsidRPr="00E244B2" w:rsidRDefault="004D580C" w:rsidP="00166A8B">
            <w:pPr>
              <w:pStyle w:val="a8"/>
              <w:rPr>
                <w:color w:val="000000" w:themeColor="text1"/>
              </w:rPr>
            </w:pPr>
            <w:r w:rsidRPr="00E244B2">
              <w:rPr>
                <w:color w:val="000000" w:themeColor="text1"/>
              </w:rPr>
              <w:t>库容式水电机组在时段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的最小备用容量</w:t>
            </w:r>
          </w:p>
        </w:tc>
        <w:tc>
          <w:tcPr>
            <w:tcW w:w="441" w:type="pct"/>
            <w:vAlign w:val="center"/>
          </w:tcPr>
          <w:p w14:paraId="58A6C505"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10E140B0" w14:textId="77777777" w:rsidR="004D580C" w:rsidRPr="00E244B2" w:rsidRDefault="004D580C" w:rsidP="00166A8B">
            <w:pPr>
              <w:pStyle w:val="a8"/>
              <w:rPr>
                <w:color w:val="000000" w:themeColor="text1"/>
              </w:rPr>
            </w:pPr>
            <w:r w:rsidRPr="00E244B2">
              <w:rPr>
                <w:color w:val="000000" w:themeColor="text1"/>
              </w:rPr>
              <w:t>系统运行要求</w:t>
            </w:r>
          </w:p>
        </w:tc>
        <w:tc>
          <w:tcPr>
            <w:tcW w:w="450" w:type="pct"/>
            <w:vAlign w:val="center"/>
          </w:tcPr>
          <w:p w14:paraId="2C7B5AAF"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1352AEA3" w14:textId="77777777" w:rsidR="004D580C" w:rsidRPr="00E244B2" w:rsidRDefault="004D580C" w:rsidP="00166A8B">
            <w:pPr>
              <w:pStyle w:val="a8"/>
              <w:rPr>
                <w:color w:val="000000" w:themeColor="text1"/>
              </w:rPr>
            </w:pPr>
            <w:r w:rsidRPr="00E244B2">
              <w:rPr>
                <w:color w:val="000000" w:themeColor="text1"/>
              </w:rPr>
              <w:t>10</w:t>
            </w:r>
          </w:p>
        </w:tc>
      </w:tr>
      <w:tr w:rsidR="004D580C" w:rsidRPr="00E244B2" w14:paraId="52CAD8E8" w14:textId="77777777" w:rsidTr="00004CB4">
        <w:tc>
          <w:tcPr>
            <w:tcW w:w="833" w:type="pct"/>
            <w:vAlign w:val="center"/>
          </w:tcPr>
          <w:p w14:paraId="06091058" w14:textId="77777777" w:rsidR="004D580C" w:rsidRPr="00E244B2" w:rsidRDefault="004D580C" w:rsidP="00166A8B">
            <w:pPr>
              <w:pStyle w:val="a8"/>
              <w:rPr>
                <w:color w:val="000000" w:themeColor="text1"/>
              </w:rPr>
            </w:pPr>
            <w:r w:rsidRPr="00E244B2">
              <w:rPr>
                <w:color w:val="000000" w:themeColor="text1"/>
              </w:rPr>
              <w:t>最大备用容量</w:t>
            </w:r>
          </w:p>
        </w:tc>
        <w:tc>
          <w:tcPr>
            <w:tcW w:w="876" w:type="pct"/>
            <w:vAlign w:val="center"/>
          </w:tcPr>
          <w:p w14:paraId="24C4A908" w14:textId="77777777" w:rsidR="004D580C" w:rsidRPr="00E244B2" w:rsidRDefault="004D580C" w:rsidP="00166A8B">
            <w:pPr>
              <w:pStyle w:val="a8"/>
              <w:rPr>
                <w:color w:val="000000" w:themeColor="text1"/>
              </w:rPr>
            </w:pPr>
            <w:r w:rsidRPr="00E244B2">
              <w:rPr>
                <w:color w:val="000000" w:themeColor="text1"/>
              </w:rPr>
              <w:object w:dxaOrig="960" w:dyaOrig="400" w14:anchorId="4267917F">
                <v:shape id="_x0000_i2191" type="#_x0000_t75" style="width:47.6pt;height:21.95pt" o:ole="">
                  <v:imagedata r:id="rId2252" o:title=""/>
                </v:shape>
                <o:OLEObject Type="Embed" ProgID="Equation.DSMT4" ShapeID="_x0000_i2191" DrawAspect="Content" ObjectID="_1852642088" r:id="rId2253"/>
              </w:object>
            </w:r>
          </w:p>
        </w:tc>
        <w:tc>
          <w:tcPr>
            <w:tcW w:w="1139" w:type="pct"/>
            <w:vAlign w:val="center"/>
          </w:tcPr>
          <w:p w14:paraId="27956010" w14:textId="77777777" w:rsidR="004D580C" w:rsidRPr="00E244B2" w:rsidRDefault="004D580C" w:rsidP="00166A8B">
            <w:pPr>
              <w:pStyle w:val="a8"/>
              <w:rPr>
                <w:color w:val="000000" w:themeColor="text1"/>
              </w:rPr>
            </w:pPr>
            <w:r w:rsidRPr="00E244B2">
              <w:rPr>
                <w:color w:val="000000" w:themeColor="text1"/>
              </w:rPr>
              <w:t>库容式水电机组在时段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的最大备用容量</w:t>
            </w:r>
          </w:p>
        </w:tc>
        <w:tc>
          <w:tcPr>
            <w:tcW w:w="441" w:type="pct"/>
            <w:vAlign w:val="center"/>
          </w:tcPr>
          <w:p w14:paraId="28931C95"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2EBC40A5" w14:textId="77777777" w:rsidR="004D580C" w:rsidRPr="00E244B2" w:rsidRDefault="004D580C" w:rsidP="00166A8B">
            <w:pPr>
              <w:pStyle w:val="a8"/>
              <w:rPr>
                <w:color w:val="000000" w:themeColor="text1"/>
              </w:rPr>
            </w:pPr>
            <w:r w:rsidRPr="00E244B2">
              <w:rPr>
                <w:color w:val="000000" w:themeColor="text1"/>
              </w:rPr>
              <w:t>机组调节能力</w:t>
            </w:r>
          </w:p>
        </w:tc>
        <w:tc>
          <w:tcPr>
            <w:tcW w:w="450" w:type="pct"/>
            <w:vAlign w:val="center"/>
          </w:tcPr>
          <w:p w14:paraId="0708BC7B"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7533798C"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45FDAA23" w14:textId="77777777" w:rsidTr="00004CB4">
        <w:tc>
          <w:tcPr>
            <w:tcW w:w="833" w:type="pct"/>
            <w:vAlign w:val="center"/>
          </w:tcPr>
          <w:p w14:paraId="4AF02F98" w14:textId="77777777" w:rsidR="004D580C" w:rsidRPr="00E244B2" w:rsidRDefault="004D580C" w:rsidP="00166A8B">
            <w:pPr>
              <w:pStyle w:val="a8"/>
              <w:rPr>
                <w:color w:val="000000" w:themeColor="text1"/>
              </w:rPr>
            </w:pPr>
            <w:r w:rsidRPr="00E244B2">
              <w:rPr>
                <w:color w:val="000000" w:themeColor="text1"/>
              </w:rPr>
              <w:t>单位容量固定运维成本</w:t>
            </w:r>
          </w:p>
        </w:tc>
        <w:tc>
          <w:tcPr>
            <w:tcW w:w="876" w:type="pct"/>
            <w:vAlign w:val="center"/>
          </w:tcPr>
          <w:p w14:paraId="7B5EC8F6" w14:textId="77777777" w:rsidR="004D580C" w:rsidRPr="00E244B2" w:rsidRDefault="004D580C" w:rsidP="00166A8B">
            <w:pPr>
              <w:pStyle w:val="a8"/>
              <w:rPr>
                <w:color w:val="000000" w:themeColor="text1"/>
              </w:rPr>
            </w:pPr>
            <w:r w:rsidRPr="00E244B2">
              <w:rPr>
                <w:color w:val="000000" w:themeColor="text1"/>
              </w:rPr>
              <w:object w:dxaOrig="960" w:dyaOrig="400" w14:anchorId="1A4596C5">
                <v:shape id="_x0000_i2192" type="#_x0000_t75" style="width:47.6pt;height:21.95pt" o:ole="">
                  <v:imagedata r:id="rId2254" o:title=""/>
                </v:shape>
                <o:OLEObject Type="Embed" ProgID="Equation.DSMT4" ShapeID="_x0000_i2192" DrawAspect="Content" ObjectID="_1852642089" r:id="rId2255"/>
              </w:object>
            </w:r>
          </w:p>
        </w:tc>
        <w:tc>
          <w:tcPr>
            <w:tcW w:w="1139" w:type="pct"/>
            <w:vAlign w:val="center"/>
          </w:tcPr>
          <w:p w14:paraId="7E507109" w14:textId="77777777" w:rsidR="004D580C" w:rsidRPr="00E244B2" w:rsidRDefault="004D580C" w:rsidP="00166A8B">
            <w:pPr>
              <w:pStyle w:val="a8"/>
              <w:rPr>
                <w:color w:val="000000" w:themeColor="text1"/>
              </w:rPr>
            </w:pPr>
            <w:r w:rsidRPr="00E244B2">
              <w:rPr>
                <w:color w:val="000000" w:themeColor="text1"/>
              </w:rPr>
              <w:t>库容式水电机组单位装机容量固定运行维护成本</w:t>
            </w:r>
          </w:p>
        </w:tc>
        <w:tc>
          <w:tcPr>
            <w:tcW w:w="441" w:type="pct"/>
            <w:vAlign w:val="center"/>
          </w:tcPr>
          <w:p w14:paraId="6F0D6738"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703DC068"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0C0B59BC"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A7E2FD4" w14:textId="77777777" w:rsidR="004D580C" w:rsidRPr="00E244B2" w:rsidRDefault="004D580C" w:rsidP="00166A8B">
            <w:pPr>
              <w:pStyle w:val="a8"/>
              <w:rPr>
                <w:color w:val="000000" w:themeColor="text1"/>
              </w:rPr>
            </w:pPr>
            <w:r w:rsidRPr="00E244B2">
              <w:rPr>
                <w:color w:val="000000" w:themeColor="text1"/>
              </w:rPr>
              <w:t>100000</w:t>
            </w:r>
          </w:p>
        </w:tc>
      </w:tr>
      <w:tr w:rsidR="004D580C" w:rsidRPr="00E244B2" w14:paraId="0D6AF1FB" w14:textId="77777777" w:rsidTr="00004CB4">
        <w:tc>
          <w:tcPr>
            <w:tcW w:w="833" w:type="pct"/>
            <w:vAlign w:val="center"/>
          </w:tcPr>
          <w:p w14:paraId="2F74DD8D" w14:textId="77777777" w:rsidR="004D580C" w:rsidRPr="00E244B2" w:rsidRDefault="004D580C" w:rsidP="00166A8B">
            <w:pPr>
              <w:pStyle w:val="a8"/>
              <w:rPr>
                <w:color w:val="000000" w:themeColor="text1"/>
              </w:rPr>
            </w:pPr>
            <w:r w:rsidRPr="00E244B2">
              <w:rPr>
                <w:color w:val="000000" w:themeColor="text1"/>
              </w:rPr>
              <w:t>单位弃水惩罚成本</w:t>
            </w:r>
          </w:p>
        </w:tc>
        <w:tc>
          <w:tcPr>
            <w:tcW w:w="876" w:type="pct"/>
            <w:vAlign w:val="center"/>
          </w:tcPr>
          <w:p w14:paraId="31644616" w14:textId="77777777" w:rsidR="004D580C" w:rsidRPr="00E244B2" w:rsidRDefault="004D580C" w:rsidP="00166A8B">
            <w:pPr>
              <w:pStyle w:val="a8"/>
              <w:rPr>
                <w:color w:val="000000" w:themeColor="text1"/>
              </w:rPr>
            </w:pPr>
            <w:r w:rsidRPr="00E244B2">
              <w:rPr>
                <w:color w:val="000000" w:themeColor="text1"/>
              </w:rPr>
              <w:object w:dxaOrig="880" w:dyaOrig="400" w14:anchorId="7AB5D10A">
                <v:shape id="_x0000_i2193" type="#_x0000_t75" style="width:47.6pt;height:21.95pt" o:ole="">
                  <v:imagedata r:id="rId2256" o:title=""/>
                </v:shape>
                <o:OLEObject Type="Embed" ProgID="Equation.DSMT4" ShapeID="_x0000_i2193" DrawAspect="Content" ObjectID="_1852642090" r:id="rId2257"/>
              </w:object>
            </w:r>
          </w:p>
        </w:tc>
        <w:tc>
          <w:tcPr>
            <w:tcW w:w="1139" w:type="pct"/>
            <w:vAlign w:val="center"/>
          </w:tcPr>
          <w:p w14:paraId="6EE187FD" w14:textId="77777777" w:rsidR="004D580C" w:rsidRPr="00E244B2" w:rsidRDefault="004D580C" w:rsidP="00166A8B">
            <w:pPr>
              <w:pStyle w:val="a8"/>
              <w:rPr>
                <w:color w:val="000000" w:themeColor="text1"/>
              </w:rPr>
            </w:pPr>
            <w:r w:rsidRPr="00E244B2">
              <w:rPr>
                <w:color w:val="000000" w:themeColor="text1"/>
              </w:rPr>
              <w:t>库容式水电机组单位弃水对应的惩罚成本</w:t>
            </w:r>
          </w:p>
        </w:tc>
        <w:tc>
          <w:tcPr>
            <w:tcW w:w="441" w:type="pct"/>
            <w:vAlign w:val="center"/>
          </w:tcPr>
          <w:p w14:paraId="5D2AF87C"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548B8563"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078906BA"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ED3C64B"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54C0A0D1" w14:textId="77777777" w:rsidTr="00004CB4">
        <w:tc>
          <w:tcPr>
            <w:tcW w:w="833" w:type="pct"/>
            <w:vAlign w:val="center"/>
          </w:tcPr>
          <w:p w14:paraId="5AD1EFA4" w14:textId="77777777" w:rsidR="004D580C" w:rsidRPr="00E244B2" w:rsidRDefault="004D580C" w:rsidP="00166A8B">
            <w:pPr>
              <w:pStyle w:val="a8"/>
              <w:rPr>
                <w:color w:val="000000" w:themeColor="text1"/>
              </w:rPr>
            </w:pPr>
            <w:r w:rsidRPr="00E244B2">
              <w:rPr>
                <w:color w:val="000000" w:themeColor="text1"/>
              </w:rPr>
              <w:lastRenderedPageBreak/>
              <w:t>调度时段长度</w:t>
            </w:r>
          </w:p>
        </w:tc>
        <w:tc>
          <w:tcPr>
            <w:tcW w:w="876" w:type="pct"/>
            <w:vAlign w:val="center"/>
          </w:tcPr>
          <w:p w14:paraId="42E34F07" w14:textId="77777777" w:rsidR="004D580C" w:rsidRPr="00E244B2" w:rsidRDefault="004D580C" w:rsidP="00166A8B">
            <w:pPr>
              <w:pStyle w:val="a8"/>
              <w:rPr>
                <w:color w:val="000000" w:themeColor="text1"/>
              </w:rPr>
            </w:pPr>
            <w:r w:rsidRPr="00E244B2">
              <w:rPr>
                <w:color w:val="000000" w:themeColor="text1"/>
              </w:rPr>
              <w:object w:dxaOrig="300" w:dyaOrig="279" w14:anchorId="2C2165CB">
                <v:shape id="_x0000_i2194" type="#_x0000_t75" style="width:16.45pt;height:12.8pt" o:ole="">
                  <v:imagedata r:id="rId2258" o:title=""/>
                </v:shape>
                <o:OLEObject Type="Embed" ProgID="Equation.DSMT4" ShapeID="_x0000_i2194" DrawAspect="Content" ObjectID="_1852642091" r:id="rId2259"/>
              </w:object>
            </w:r>
          </w:p>
        </w:tc>
        <w:tc>
          <w:tcPr>
            <w:tcW w:w="1139" w:type="pct"/>
            <w:vAlign w:val="center"/>
          </w:tcPr>
          <w:p w14:paraId="255BA154"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4748C891"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4E432D3B"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022B0003"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6AC22D2" w14:textId="77777777" w:rsidR="004D580C" w:rsidRPr="00E244B2" w:rsidRDefault="004D580C" w:rsidP="00166A8B">
            <w:pPr>
              <w:pStyle w:val="a8"/>
              <w:rPr>
                <w:color w:val="000000" w:themeColor="text1"/>
              </w:rPr>
            </w:pPr>
            <w:r w:rsidRPr="00E244B2">
              <w:rPr>
                <w:rFonts w:hint="eastAsia"/>
                <w:color w:val="000000" w:themeColor="text1"/>
              </w:rPr>
              <w:t>1</w:t>
            </w:r>
          </w:p>
        </w:tc>
      </w:tr>
    </w:tbl>
    <w:p w14:paraId="7CE64A30" w14:textId="77777777" w:rsidR="004D580C" w:rsidRPr="00E244B2" w:rsidRDefault="004D580C" w:rsidP="004D580C">
      <w:pPr>
        <w:ind w:firstLine="480"/>
        <w:rPr>
          <w:color w:val="000000" w:themeColor="text1"/>
        </w:rPr>
      </w:pPr>
    </w:p>
    <w:p w14:paraId="29B91298" w14:textId="77777777" w:rsidR="004D580C" w:rsidRPr="00E244B2" w:rsidRDefault="004D580C" w:rsidP="004D580C">
      <w:pPr>
        <w:ind w:firstLine="480"/>
        <w:rPr>
          <w:color w:val="000000" w:themeColor="text1"/>
        </w:rPr>
      </w:pPr>
    </w:p>
    <w:p w14:paraId="3C0B0E23"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684AE414" w14:textId="77777777" w:rsidTr="00004CB4">
        <w:trPr>
          <w:tblHeader/>
        </w:trPr>
        <w:tc>
          <w:tcPr>
            <w:tcW w:w="704" w:type="pct"/>
            <w:shd w:val="clear" w:color="auto" w:fill="E8EEF5"/>
            <w:tcMar>
              <w:top w:w="100" w:type="dxa"/>
              <w:left w:w="120" w:type="dxa"/>
              <w:bottom w:w="100" w:type="dxa"/>
              <w:right w:w="120" w:type="dxa"/>
            </w:tcMar>
            <w:vAlign w:val="center"/>
          </w:tcPr>
          <w:p w14:paraId="0F2A220B"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5E68C4DB"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7454DC9F"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76A0C282"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1052F415"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596A9109"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177EE080" w14:textId="77777777" w:rsidTr="00004CB4">
        <w:tc>
          <w:tcPr>
            <w:tcW w:w="704" w:type="pct"/>
            <w:vAlign w:val="center"/>
          </w:tcPr>
          <w:p w14:paraId="1C1CBCFE" w14:textId="77777777" w:rsidR="004D580C" w:rsidRPr="00E244B2" w:rsidRDefault="004D580C" w:rsidP="00166A8B">
            <w:pPr>
              <w:pStyle w:val="a8"/>
              <w:rPr>
                <w:color w:val="000000" w:themeColor="text1"/>
              </w:rPr>
            </w:pPr>
            <w:r w:rsidRPr="00E244B2">
              <w:rPr>
                <w:color w:val="000000" w:themeColor="text1"/>
              </w:rPr>
              <w:t>库容式水电实际出力</w:t>
            </w:r>
          </w:p>
        </w:tc>
        <w:tc>
          <w:tcPr>
            <w:tcW w:w="1107" w:type="pct"/>
            <w:vAlign w:val="center"/>
          </w:tcPr>
          <w:p w14:paraId="158B1B11" w14:textId="77777777" w:rsidR="004D580C" w:rsidRPr="00E244B2" w:rsidRDefault="004D580C" w:rsidP="00166A8B">
            <w:pPr>
              <w:pStyle w:val="a8"/>
              <w:rPr>
                <w:color w:val="000000" w:themeColor="text1"/>
              </w:rPr>
            </w:pPr>
            <w:r w:rsidRPr="00E244B2">
              <w:rPr>
                <w:color w:val="000000" w:themeColor="text1"/>
              </w:rPr>
              <w:object w:dxaOrig="660" w:dyaOrig="400" w14:anchorId="184AEBA6">
                <v:shape id="_x0000_i2195" type="#_x0000_t75" style="width:33.55pt;height:21.95pt" o:ole="">
                  <v:imagedata r:id="rId2260" o:title=""/>
                </v:shape>
                <o:OLEObject Type="Embed" ProgID="Equation.DSMT4" ShapeID="_x0000_i2195" DrawAspect="Content" ObjectID="_1852642092" r:id="rId2261"/>
              </w:object>
            </w:r>
          </w:p>
        </w:tc>
        <w:tc>
          <w:tcPr>
            <w:tcW w:w="1171" w:type="pct"/>
            <w:vAlign w:val="center"/>
          </w:tcPr>
          <w:p w14:paraId="149A16E6"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库容式水电机组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的实际有功出力</w:t>
            </w:r>
          </w:p>
        </w:tc>
        <w:tc>
          <w:tcPr>
            <w:tcW w:w="393" w:type="pct"/>
            <w:vAlign w:val="center"/>
          </w:tcPr>
          <w:p w14:paraId="766D201C"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5375D8F8" w14:textId="77777777" w:rsidR="004D580C" w:rsidRPr="00E244B2" w:rsidRDefault="004D580C" w:rsidP="00166A8B">
            <w:pPr>
              <w:pStyle w:val="a8"/>
              <w:rPr>
                <w:color w:val="000000" w:themeColor="text1"/>
              </w:rPr>
            </w:pPr>
            <w:r w:rsidRPr="00E244B2">
              <w:rPr>
                <w:color w:val="000000" w:themeColor="text1"/>
              </w:rPr>
              <w:t>参与系统功率平衡、计算发电量与运行成本</w:t>
            </w:r>
          </w:p>
        </w:tc>
        <w:tc>
          <w:tcPr>
            <w:tcW w:w="812" w:type="pct"/>
            <w:vAlign w:val="center"/>
          </w:tcPr>
          <w:p w14:paraId="6B11733D" w14:textId="77777777" w:rsidR="004D580C" w:rsidRPr="00E244B2" w:rsidRDefault="004D580C" w:rsidP="00166A8B">
            <w:pPr>
              <w:pStyle w:val="a8"/>
              <w:rPr>
                <w:color w:val="000000" w:themeColor="text1"/>
              </w:rPr>
            </w:pPr>
            <w:r w:rsidRPr="00E244B2">
              <w:rPr>
                <w:color w:val="000000" w:themeColor="text1"/>
              </w:rPr>
              <w:t>[180, 200, 160]</w:t>
            </w:r>
          </w:p>
        </w:tc>
      </w:tr>
      <w:tr w:rsidR="004D580C" w:rsidRPr="00E244B2" w14:paraId="08577C2E" w14:textId="77777777" w:rsidTr="00004CB4">
        <w:tc>
          <w:tcPr>
            <w:tcW w:w="704" w:type="pct"/>
            <w:vAlign w:val="center"/>
          </w:tcPr>
          <w:p w14:paraId="7977535B" w14:textId="77777777" w:rsidR="004D580C" w:rsidRPr="00E244B2" w:rsidRDefault="004D580C" w:rsidP="00166A8B">
            <w:pPr>
              <w:pStyle w:val="a8"/>
              <w:rPr>
                <w:color w:val="000000" w:themeColor="text1"/>
              </w:rPr>
            </w:pPr>
            <w:r w:rsidRPr="00E244B2">
              <w:rPr>
                <w:color w:val="000000" w:themeColor="text1"/>
              </w:rPr>
              <w:t>向上旋转备用容量</w:t>
            </w:r>
          </w:p>
        </w:tc>
        <w:tc>
          <w:tcPr>
            <w:tcW w:w="1107" w:type="pct"/>
            <w:vAlign w:val="center"/>
          </w:tcPr>
          <w:p w14:paraId="71C5C77C" w14:textId="77777777" w:rsidR="004D580C" w:rsidRPr="00E244B2" w:rsidRDefault="004D580C" w:rsidP="00166A8B">
            <w:pPr>
              <w:pStyle w:val="a8"/>
              <w:rPr>
                <w:color w:val="000000" w:themeColor="text1"/>
              </w:rPr>
            </w:pPr>
            <w:r w:rsidRPr="00E244B2">
              <w:rPr>
                <w:color w:val="000000" w:themeColor="text1"/>
              </w:rPr>
              <w:object w:dxaOrig="660" w:dyaOrig="400" w14:anchorId="0D3EFD0D">
                <v:shape id="_x0000_i2196" type="#_x0000_t75" style="width:33.55pt;height:21.95pt" o:ole="">
                  <v:imagedata r:id="rId2262" o:title=""/>
                </v:shape>
                <o:OLEObject Type="Embed" ProgID="Equation.DSMT4" ShapeID="_x0000_i2196" DrawAspect="Content" ObjectID="_1852642093" r:id="rId2263"/>
              </w:object>
            </w:r>
          </w:p>
        </w:tc>
        <w:tc>
          <w:tcPr>
            <w:tcW w:w="1171" w:type="pct"/>
            <w:vAlign w:val="center"/>
          </w:tcPr>
          <w:p w14:paraId="4B82E2F2"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库容式水电机组预留的向上旋转备用容量</w:t>
            </w:r>
          </w:p>
        </w:tc>
        <w:tc>
          <w:tcPr>
            <w:tcW w:w="393" w:type="pct"/>
            <w:vAlign w:val="center"/>
          </w:tcPr>
          <w:p w14:paraId="77494457"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50CFA30F" w14:textId="77777777" w:rsidR="004D580C" w:rsidRPr="00E244B2" w:rsidRDefault="004D580C" w:rsidP="00166A8B">
            <w:pPr>
              <w:pStyle w:val="a8"/>
              <w:rPr>
                <w:color w:val="000000" w:themeColor="text1"/>
              </w:rPr>
            </w:pPr>
            <w:r w:rsidRPr="00E244B2">
              <w:rPr>
                <w:color w:val="000000" w:themeColor="text1"/>
              </w:rPr>
              <w:t>系统备用配置及安全校核</w:t>
            </w:r>
          </w:p>
        </w:tc>
        <w:tc>
          <w:tcPr>
            <w:tcW w:w="812" w:type="pct"/>
            <w:vAlign w:val="center"/>
          </w:tcPr>
          <w:p w14:paraId="48AF4E31" w14:textId="77777777" w:rsidR="004D580C" w:rsidRPr="00E244B2" w:rsidRDefault="004D580C" w:rsidP="00166A8B">
            <w:pPr>
              <w:pStyle w:val="a8"/>
              <w:rPr>
                <w:color w:val="000000" w:themeColor="text1"/>
              </w:rPr>
            </w:pPr>
            <w:r w:rsidRPr="00E244B2">
              <w:rPr>
                <w:color w:val="000000" w:themeColor="text1"/>
              </w:rPr>
              <w:t>[20, 30, 40]</w:t>
            </w:r>
          </w:p>
        </w:tc>
      </w:tr>
      <w:tr w:rsidR="004D580C" w:rsidRPr="00E244B2" w14:paraId="2DB0D9F9" w14:textId="77777777" w:rsidTr="00004CB4">
        <w:tc>
          <w:tcPr>
            <w:tcW w:w="704" w:type="pct"/>
            <w:vAlign w:val="center"/>
          </w:tcPr>
          <w:p w14:paraId="1F43A40A" w14:textId="77777777" w:rsidR="004D580C" w:rsidRPr="00E244B2" w:rsidRDefault="004D580C" w:rsidP="00166A8B">
            <w:pPr>
              <w:pStyle w:val="a8"/>
              <w:rPr>
                <w:color w:val="000000" w:themeColor="text1"/>
              </w:rPr>
            </w:pPr>
            <w:r w:rsidRPr="00E244B2">
              <w:rPr>
                <w:color w:val="000000" w:themeColor="text1"/>
              </w:rPr>
              <w:t>弃水电量</w:t>
            </w:r>
          </w:p>
        </w:tc>
        <w:tc>
          <w:tcPr>
            <w:tcW w:w="1107" w:type="pct"/>
            <w:vAlign w:val="center"/>
          </w:tcPr>
          <w:p w14:paraId="00F8D75F" w14:textId="77777777" w:rsidR="004D580C" w:rsidRPr="00E244B2" w:rsidRDefault="004D580C" w:rsidP="00166A8B">
            <w:pPr>
              <w:pStyle w:val="a8"/>
              <w:rPr>
                <w:color w:val="000000" w:themeColor="text1"/>
              </w:rPr>
            </w:pPr>
            <w:r w:rsidRPr="00E244B2">
              <w:rPr>
                <w:color w:val="000000" w:themeColor="text1"/>
              </w:rPr>
              <w:object w:dxaOrig="940" w:dyaOrig="400" w14:anchorId="447E829C">
                <v:shape id="_x0000_i2197" type="#_x0000_t75" style="width:47.6pt;height:21.95pt" o:ole="">
                  <v:imagedata r:id="rId2264" o:title=""/>
                </v:shape>
                <o:OLEObject Type="Embed" ProgID="Equation.DSMT4" ShapeID="_x0000_i2197" DrawAspect="Content" ObjectID="_1852642094" r:id="rId2265"/>
              </w:object>
            </w:r>
          </w:p>
        </w:tc>
        <w:tc>
          <w:tcPr>
            <w:tcW w:w="1171" w:type="pct"/>
            <w:vAlign w:val="center"/>
          </w:tcPr>
          <w:p w14:paraId="656B12C7" w14:textId="77777777" w:rsidR="004D580C" w:rsidRPr="00E244B2" w:rsidRDefault="004D580C" w:rsidP="00166A8B">
            <w:pPr>
              <w:pStyle w:val="a8"/>
              <w:rPr>
                <w:color w:val="000000" w:themeColor="text1"/>
              </w:rPr>
            </w:pPr>
            <w:r w:rsidRPr="00E244B2">
              <w:rPr>
                <w:color w:val="000000" w:themeColor="text1"/>
              </w:rPr>
              <w:t>调节周期</w:t>
            </w:r>
            <w:r w:rsidRPr="00E244B2">
              <w:rPr>
                <w:color w:val="000000" w:themeColor="text1"/>
              </w:rPr>
              <w:t> </w:t>
            </w:r>
            <m:oMath>
              <m:r>
                <w:rPr>
                  <w:rFonts w:ascii="Cambria Math" w:hAnsi="Cambria Math"/>
                  <w:color w:val="000000" w:themeColor="text1"/>
                </w:rPr>
                <m:t>k</m:t>
              </m:r>
            </m:oMath>
            <w:r w:rsidRPr="00E244B2">
              <w:rPr>
                <w:color w:val="000000" w:themeColor="text1"/>
              </w:rPr>
              <w:t> </w:t>
            </w:r>
            <w:r w:rsidRPr="00E244B2">
              <w:rPr>
                <w:color w:val="000000" w:themeColor="text1"/>
              </w:rPr>
              <w:t>内未利用的可发电量</w:t>
            </w:r>
          </w:p>
        </w:tc>
        <w:tc>
          <w:tcPr>
            <w:tcW w:w="393" w:type="pct"/>
            <w:vAlign w:val="center"/>
          </w:tcPr>
          <w:p w14:paraId="57BC5022" w14:textId="77777777" w:rsidR="004D580C" w:rsidRPr="00E244B2" w:rsidRDefault="004D580C" w:rsidP="00166A8B">
            <w:pPr>
              <w:pStyle w:val="a8"/>
              <w:rPr>
                <w:color w:val="000000" w:themeColor="text1"/>
              </w:rPr>
            </w:pPr>
            <w:r w:rsidRPr="00E244B2">
              <w:rPr>
                <w:color w:val="000000" w:themeColor="text1"/>
              </w:rPr>
              <w:t>MWh</w:t>
            </w:r>
          </w:p>
        </w:tc>
        <w:tc>
          <w:tcPr>
            <w:tcW w:w="813" w:type="pct"/>
            <w:vAlign w:val="center"/>
          </w:tcPr>
          <w:p w14:paraId="6E5B069C" w14:textId="77777777" w:rsidR="004D580C" w:rsidRPr="00E244B2" w:rsidRDefault="004D580C" w:rsidP="00166A8B">
            <w:pPr>
              <w:pStyle w:val="a8"/>
              <w:rPr>
                <w:color w:val="000000" w:themeColor="text1"/>
              </w:rPr>
            </w:pPr>
            <w:r w:rsidRPr="00E244B2">
              <w:rPr>
                <w:color w:val="000000" w:themeColor="text1"/>
              </w:rPr>
              <w:t>计算弃水惩罚成本</w:t>
            </w:r>
          </w:p>
        </w:tc>
        <w:tc>
          <w:tcPr>
            <w:tcW w:w="812" w:type="pct"/>
            <w:vAlign w:val="center"/>
          </w:tcPr>
          <w:p w14:paraId="35197BD8" w14:textId="77777777" w:rsidR="004D580C" w:rsidRPr="00E244B2" w:rsidRDefault="004D580C" w:rsidP="00166A8B">
            <w:pPr>
              <w:pStyle w:val="a8"/>
              <w:rPr>
                <w:color w:val="000000" w:themeColor="text1"/>
              </w:rPr>
            </w:pPr>
            <w:r w:rsidRPr="00E244B2">
              <w:rPr>
                <w:color w:val="000000" w:themeColor="text1"/>
              </w:rPr>
              <w:t>500</w:t>
            </w:r>
          </w:p>
        </w:tc>
      </w:tr>
      <w:tr w:rsidR="004D580C" w:rsidRPr="00E244B2" w14:paraId="319ED6AC" w14:textId="77777777" w:rsidTr="00004CB4">
        <w:tc>
          <w:tcPr>
            <w:tcW w:w="704" w:type="pct"/>
            <w:vAlign w:val="center"/>
          </w:tcPr>
          <w:p w14:paraId="74A6EA63" w14:textId="77777777" w:rsidR="004D580C" w:rsidRPr="00E244B2" w:rsidRDefault="004D580C" w:rsidP="00166A8B">
            <w:pPr>
              <w:pStyle w:val="a8"/>
              <w:rPr>
                <w:color w:val="000000" w:themeColor="text1"/>
              </w:rPr>
            </w:pPr>
            <w:r w:rsidRPr="00E244B2">
              <w:rPr>
                <w:color w:val="000000" w:themeColor="text1"/>
              </w:rPr>
              <w:t>弃水功率</w:t>
            </w:r>
          </w:p>
        </w:tc>
        <w:tc>
          <w:tcPr>
            <w:tcW w:w="1107" w:type="pct"/>
            <w:vAlign w:val="center"/>
          </w:tcPr>
          <w:p w14:paraId="427ADC5D" w14:textId="77777777" w:rsidR="004D580C" w:rsidRPr="00E244B2" w:rsidRDefault="004D580C" w:rsidP="00166A8B">
            <w:pPr>
              <w:pStyle w:val="a8"/>
              <w:rPr>
                <w:color w:val="000000" w:themeColor="text1"/>
              </w:rPr>
            </w:pPr>
            <w:r w:rsidRPr="00E244B2">
              <w:rPr>
                <w:color w:val="000000" w:themeColor="text1"/>
              </w:rPr>
              <w:object w:dxaOrig="920" w:dyaOrig="400" w14:anchorId="44657EED">
                <v:shape id="_x0000_i2198" type="#_x0000_t75" style="width:47.6pt;height:21.95pt" o:ole="">
                  <v:imagedata r:id="rId2266" o:title=""/>
                </v:shape>
                <o:OLEObject Type="Embed" ProgID="Equation.DSMT4" ShapeID="_x0000_i2198" DrawAspect="Content" ObjectID="_1852642095" r:id="rId2267"/>
              </w:object>
            </w:r>
          </w:p>
        </w:tc>
        <w:tc>
          <w:tcPr>
            <w:tcW w:w="1171" w:type="pct"/>
            <w:vAlign w:val="center"/>
          </w:tcPr>
          <w:p w14:paraId="7E64B41F"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未利用的可发功率</w:t>
            </w:r>
          </w:p>
        </w:tc>
        <w:tc>
          <w:tcPr>
            <w:tcW w:w="393" w:type="pct"/>
            <w:vAlign w:val="center"/>
          </w:tcPr>
          <w:p w14:paraId="785F0F61"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71DE01D5" w14:textId="77777777" w:rsidR="004D580C" w:rsidRPr="00E244B2" w:rsidRDefault="004D580C" w:rsidP="00166A8B">
            <w:pPr>
              <w:pStyle w:val="a8"/>
              <w:rPr>
                <w:color w:val="000000" w:themeColor="text1"/>
              </w:rPr>
            </w:pPr>
            <w:r w:rsidRPr="00E244B2">
              <w:rPr>
                <w:color w:val="000000" w:themeColor="text1"/>
              </w:rPr>
              <w:t>计算弃水惩罚成本</w:t>
            </w:r>
          </w:p>
        </w:tc>
        <w:tc>
          <w:tcPr>
            <w:tcW w:w="812" w:type="pct"/>
            <w:vAlign w:val="center"/>
          </w:tcPr>
          <w:p w14:paraId="6CF9437C" w14:textId="77777777" w:rsidR="004D580C" w:rsidRPr="00E244B2" w:rsidRDefault="004D580C" w:rsidP="00166A8B">
            <w:pPr>
              <w:pStyle w:val="a8"/>
              <w:rPr>
                <w:color w:val="000000" w:themeColor="text1"/>
              </w:rPr>
            </w:pPr>
            <w:r w:rsidRPr="00E244B2">
              <w:rPr>
                <w:color w:val="000000" w:themeColor="text1"/>
              </w:rPr>
              <w:t>[10, 0, 20]</w:t>
            </w:r>
          </w:p>
        </w:tc>
      </w:tr>
      <w:tr w:rsidR="004D580C" w:rsidRPr="00E244B2" w14:paraId="605384F4" w14:textId="77777777" w:rsidTr="00004CB4">
        <w:tc>
          <w:tcPr>
            <w:tcW w:w="704" w:type="pct"/>
            <w:vAlign w:val="center"/>
          </w:tcPr>
          <w:p w14:paraId="359E4A3E" w14:textId="77777777" w:rsidR="004D580C" w:rsidRPr="00E244B2" w:rsidRDefault="004D580C" w:rsidP="00166A8B">
            <w:pPr>
              <w:pStyle w:val="a8"/>
              <w:rPr>
                <w:color w:val="000000" w:themeColor="text1"/>
              </w:rPr>
            </w:pPr>
            <w:r w:rsidRPr="00E244B2">
              <w:rPr>
                <w:color w:val="000000" w:themeColor="text1"/>
              </w:rPr>
              <w:t>固定运维成本</w:t>
            </w:r>
          </w:p>
        </w:tc>
        <w:tc>
          <w:tcPr>
            <w:tcW w:w="1107" w:type="pct"/>
            <w:vAlign w:val="center"/>
          </w:tcPr>
          <w:p w14:paraId="14930A7D" w14:textId="77777777" w:rsidR="004D580C" w:rsidRPr="00E244B2" w:rsidRDefault="004D580C" w:rsidP="00166A8B">
            <w:pPr>
              <w:pStyle w:val="a8"/>
              <w:rPr>
                <w:color w:val="000000" w:themeColor="text1"/>
              </w:rPr>
            </w:pPr>
            <w:r w:rsidRPr="00E244B2">
              <w:rPr>
                <w:color w:val="000000" w:themeColor="text1"/>
              </w:rPr>
              <w:object w:dxaOrig="680" w:dyaOrig="380" w14:anchorId="04C3254A">
                <v:shape id="_x0000_i2199" type="#_x0000_t75" style="width:32.95pt;height:21.95pt" o:ole="">
                  <v:imagedata r:id="rId2268" o:title=""/>
                </v:shape>
                <o:OLEObject Type="Embed" ProgID="Equation.DSMT4" ShapeID="_x0000_i2199" DrawAspect="Content" ObjectID="_1852642096" r:id="rId2269"/>
              </w:object>
            </w:r>
          </w:p>
        </w:tc>
        <w:tc>
          <w:tcPr>
            <w:tcW w:w="1171" w:type="pct"/>
            <w:vAlign w:val="center"/>
          </w:tcPr>
          <w:p w14:paraId="68060858" w14:textId="77777777" w:rsidR="004D580C" w:rsidRPr="00E244B2" w:rsidRDefault="004D580C" w:rsidP="00166A8B">
            <w:pPr>
              <w:pStyle w:val="a8"/>
              <w:rPr>
                <w:color w:val="000000" w:themeColor="text1"/>
              </w:rPr>
            </w:pPr>
            <w:r w:rsidRPr="00E244B2">
              <w:rPr>
                <w:color w:val="000000" w:themeColor="text1"/>
              </w:rPr>
              <w:t>大区域</w:t>
            </w:r>
            <w:r w:rsidRPr="00E244B2">
              <w:rPr>
                <w:color w:val="000000" w:themeColor="text1"/>
              </w:rPr>
              <w:t> </w:t>
            </w:r>
            <m:oMath>
              <m:r>
                <w:rPr>
                  <w:rFonts w:ascii="Cambria Math" w:hAnsi="Cambria Math"/>
                  <w:color w:val="000000" w:themeColor="text1"/>
                </w:rPr>
                <m:t>a</m:t>
              </m:r>
            </m:oMath>
            <w:r w:rsidRPr="00E244B2">
              <w:rPr>
                <w:color w:val="000000" w:themeColor="text1"/>
              </w:rPr>
              <w:t> </w:t>
            </w:r>
            <w:r w:rsidRPr="00E244B2">
              <w:rPr>
                <w:color w:val="000000" w:themeColor="text1"/>
              </w:rPr>
              <w:t>内库容式水电总固定运行维护成本</w:t>
            </w:r>
          </w:p>
        </w:tc>
        <w:tc>
          <w:tcPr>
            <w:tcW w:w="393" w:type="pct"/>
            <w:vAlign w:val="center"/>
          </w:tcPr>
          <w:p w14:paraId="4A7AF4E1"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6A113E91" w14:textId="77777777" w:rsidR="004D580C" w:rsidRPr="00E244B2" w:rsidRDefault="004D580C" w:rsidP="00166A8B">
            <w:pPr>
              <w:pStyle w:val="a8"/>
              <w:rPr>
                <w:color w:val="000000" w:themeColor="text1"/>
              </w:rPr>
            </w:pPr>
            <w:r w:rsidRPr="00E244B2">
              <w:rPr>
                <w:color w:val="000000" w:themeColor="text1"/>
              </w:rPr>
              <w:t>运行成本核算</w:t>
            </w:r>
          </w:p>
        </w:tc>
        <w:tc>
          <w:tcPr>
            <w:tcW w:w="812" w:type="pct"/>
            <w:vAlign w:val="center"/>
          </w:tcPr>
          <w:p w14:paraId="329A30EB" w14:textId="77777777" w:rsidR="004D580C" w:rsidRPr="00E244B2" w:rsidRDefault="004D580C" w:rsidP="00166A8B">
            <w:pPr>
              <w:pStyle w:val="a8"/>
              <w:rPr>
                <w:color w:val="000000" w:themeColor="text1"/>
              </w:rPr>
            </w:pPr>
            <w:r w:rsidRPr="00E244B2">
              <w:rPr>
                <w:color w:val="000000" w:themeColor="text1"/>
              </w:rPr>
              <w:t>3.0×10⁷</w:t>
            </w:r>
          </w:p>
        </w:tc>
      </w:tr>
      <w:tr w:rsidR="004D580C" w:rsidRPr="00E244B2" w14:paraId="765CEE4D" w14:textId="77777777" w:rsidTr="00004CB4">
        <w:tc>
          <w:tcPr>
            <w:tcW w:w="704" w:type="pct"/>
            <w:vAlign w:val="center"/>
          </w:tcPr>
          <w:p w14:paraId="7F207FD2" w14:textId="77777777" w:rsidR="004D580C" w:rsidRPr="00E244B2" w:rsidRDefault="004D580C" w:rsidP="00166A8B">
            <w:pPr>
              <w:pStyle w:val="a8"/>
              <w:rPr>
                <w:color w:val="000000" w:themeColor="text1"/>
              </w:rPr>
            </w:pPr>
            <w:r w:rsidRPr="00E244B2">
              <w:rPr>
                <w:color w:val="000000" w:themeColor="text1"/>
              </w:rPr>
              <w:t>弃水惩罚成本</w:t>
            </w:r>
          </w:p>
        </w:tc>
        <w:tc>
          <w:tcPr>
            <w:tcW w:w="1107" w:type="pct"/>
            <w:vAlign w:val="center"/>
          </w:tcPr>
          <w:p w14:paraId="1CD48CCF" w14:textId="77777777" w:rsidR="004D580C" w:rsidRPr="00E244B2" w:rsidRDefault="004D580C" w:rsidP="00166A8B">
            <w:pPr>
              <w:pStyle w:val="a8"/>
              <w:rPr>
                <w:color w:val="000000" w:themeColor="text1"/>
              </w:rPr>
            </w:pPr>
            <w:r w:rsidRPr="00E244B2">
              <w:rPr>
                <w:color w:val="000000" w:themeColor="text1"/>
              </w:rPr>
              <w:object w:dxaOrig="720" w:dyaOrig="380" w14:anchorId="4D7A3D88">
                <v:shape id="_x0000_i2200" type="#_x0000_t75" style="width:38.45pt;height:21.95pt" o:ole="">
                  <v:imagedata r:id="rId2270" o:title=""/>
                </v:shape>
                <o:OLEObject Type="Embed" ProgID="Equation.DSMT4" ShapeID="_x0000_i2200" DrawAspect="Content" ObjectID="_1852642097" r:id="rId2271"/>
              </w:object>
            </w:r>
          </w:p>
        </w:tc>
        <w:tc>
          <w:tcPr>
            <w:tcW w:w="1171" w:type="pct"/>
            <w:vAlign w:val="center"/>
          </w:tcPr>
          <w:p w14:paraId="212A9BDF" w14:textId="77777777" w:rsidR="004D580C" w:rsidRPr="00E244B2" w:rsidRDefault="004D580C" w:rsidP="00166A8B">
            <w:pPr>
              <w:pStyle w:val="a8"/>
              <w:rPr>
                <w:color w:val="000000" w:themeColor="text1"/>
              </w:rPr>
            </w:pPr>
            <w:r w:rsidRPr="00E244B2">
              <w:rPr>
                <w:color w:val="000000" w:themeColor="text1"/>
              </w:rPr>
              <w:t>大区域</w:t>
            </w:r>
            <w:r w:rsidRPr="00E244B2">
              <w:rPr>
                <w:color w:val="000000" w:themeColor="text1"/>
              </w:rPr>
              <w:t> </w:t>
            </w:r>
            <m:oMath>
              <m:r>
                <w:rPr>
                  <w:rFonts w:ascii="Cambria Math" w:hAnsi="Cambria Math"/>
                  <w:color w:val="000000" w:themeColor="text1"/>
                </w:rPr>
                <m:t>a</m:t>
              </m:r>
            </m:oMath>
            <w:r w:rsidRPr="00E244B2">
              <w:rPr>
                <w:color w:val="000000" w:themeColor="text1"/>
              </w:rPr>
              <w:t> </w:t>
            </w:r>
            <w:r w:rsidRPr="00E244B2">
              <w:rPr>
                <w:color w:val="000000" w:themeColor="text1"/>
              </w:rPr>
              <w:t>内库容式水电弃水惩罚成本</w:t>
            </w:r>
          </w:p>
        </w:tc>
        <w:tc>
          <w:tcPr>
            <w:tcW w:w="393" w:type="pct"/>
            <w:vAlign w:val="center"/>
          </w:tcPr>
          <w:p w14:paraId="7AAA761A"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7881B735" w14:textId="77777777" w:rsidR="004D580C" w:rsidRPr="00E244B2" w:rsidRDefault="004D580C" w:rsidP="00166A8B">
            <w:pPr>
              <w:pStyle w:val="a8"/>
              <w:rPr>
                <w:color w:val="000000" w:themeColor="text1"/>
              </w:rPr>
            </w:pPr>
            <w:r w:rsidRPr="00E244B2">
              <w:rPr>
                <w:color w:val="000000" w:themeColor="text1"/>
              </w:rPr>
              <w:t>进入系统总运行成本</w:t>
            </w:r>
          </w:p>
        </w:tc>
        <w:tc>
          <w:tcPr>
            <w:tcW w:w="812" w:type="pct"/>
            <w:vAlign w:val="center"/>
          </w:tcPr>
          <w:p w14:paraId="235E5E86" w14:textId="77777777" w:rsidR="004D580C" w:rsidRPr="00E244B2" w:rsidRDefault="004D580C" w:rsidP="00166A8B">
            <w:pPr>
              <w:pStyle w:val="a8"/>
              <w:rPr>
                <w:color w:val="000000" w:themeColor="text1"/>
              </w:rPr>
            </w:pPr>
            <w:r w:rsidRPr="00E244B2">
              <w:rPr>
                <w:color w:val="000000" w:themeColor="text1"/>
              </w:rPr>
              <w:t>5.0×10⁴</w:t>
            </w:r>
          </w:p>
        </w:tc>
      </w:tr>
    </w:tbl>
    <w:p w14:paraId="662F05F1" w14:textId="77777777" w:rsidR="004D580C" w:rsidRPr="00E244B2" w:rsidRDefault="004D580C" w:rsidP="004D580C">
      <w:pPr>
        <w:ind w:firstLine="480"/>
        <w:rPr>
          <w:color w:val="000000" w:themeColor="text1"/>
        </w:rPr>
      </w:pPr>
    </w:p>
    <w:p w14:paraId="3503E610" w14:textId="77777777" w:rsidR="004D580C" w:rsidRPr="00E244B2" w:rsidRDefault="004D580C" w:rsidP="004D580C">
      <w:pPr>
        <w:ind w:firstLine="480"/>
        <w:rPr>
          <w:color w:val="000000" w:themeColor="text1"/>
        </w:rPr>
      </w:pPr>
    </w:p>
    <w:p w14:paraId="719DC2C9" w14:textId="77777777" w:rsidR="004D580C" w:rsidRPr="00E244B2" w:rsidRDefault="004D580C" w:rsidP="004D580C">
      <w:pPr>
        <w:pStyle w:val="20"/>
        <w:rPr>
          <w:color w:val="000000" w:themeColor="text1"/>
        </w:rPr>
      </w:pPr>
      <w:r w:rsidRPr="00E244B2">
        <w:rPr>
          <w:color w:val="000000" w:themeColor="text1"/>
        </w:rPr>
        <w:lastRenderedPageBreak/>
        <w:t>电化学储能运行模型</w:t>
      </w:r>
    </w:p>
    <w:p w14:paraId="4C468417"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1844C336" w14:textId="77777777" w:rsidTr="00004CB4">
        <w:trPr>
          <w:tblHeader/>
        </w:trPr>
        <w:tc>
          <w:tcPr>
            <w:tcW w:w="833" w:type="pct"/>
            <w:shd w:val="clear" w:color="auto" w:fill="E8EEF5"/>
            <w:tcMar>
              <w:top w:w="100" w:type="dxa"/>
              <w:left w:w="120" w:type="dxa"/>
              <w:bottom w:w="100" w:type="dxa"/>
              <w:right w:w="120" w:type="dxa"/>
            </w:tcMar>
            <w:vAlign w:val="center"/>
          </w:tcPr>
          <w:p w14:paraId="484655EC"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4D5B2A55"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3D73D26D"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1F5C6762"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36F6CE87"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355DE62A"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6E5399EB"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5ACF59BB" w14:textId="77777777" w:rsidTr="00004CB4">
        <w:tc>
          <w:tcPr>
            <w:tcW w:w="833" w:type="pct"/>
            <w:vAlign w:val="center"/>
          </w:tcPr>
          <w:p w14:paraId="2101A564" w14:textId="77777777" w:rsidR="004D580C" w:rsidRPr="00E244B2" w:rsidRDefault="004D580C" w:rsidP="00166A8B">
            <w:pPr>
              <w:pStyle w:val="a8"/>
              <w:rPr>
                <w:color w:val="000000" w:themeColor="text1"/>
              </w:rPr>
            </w:pPr>
            <w:r w:rsidRPr="00E244B2">
              <w:rPr>
                <w:color w:val="000000" w:themeColor="text1"/>
              </w:rPr>
              <w:t>额定容量</w:t>
            </w:r>
          </w:p>
        </w:tc>
        <w:tc>
          <w:tcPr>
            <w:tcW w:w="876" w:type="pct"/>
            <w:vAlign w:val="center"/>
          </w:tcPr>
          <w:p w14:paraId="5732BEB3" w14:textId="77777777" w:rsidR="004D580C" w:rsidRPr="00E244B2" w:rsidRDefault="004D580C" w:rsidP="00166A8B">
            <w:pPr>
              <w:pStyle w:val="a8"/>
              <w:rPr>
                <w:color w:val="000000" w:themeColor="text1"/>
              </w:rPr>
            </w:pPr>
            <w:r w:rsidRPr="00E244B2">
              <w:rPr>
                <w:color w:val="000000" w:themeColor="text1"/>
              </w:rPr>
              <w:object w:dxaOrig="520" w:dyaOrig="400" w14:anchorId="65976657">
                <v:shape id="_x0000_i2201" type="#_x0000_t75" style="width:24.4pt;height:21.95pt" o:ole="">
                  <v:imagedata r:id="rId2272" o:title=""/>
                </v:shape>
                <o:OLEObject Type="Embed" ProgID="Equation.DSMT4" ShapeID="_x0000_i2201" DrawAspect="Content" ObjectID="_1852642098" r:id="rId2273"/>
              </w:object>
            </w:r>
          </w:p>
        </w:tc>
        <w:tc>
          <w:tcPr>
            <w:tcW w:w="1139" w:type="pct"/>
            <w:vAlign w:val="center"/>
          </w:tcPr>
          <w:p w14:paraId="50CABCE8" w14:textId="77777777" w:rsidR="004D580C" w:rsidRPr="00E244B2" w:rsidRDefault="004D580C" w:rsidP="00166A8B">
            <w:pPr>
              <w:pStyle w:val="a8"/>
              <w:rPr>
                <w:color w:val="000000" w:themeColor="text1"/>
              </w:rPr>
            </w:pPr>
            <w:r w:rsidRPr="00E244B2">
              <w:rPr>
                <w:color w:val="000000" w:themeColor="text1"/>
              </w:rPr>
              <w:t>电化学储能设备</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的额定能量容量</w:t>
            </w:r>
          </w:p>
        </w:tc>
        <w:tc>
          <w:tcPr>
            <w:tcW w:w="441" w:type="pct"/>
            <w:vAlign w:val="center"/>
          </w:tcPr>
          <w:p w14:paraId="0CBDEEFE"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6D865086"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54CC251B" w14:textId="77777777" w:rsidR="004D580C" w:rsidRPr="00E244B2" w:rsidRDefault="004D580C" w:rsidP="00166A8B">
            <w:pPr>
              <w:pStyle w:val="a8"/>
              <w:rPr>
                <w:color w:val="000000" w:themeColor="text1"/>
              </w:rPr>
            </w:pPr>
          </w:p>
        </w:tc>
        <w:tc>
          <w:tcPr>
            <w:tcW w:w="671" w:type="pct"/>
            <w:vAlign w:val="center"/>
          </w:tcPr>
          <w:p w14:paraId="36B86389" w14:textId="77777777" w:rsidR="004D580C" w:rsidRPr="00E244B2" w:rsidRDefault="004D580C" w:rsidP="00166A8B">
            <w:pPr>
              <w:pStyle w:val="a8"/>
              <w:rPr>
                <w:color w:val="000000" w:themeColor="text1"/>
              </w:rPr>
            </w:pPr>
            <w:r w:rsidRPr="00E244B2">
              <w:rPr>
                <w:color w:val="000000" w:themeColor="text1"/>
              </w:rPr>
              <w:t>100</w:t>
            </w:r>
          </w:p>
        </w:tc>
      </w:tr>
      <w:tr w:rsidR="004D580C" w:rsidRPr="00E244B2" w14:paraId="1CE29581" w14:textId="77777777" w:rsidTr="00004CB4">
        <w:tc>
          <w:tcPr>
            <w:tcW w:w="833" w:type="pct"/>
            <w:vAlign w:val="center"/>
          </w:tcPr>
          <w:p w14:paraId="5FB24867" w14:textId="77777777" w:rsidR="004D580C" w:rsidRPr="00E244B2" w:rsidRDefault="004D580C" w:rsidP="00166A8B">
            <w:pPr>
              <w:pStyle w:val="a8"/>
              <w:rPr>
                <w:color w:val="000000" w:themeColor="text1"/>
              </w:rPr>
            </w:pPr>
            <w:r w:rsidRPr="00E244B2">
              <w:rPr>
                <w:color w:val="000000" w:themeColor="text1"/>
              </w:rPr>
              <w:t>额定有功功率</w:t>
            </w:r>
          </w:p>
        </w:tc>
        <w:tc>
          <w:tcPr>
            <w:tcW w:w="876" w:type="pct"/>
            <w:vAlign w:val="center"/>
          </w:tcPr>
          <w:p w14:paraId="55907FB8" w14:textId="77777777" w:rsidR="004D580C" w:rsidRPr="00E244B2" w:rsidRDefault="004D580C" w:rsidP="00166A8B">
            <w:pPr>
              <w:pStyle w:val="a8"/>
              <w:rPr>
                <w:color w:val="000000" w:themeColor="text1"/>
              </w:rPr>
            </w:pPr>
            <w:r w:rsidRPr="00E244B2">
              <w:rPr>
                <w:color w:val="000000" w:themeColor="text1"/>
              </w:rPr>
              <w:object w:dxaOrig="480" w:dyaOrig="400" w14:anchorId="7C3E12EF">
                <v:shape id="_x0000_i2202" type="#_x0000_t75" style="width:24.4pt;height:21.95pt" o:ole="">
                  <v:imagedata r:id="rId2274" o:title=""/>
                </v:shape>
                <o:OLEObject Type="Embed" ProgID="Equation.DSMT4" ShapeID="_x0000_i2202" DrawAspect="Content" ObjectID="_1852642099" r:id="rId2275"/>
              </w:object>
            </w:r>
          </w:p>
        </w:tc>
        <w:tc>
          <w:tcPr>
            <w:tcW w:w="1139" w:type="pct"/>
            <w:vAlign w:val="center"/>
          </w:tcPr>
          <w:p w14:paraId="238089B1" w14:textId="77777777" w:rsidR="004D580C" w:rsidRPr="00E244B2" w:rsidRDefault="004D580C" w:rsidP="00166A8B">
            <w:pPr>
              <w:pStyle w:val="a8"/>
              <w:rPr>
                <w:color w:val="000000" w:themeColor="text1"/>
              </w:rPr>
            </w:pPr>
            <w:r w:rsidRPr="00E244B2">
              <w:rPr>
                <w:color w:val="000000" w:themeColor="text1"/>
              </w:rPr>
              <w:t>电化学储能设备</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的额定有功功率</w:t>
            </w:r>
          </w:p>
        </w:tc>
        <w:tc>
          <w:tcPr>
            <w:tcW w:w="441" w:type="pct"/>
            <w:vAlign w:val="center"/>
          </w:tcPr>
          <w:p w14:paraId="152F0898"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48697906"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1154B1CD" w14:textId="77777777" w:rsidR="004D580C" w:rsidRPr="00E244B2" w:rsidRDefault="004D580C" w:rsidP="00166A8B">
            <w:pPr>
              <w:pStyle w:val="a8"/>
              <w:rPr>
                <w:color w:val="000000" w:themeColor="text1"/>
              </w:rPr>
            </w:pPr>
          </w:p>
        </w:tc>
        <w:tc>
          <w:tcPr>
            <w:tcW w:w="671" w:type="pct"/>
            <w:vAlign w:val="center"/>
          </w:tcPr>
          <w:p w14:paraId="7935B80C"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6EACAF78" w14:textId="77777777" w:rsidTr="00004CB4">
        <w:tc>
          <w:tcPr>
            <w:tcW w:w="833" w:type="pct"/>
            <w:vAlign w:val="center"/>
          </w:tcPr>
          <w:p w14:paraId="3B8E3421" w14:textId="77777777" w:rsidR="004D580C" w:rsidRPr="00E244B2" w:rsidRDefault="004D580C" w:rsidP="00166A8B">
            <w:pPr>
              <w:pStyle w:val="a8"/>
              <w:rPr>
                <w:color w:val="000000" w:themeColor="text1"/>
              </w:rPr>
            </w:pPr>
            <w:r w:rsidRPr="00E244B2">
              <w:rPr>
                <w:color w:val="000000" w:themeColor="text1"/>
              </w:rPr>
              <w:t>SOC</w:t>
            </w:r>
            <w:r w:rsidRPr="00E244B2">
              <w:rPr>
                <w:color w:val="000000" w:themeColor="text1"/>
              </w:rPr>
              <w:t>下限</w:t>
            </w:r>
          </w:p>
        </w:tc>
        <w:tc>
          <w:tcPr>
            <w:tcW w:w="876" w:type="pct"/>
            <w:vAlign w:val="center"/>
          </w:tcPr>
          <w:p w14:paraId="5972ADA7" w14:textId="77777777" w:rsidR="004D580C" w:rsidRPr="00E244B2" w:rsidRDefault="004D580C" w:rsidP="00166A8B">
            <w:pPr>
              <w:pStyle w:val="a8"/>
              <w:rPr>
                <w:color w:val="000000" w:themeColor="text1"/>
              </w:rPr>
            </w:pPr>
            <w:r w:rsidRPr="00E244B2">
              <w:rPr>
                <w:color w:val="000000" w:themeColor="text1"/>
              </w:rPr>
              <w:object w:dxaOrig="780" w:dyaOrig="400" w14:anchorId="74695A46">
                <v:shape id="_x0000_i2203" type="#_x0000_t75" style="width:38.45pt;height:21.95pt" o:ole="">
                  <v:imagedata r:id="rId2276" o:title=""/>
                </v:shape>
                <o:OLEObject Type="Embed" ProgID="Equation.DSMT4" ShapeID="_x0000_i2203" DrawAspect="Content" ObjectID="_1852642100" r:id="rId2277"/>
              </w:object>
            </w:r>
          </w:p>
        </w:tc>
        <w:tc>
          <w:tcPr>
            <w:tcW w:w="1139" w:type="pct"/>
            <w:vAlign w:val="center"/>
          </w:tcPr>
          <w:p w14:paraId="1F7CCD71" w14:textId="77777777" w:rsidR="004D580C" w:rsidRPr="00E244B2" w:rsidRDefault="004D580C" w:rsidP="00166A8B">
            <w:pPr>
              <w:pStyle w:val="a8"/>
              <w:rPr>
                <w:color w:val="000000" w:themeColor="text1"/>
              </w:rPr>
            </w:pPr>
            <w:r w:rsidRPr="00E244B2">
              <w:rPr>
                <w:color w:val="000000" w:themeColor="text1"/>
              </w:rPr>
              <w:t>电化学储能允许的最小荷电状态</w:t>
            </w:r>
          </w:p>
        </w:tc>
        <w:tc>
          <w:tcPr>
            <w:tcW w:w="441" w:type="pct"/>
            <w:vAlign w:val="center"/>
          </w:tcPr>
          <w:p w14:paraId="11E21F80"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2ADF34DD" w14:textId="77777777" w:rsidR="004D580C" w:rsidRPr="00E244B2" w:rsidRDefault="004D580C" w:rsidP="00166A8B">
            <w:pPr>
              <w:pStyle w:val="a8"/>
              <w:rPr>
                <w:color w:val="000000" w:themeColor="text1"/>
              </w:rPr>
            </w:pPr>
            <w:r w:rsidRPr="00E244B2">
              <w:rPr>
                <w:color w:val="000000" w:themeColor="text1"/>
              </w:rPr>
              <w:t>设备技术参数</w:t>
            </w:r>
            <w:r w:rsidRPr="00E244B2">
              <w:rPr>
                <w:color w:val="000000" w:themeColor="text1"/>
              </w:rPr>
              <w:t>/</w:t>
            </w:r>
            <w:r w:rsidRPr="00E244B2">
              <w:rPr>
                <w:color w:val="000000" w:themeColor="text1"/>
              </w:rPr>
              <w:t>运行要求</w:t>
            </w:r>
          </w:p>
        </w:tc>
        <w:tc>
          <w:tcPr>
            <w:tcW w:w="450" w:type="pct"/>
            <w:vAlign w:val="center"/>
          </w:tcPr>
          <w:p w14:paraId="4FFBC113"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082AD7FD" w14:textId="77777777" w:rsidR="004D580C" w:rsidRPr="00E244B2" w:rsidRDefault="004D580C" w:rsidP="00166A8B">
            <w:pPr>
              <w:pStyle w:val="a8"/>
              <w:rPr>
                <w:color w:val="000000" w:themeColor="text1"/>
              </w:rPr>
            </w:pPr>
            <w:r w:rsidRPr="00E244B2">
              <w:rPr>
                <w:color w:val="000000" w:themeColor="text1"/>
              </w:rPr>
              <w:t>0.1</w:t>
            </w:r>
          </w:p>
        </w:tc>
      </w:tr>
      <w:tr w:rsidR="004D580C" w:rsidRPr="00E244B2" w14:paraId="52992B0B" w14:textId="77777777" w:rsidTr="00004CB4">
        <w:tc>
          <w:tcPr>
            <w:tcW w:w="833" w:type="pct"/>
            <w:vAlign w:val="center"/>
          </w:tcPr>
          <w:p w14:paraId="71D46F06" w14:textId="77777777" w:rsidR="004D580C" w:rsidRPr="00E244B2" w:rsidRDefault="004D580C" w:rsidP="00166A8B">
            <w:pPr>
              <w:pStyle w:val="a8"/>
              <w:rPr>
                <w:color w:val="000000" w:themeColor="text1"/>
              </w:rPr>
            </w:pPr>
            <w:r w:rsidRPr="00E244B2">
              <w:rPr>
                <w:color w:val="000000" w:themeColor="text1"/>
              </w:rPr>
              <w:t>SOC</w:t>
            </w:r>
            <w:r w:rsidRPr="00E244B2">
              <w:rPr>
                <w:color w:val="000000" w:themeColor="text1"/>
              </w:rPr>
              <w:t>上限</w:t>
            </w:r>
          </w:p>
        </w:tc>
        <w:tc>
          <w:tcPr>
            <w:tcW w:w="876" w:type="pct"/>
            <w:vAlign w:val="center"/>
          </w:tcPr>
          <w:p w14:paraId="7DB430B0" w14:textId="77777777" w:rsidR="004D580C" w:rsidRPr="00E244B2" w:rsidRDefault="004D580C" w:rsidP="00166A8B">
            <w:pPr>
              <w:pStyle w:val="a8"/>
              <w:rPr>
                <w:color w:val="000000" w:themeColor="text1"/>
              </w:rPr>
            </w:pPr>
            <w:r w:rsidRPr="00E244B2">
              <w:rPr>
                <w:color w:val="000000" w:themeColor="text1"/>
              </w:rPr>
              <w:object w:dxaOrig="780" w:dyaOrig="400" w14:anchorId="08B92E96">
                <v:shape id="_x0000_i2204" type="#_x0000_t75" style="width:38.45pt;height:21.95pt" o:ole="">
                  <v:imagedata r:id="rId2278" o:title=""/>
                </v:shape>
                <o:OLEObject Type="Embed" ProgID="Equation.DSMT4" ShapeID="_x0000_i2204" DrawAspect="Content" ObjectID="_1852642101" r:id="rId2279"/>
              </w:object>
            </w:r>
          </w:p>
        </w:tc>
        <w:tc>
          <w:tcPr>
            <w:tcW w:w="1139" w:type="pct"/>
            <w:vAlign w:val="center"/>
          </w:tcPr>
          <w:p w14:paraId="04BCC55B" w14:textId="77777777" w:rsidR="004D580C" w:rsidRPr="00E244B2" w:rsidRDefault="004D580C" w:rsidP="00166A8B">
            <w:pPr>
              <w:pStyle w:val="a8"/>
              <w:rPr>
                <w:color w:val="000000" w:themeColor="text1"/>
              </w:rPr>
            </w:pPr>
            <w:r w:rsidRPr="00E244B2">
              <w:rPr>
                <w:color w:val="000000" w:themeColor="text1"/>
              </w:rPr>
              <w:t>电化学储能允许的最大荷电状态</w:t>
            </w:r>
          </w:p>
        </w:tc>
        <w:tc>
          <w:tcPr>
            <w:tcW w:w="441" w:type="pct"/>
            <w:vAlign w:val="center"/>
          </w:tcPr>
          <w:p w14:paraId="58EBD972"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6B01DCC1" w14:textId="77777777" w:rsidR="004D580C" w:rsidRPr="00E244B2" w:rsidRDefault="004D580C" w:rsidP="00166A8B">
            <w:pPr>
              <w:pStyle w:val="a8"/>
              <w:rPr>
                <w:color w:val="000000" w:themeColor="text1"/>
              </w:rPr>
            </w:pPr>
            <w:r w:rsidRPr="00E244B2">
              <w:rPr>
                <w:color w:val="000000" w:themeColor="text1"/>
              </w:rPr>
              <w:t>设备技术参数</w:t>
            </w:r>
            <w:r w:rsidRPr="00E244B2">
              <w:rPr>
                <w:color w:val="000000" w:themeColor="text1"/>
              </w:rPr>
              <w:t>/</w:t>
            </w:r>
            <w:r w:rsidRPr="00E244B2">
              <w:rPr>
                <w:color w:val="000000" w:themeColor="text1"/>
              </w:rPr>
              <w:t>运行要求</w:t>
            </w:r>
          </w:p>
        </w:tc>
        <w:tc>
          <w:tcPr>
            <w:tcW w:w="450" w:type="pct"/>
            <w:vAlign w:val="center"/>
          </w:tcPr>
          <w:p w14:paraId="417EB8FF"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58BE33B" w14:textId="77777777" w:rsidR="004D580C" w:rsidRPr="00E244B2" w:rsidRDefault="004D580C" w:rsidP="00166A8B">
            <w:pPr>
              <w:pStyle w:val="a8"/>
              <w:rPr>
                <w:color w:val="000000" w:themeColor="text1"/>
              </w:rPr>
            </w:pPr>
            <w:r w:rsidRPr="00E244B2">
              <w:rPr>
                <w:color w:val="000000" w:themeColor="text1"/>
              </w:rPr>
              <w:t>0.9</w:t>
            </w:r>
          </w:p>
        </w:tc>
      </w:tr>
      <w:tr w:rsidR="004D580C" w:rsidRPr="00E244B2" w14:paraId="1A211EB6" w14:textId="77777777" w:rsidTr="00004CB4">
        <w:tc>
          <w:tcPr>
            <w:tcW w:w="833" w:type="pct"/>
            <w:vAlign w:val="center"/>
          </w:tcPr>
          <w:p w14:paraId="59153251" w14:textId="77777777" w:rsidR="004D580C" w:rsidRPr="00E244B2" w:rsidRDefault="004D580C" w:rsidP="00166A8B">
            <w:pPr>
              <w:pStyle w:val="a8"/>
              <w:rPr>
                <w:color w:val="000000" w:themeColor="text1"/>
              </w:rPr>
            </w:pPr>
            <w:r w:rsidRPr="00E244B2">
              <w:rPr>
                <w:color w:val="000000" w:themeColor="text1"/>
              </w:rPr>
              <w:t>充电效率</w:t>
            </w:r>
          </w:p>
        </w:tc>
        <w:tc>
          <w:tcPr>
            <w:tcW w:w="876" w:type="pct"/>
            <w:vAlign w:val="center"/>
          </w:tcPr>
          <w:p w14:paraId="1D3827CB" w14:textId="77777777" w:rsidR="004D580C" w:rsidRPr="00E244B2" w:rsidRDefault="004D580C" w:rsidP="00166A8B">
            <w:pPr>
              <w:pStyle w:val="a8"/>
              <w:rPr>
                <w:color w:val="000000" w:themeColor="text1"/>
              </w:rPr>
            </w:pPr>
            <w:r w:rsidRPr="00E244B2">
              <w:rPr>
                <w:color w:val="000000" w:themeColor="text1"/>
              </w:rPr>
              <w:object w:dxaOrig="480" w:dyaOrig="400" w14:anchorId="433CED69">
                <v:shape id="_x0000_i2205" type="#_x0000_t75" style="width:24.4pt;height:21.95pt" o:ole="">
                  <v:imagedata r:id="rId2280" o:title=""/>
                </v:shape>
                <o:OLEObject Type="Embed" ProgID="Equation.DSMT4" ShapeID="_x0000_i2205" DrawAspect="Content" ObjectID="_1852642102" r:id="rId2281"/>
              </w:object>
            </w:r>
          </w:p>
        </w:tc>
        <w:tc>
          <w:tcPr>
            <w:tcW w:w="1139" w:type="pct"/>
            <w:vAlign w:val="center"/>
          </w:tcPr>
          <w:p w14:paraId="0E5B4C79" w14:textId="77777777" w:rsidR="004D580C" w:rsidRPr="00E244B2" w:rsidRDefault="004D580C" w:rsidP="00166A8B">
            <w:pPr>
              <w:pStyle w:val="a8"/>
              <w:rPr>
                <w:color w:val="000000" w:themeColor="text1"/>
              </w:rPr>
            </w:pPr>
            <w:r w:rsidRPr="00E244B2">
              <w:rPr>
                <w:color w:val="000000" w:themeColor="text1"/>
              </w:rPr>
              <w:t>电化学储能充电效率</w:t>
            </w:r>
          </w:p>
        </w:tc>
        <w:tc>
          <w:tcPr>
            <w:tcW w:w="441" w:type="pct"/>
            <w:vAlign w:val="center"/>
          </w:tcPr>
          <w:p w14:paraId="5F917A7F"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6B155158"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2BDE9CCC"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6321375" w14:textId="77777777" w:rsidR="004D580C" w:rsidRPr="00E244B2" w:rsidRDefault="004D580C" w:rsidP="00166A8B">
            <w:pPr>
              <w:pStyle w:val="a8"/>
              <w:rPr>
                <w:color w:val="000000" w:themeColor="text1"/>
              </w:rPr>
            </w:pPr>
            <w:r w:rsidRPr="00E244B2">
              <w:rPr>
                <w:color w:val="000000" w:themeColor="text1"/>
              </w:rPr>
              <w:t>0.95</w:t>
            </w:r>
          </w:p>
        </w:tc>
      </w:tr>
      <w:tr w:rsidR="004D580C" w:rsidRPr="00E244B2" w14:paraId="73F961E0" w14:textId="77777777" w:rsidTr="00004CB4">
        <w:tc>
          <w:tcPr>
            <w:tcW w:w="833" w:type="pct"/>
            <w:vAlign w:val="center"/>
          </w:tcPr>
          <w:p w14:paraId="03A3F03B" w14:textId="77777777" w:rsidR="004D580C" w:rsidRPr="00E244B2" w:rsidRDefault="004D580C" w:rsidP="00166A8B">
            <w:pPr>
              <w:pStyle w:val="a8"/>
              <w:rPr>
                <w:color w:val="000000" w:themeColor="text1"/>
              </w:rPr>
            </w:pPr>
            <w:r w:rsidRPr="00E244B2">
              <w:rPr>
                <w:color w:val="000000" w:themeColor="text1"/>
              </w:rPr>
              <w:t>放电效率</w:t>
            </w:r>
          </w:p>
        </w:tc>
        <w:tc>
          <w:tcPr>
            <w:tcW w:w="876" w:type="pct"/>
            <w:vAlign w:val="center"/>
          </w:tcPr>
          <w:p w14:paraId="4343BF2E" w14:textId="77777777" w:rsidR="004D580C" w:rsidRPr="00E244B2" w:rsidRDefault="004D580C" w:rsidP="00166A8B">
            <w:pPr>
              <w:pStyle w:val="a8"/>
              <w:rPr>
                <w:color w:val="000000" w:themeColor="text1"/>
              </w:rPr>
            </w:pPr>
            <w:r w:rsidRPr="00E244B2">
              <w:rPr>
                <w:color w:val="000000" w:themeColor="text1"/>
              </w:rPr>
              <w:object w:dxaOrig="480" w:dyaOrig="400" w14:anchorId="136CA279">
                <v:shape id="_x0000_i2206" type="#_x0000_t75" style="width:24.4pt;height:21.95pt" o:ole="">
                  <v:imagedata r:id="rId2282" o:title=""/>
                </v:shape>
                <o:OLEObject Type="Embed" ProgID="Equation.DSMT4" ShapeID="_x0000_i2206" DrawAspect="Content" ObjectID="_1852642103" r:id="rId2283"/>
              </w:object>
            </w:r>
          </w:p>
        </w:tc>
        <w:tc>
          <w:tcPr>
            <w:tcW w:w="1139" w:type="pct"/>
            <w:vAlign w:val="center"/>
          </w:tcPr>
          <w:p w14:paraId="190A26F3" w14:textId="77777777" w:rsidR="004D580C" w:rsidRPr="00E244B2" w:rsidRDefault="004D580C" w:rsidP="00166A8B">
            <w:pPr>
              <w:pStyle w:val="a8"/>
              <w:rPr>
                <w:color w:val="000000" w:themeColor="text1"/>
              </w:rPr>
            </w:pPr>
            <w:r w:rsidRPr="00E244B2">
              <w:rPr>
                <w:color w:val="000000" w:themeColor="text1"/>
              </w:rPr>
              <w:t>电化学储能放电效率</w:t>
            </w:r>
          </w:p>
        </w:tc>
        <w:tc>
          <w:tcPr>
            <w:tcW w:w="441" w:type="pct"/>
            <w:vAlign w:val="center"/>
          </w:tcPr>
          <w:p w14:paraId="3584E696"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468EC5B5"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6E4399F3"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2760061" w14:textId="77777777" w:rsidR="004D580C" w:rsidRPr="00E244B2" w:rsidRDefault="004D580C" w:rsidP="00166A8B">
            <w:pPr>
              <w:pStyle w:val="a8"/>
              <w:rPr>
                <w:color w:val="000000" w:themeColor="text1"/>
              </w:rPr>
            </w:pPr>
            <w:r w:rsidRPr="00E244B2">
              <w:rPr>
                <w:color w:val="000000" w:themeColor="text1"/>
              </w:rPr>
              <w:t>0.95</w:t>
            </w:r>
          </w:p>
        </w:tc>
      </w:tr>
      <w:tr w:rsidR="004D580C" w:rsidRPr="00E244B2" w14:paraId="250BC649" w14:textId="77777777" w:rsidTr="00004CB4">
        <w:tc>
          <w:tcPr>
            <w:tcW w:w="833" w:type="pct"/>
            <w:vAlign w:val="center"/>
          </w:tcPr>
          <w:p w14:paraId="412CCA02" w14:textId="77777777" w:rsidR="004D580C" w:rsidRPr="00E244B2" w:rsidRDefault="004D580C" w:rsidP="00166A8B">
            <w:pPr>
              <w:pStyle w:val="a8"/>
              <w:rPr>
                <w:color w:val="000000" w:themeColor="text1"/>
              </w:rPr>
            </w:pPr>
            <w:r w:rsidRPr="00E244B2">
              <w:rPr>
                <w:color w:val="000000" w:themeColor="text1"/>
              </w:rPr>
              <w:t>自放电率</w:t>
            </w:r>
          </w:p>
        </w:tc>
        <w:tc>
          <w:tcPr>
            <w:tcW w:w="876" w:type="pct"/>
            <w:vAlign w:val="center"/>
          </w:tcPr>
          <w:p w14:paraId="6E4E7D79" w14:textId="77777777" w:rsidR="004D580C" w:rsidRPr="00E244B2" w:rsidRDefault="004D580C" w:rsidP="00166A8B">
            <w:pPr>
              <w:pStyle w:val="a8"/>
              <w:rPr>
                <w:color w:val="000000" w:themeColor="text1"/>
              </w:rPr>
            </w:pPr>
            <w:r w:rsidRPr="00E244B2">
              <w:rPr>
                <w:color w:val="000000" w:themeColor="text1"/>
              </w:rPr>
              <w:object w:dxaOrig="520" w:dyaOrig="380" w14:anchorId="49A1C0D1">
                <v:shape id="_x0000_i2207" type="#_x0000_t75" style="width:24.4pt;height:21.95pt" o:ole="">
                  <v:imagedata r:id="rId2284" o:title=""/>
                </v:shape>
                <o:OLEObject Type="Embed" ProgID="Equation.DSMT4" ShapeID="_x0000_i2207" DrawAspect="Content" ObjectID="_1852642104" r:id="rId2285"/>
              </w:object>
            </w:r>
          </w:p>
        </w:tc>
        <w:tc>
          <w:tcPr>
            <w:tcW w:w="1139" w:type="pct"/>
            <w:vAlign w:val="center"/>
          </w:tcPr>
          <w:p w14:paraId="5430877D" w14:textId="77777777" w:rsidR="004D580C" w:rsidRPr="00E244B2" w:rsidRDefault="004D580C" w:rsidP="00166A8B">
            <w:pPr>
              <w:pStyle w:val="a8"/>
              <w:rPr>
                <w:color w:val="000000" w:themeColor="text1"/>
              </w:rPr>
            </w:pPr>
            <w:r w:rsidRPr="00E244B2">
              <w:rPr>
                <w:color w:val="000000" w:themeColor="text1"/>
              </w:rPr>
              <w:t>电化学储能单位时间内的能量损耗比例</w:t>
            </w:r>
          </w:p>
        </w:tc>
        <w:tc>
          <w:tcPr>
            <w:tcW w:w="441" w:type="pct"/>
            <w:vAlign w:val="center"/>
          </w:tcPr>
          <w:p w14:paraId="64CA9C0D"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4BD1902A"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4194753F"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762D17E" w14:textId="77777777" w:rsidR="004D580C" w:rsidRPr="00E244B2" w:rsidRDefault="004D580C" w:rsidP="00166A8B">
            <w:pPr>
              <w:pStyle w:val="a8"/>
              <w:rPr>
                <w:color w:val="000000" w:themeColor="text1"/>
              </w:rPr>
            </w:pPr>
            <w:r w:rsidRPr="00E244B2">
              <w:rPr>
                <w:color w:val="000000" w:themeColor="text1"/>
              </w:rPr>
              <w:t>0.0071%</w:t>
            </w:r>
          </w:p>
        </w:tc>
      </w:tr>
      <w:tr w:rsidR="004D580C" w:rsidRPr="00E244B2" w14:paraId="339D4365" w14:textId="77777777" w:rsidTr="00004CB4">
        <w:tc>
          <w:tcPr>
            <w:tcW w:w="833" w:type="pct"/>
            <w:vAlign w:val="center"/>
          </w:tcPr>
          <w:p w14:paraId="4FC2AD91" w14:textId="77777777" w:rsidR="004D580C" w:rsidRPr="00E244B2" w:rsidRDefault="004D580C" w:rsidP="00166A8B">
            <w:pPr>
              <w:pStyle w:val="a8"/>
              <w:rPr>
                <w:color w:val="000000" w:themeColor="text1"/>
              </w:rPr>
            </w:pPr>
            <w:r w:rsidRPr="00E244B2">
              <w:rPr>
                <w:color w:val="000000" w:themeColor="text1"/>
              </w:rPr>
              <w:t>初始储能量</w:t>
            </w:r>
          </w:p>
        </w:tc>
        <w:tc>
          <w:tcPr>
            <w:tcW w:w="876" w:type="pct"/>
            <w:vAlign w:val="center"/>
          </w:tcPr>
          <w:p w14:paraId="7A8985B7" w14:textId="77777777" w:rsidR="004D580C" w:rsidRPr="00E244B2" w:rsidRDefault="004D580C" w:rsidP="00166A8B">
            <w:pPr>
              <w:pStyle w:val="a8"/>
              <w:rPr>
                <w:color w:val="000000" w:themeColor="text1"/>
              </w:rPr>
            </w:pPr>
            <w:r w:rsidRPr="00E244B2">
              <w:rPr>
                <w:color w:val="000000" w:themeColor="text1"/>
              </w:rPr>
              <w:object w:dxaOrig="560" w:dyaOrig="400" w14:anchorId="5D6EE8FE">
                <v:shape id="_x0000_i2208" type="#_x0000_t75" style="width:24.4pt;height:21.95pt" o:ole="">
                  <v:imagedata r:id="rId2286" o:title=""/>
                </v:shape>
                <o:OLEObject Type="Embed" ProgID="Equation.DSMT4" ShapeID="_x0000_i2208" DrawAspect="Content" ObjectID="_1852642105" r:id="rId2287"/>
              </w:object>
            </w:r>
          </w:p>
        </w:tc>
        <w:tc>
          <w:tcPr>
            <w:tcW w:w="1139" w:type="pct"/>
            <w:vAlign w:val="center"/>
          </w:tcPr>
          <w:p w14:paraId="08DBA8DB" w14:textId="77777777" w:rsidR="004D580C" w:rsidRPr="00E244B2" w:rsidRDefault="004D580C" w:rsidP="00166A8B">
            <w:pPr>
              <w:pStyle w:val="a8"/>
              <w:rPr>
                <w:color w:val="000000" w:themeColor="text1"/>
              </w:rPr>
            </w:pPr>
            <w:r w:rsidRPr="00E244B2">
              <w:rPr>
                <w:color w:val="000000" w:themeColor="text1"/>
              </w:rPr>
              <w:t>调度周期开始时的初始储能量</w:t>
            </w:r>
          </w:p>
        </w:tc>
        <w:tc>
          <w:tcPr>
            <w:tcW w:w="441" w:type="pct"/>
            <w:vAlign w:val="center"/>
          </w:tcPr>
          <w:p w14:paraId="6DE99845"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3583908B" w14:textId="77777777" w:rsidR="004D580C" w:rsidRPr="00E244B2" w:rsidRDefault="004D580C" w:rsidP="00166A8B">
            <w:pPr>
              <w:pStyle w:val="a8"/>
              <w:rPr>
                <w:color w:val="000000" w:themeColor="text1"/>
              </w:rPr>
            </w:pPr>
            <w:r w:rsidRPr="00E244B2">
              <w:rPr>
                <w:color w:val="000000" w:themeColor="text1"/>
              </w:rPr>
              <w:t>BMS/</w:t>
            </w:r>
            <w:r w:rsidRPr="00E244B2">
              <w:rPr>
                <w:color w:val="000000" w:themeColor="text1"/>
              </w:rPr>
              <w:t>设定值</w:t>
            </w:r>
          </w:p>
        </w:tc>
        <w:tc>
          <w:tcPr>
            <w:tcW w:w="450" w:type="pct"/>
            <w:vAlign w:val="center"/>
          </w:tcPr>
          <w:p w14:paraId="134CF98B" w14:textId="77777777" w:rsidR="004D580C" w:rsidRPr="00E244B2" w:rsidRDefault="004D580C" w:rsidP="00166A8B">
            <w:pPr>
              <w:pStyle w:val="a8"/>
              <w:rPr>
                <w:color w:val="000000" w:themeColor="text1"/>
              </w:rPr>
            </w:pPr>
            <w:r w:rsidRPr="00E244B2">
              <w:rPr>
                <w:color w:val="000000" w:themeColor="text1"/>
              </w:rPr>
              <w:t>初始值</w:t>
            </w:r>
          </w:p>
        </w:tc>
        <w:tc>
          <w:tcPr>
            <w:tcW w:w="671" w:type="pct"/>
            <w:vAlign w:val="center"/>
          </w:tcPr>
          <w:p w14:paraId="0B0E0332"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104F7604" w14:textId="77777777" w:rsidTr="00004CB4">
        <w:tc>
          <w:tcPr>
            <w:tcW w:w="833" w:type="pct"/>
            <w:vAlign w:val="center"/>
          </w:tcPr>
          <w:p w14:paraId="332F564E" w14:textId="77777777" w:rsidR="004D580C" w:rsidRPr="00E244B2" w:rsidRDefault="004D580C" w:rsidP="00166A8B">
            <w:pPr>
              <w:pStyle w:val="a8"/>
              <w:rPr>
                <w:color w:val="000000" w:themeColor="text1"/>
              </w:rPr>
            </w:pPr>
            <w:r w:rsidRPr="00E244B2">
              <w:rPr>
                <w:color w:val="000000" w:themeColor="text1"/>
              </w:rPr>
              <w:t>单位功率投资成本</w:t>
            </w:r>
          </w:p>
        </w:tc>
        <w:tc>
          <w:tcPr>
            <w:tcW w:w="876" w:type="pct"/>
            <w:vAlign w:val="center"/>
          </w:tcPr>
          <w:p w14:paraId="3A0EB54B" w14:textId="77777777" w:rsidR="004D580C" w:rsidRPr="00E244B2" w:rsidRDefault="004D580C" w:rsidP="00166A8B">
            <w:pPr>
              <w:pStyle w:val="a8"/>
              <w:rPr>
                <w:color w:val="000000" w:themeColor="text1"/>
              </w:rPr>
            </w:pPr>
            <w:r w:rsidRPr="00E244B2">
              <w:rPr>
                <w:color w:val="000000" w:themeColor="text1"/>
              </w:rPr>
              <w:object w:dxaOrig="520" w:dyaOrig="400" w14:anchorId="02ED34AA">
                <v:shape id="_x0000_i2209" type="#_x0000_t75" style="width:24.4pt;height:21.95pt" o:ole="">
                  <v:imagedata r:id="rId2288" o:title=""/>
                </v:shape>
                <o:OLEObject Type="Embed" ProgID="Equation.DSMT4" ShapeID="_x0000_i2209" DrawAspect="Content" ObjectID="_1852642106" r:id="rId2289"/>
              </w:object>
            </w:r>
          </w:p>
        </w:tc>
        <w:tc>
          <w:tcPr>
            <w:tcW w:w="1139" w:type="pct"/>
            <w:vAlign w:val="center"/>
          </w:tcPr>
          <w:p w14:paraId="614DD89C" w14:textId="77777777" w:rsidR="004D580C" w:rsidRPr="00E244B2" w:rsidRDefault="004D580C" w:rsidP="00166A8B">
            <w:pPr>
              <w:pStyle w:val="a8"/>
              <w:rPr>
                <w:color w:val="000000" w:themeColor="text1"/>
              </w:rPr>
            </w:pPr>
            <w:r w:rsidRPr="00E244B2">
              <w:rPr>
                <w:color w:val="000000" w:themeColor="text1"/>
              </w:rPr>
              <w:t>储能单位功率投资成本</w:t>
            </w:r>
          </w:p>
        </w:tc>
        <w:tc>
          <w:tcPr>
            <w:tcW w:w="441" w:type="pct"/>
            <w:vAlign w:val="center"/>
          </w:tcPr>
          <w:p w14:paraId="027BB4C3"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5ED25961"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46BBD57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EF88D3F"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35141EEB" w14:textId="77777777" w:rsidTr="00004CB4">
        <w:tc>
          <w:tcPr>
            <w:tcW w:w="833" w:type="pct"/>
            <w:vAlign w:val="center"/>
          </w:tcPr>
          <w:p w14:paraId="536F3FE8" w14:textId="77777777" w:rsidR="004D580C" w:rsidRPr="00E244B2" w:rsidRDefault="004D580C" w:rsidP="00166A8B">
            <w:pPr>
              <w:pStyle w:val="a8"/>
              <w:rPr>
                <w:color w:val="000000" w:themeColor="text1"/>
              </w:rPr>
            </w:pPr>
            <w:r w:rsidRPr="00E244B2">
              <w:rPr>
                <w:color w:val="000000" w:themeColor="text1"/>
              </w:rPr>
              <w:t>单位容量投资成本</w:t>
            </w:r>
          </w:p>
        </w:tc>
        <w:tc>
          <w:tcPr>
            <w:tcW w:w="876" w:type="pct"/>
            <w:vAlign w:val="center"/>
          </w:tcPr>
          <w:p w14:paraId="6DF399EB" w14:textId="77777777" w:rsidR="004D580C" w:rsidRPr="00E244B2" w:rsidRDefault="004D580C" w:rsidP="00166A8B">
            <w:pPr>
              <w:pStyle w:val="a8"/>
              <w:rPr>
                <w:color w:val="000000" w:themeColor="text1"/>
              </w:rPr>
            </w:pPr>
            <w:r w:rsidRPr="00E244B2">
              <w:rPr>
                <w:color w:val="000000" w:themeColor="text1"/>
              </w:rPr>
              <w:object w:dxaOrig="520" w:dyaOrig="400" w14:anchorId="610A0FCF">
                <v:shape id="_x0000_i2210" type="#_x0000_t75" style="width:24.4pt;height:21.95pt" o:ole="">
                  <v:imagedata r:id="rId2290" o:title=""/>
                </v:shape>
                <o:OLEObject Type="Embed" ProgID="Equation.DSMT4" ShapeID="_x0000_i2210" DrawAspect="Content" ObjectID="_1852642107" r:id="rId2291"/>
              </w:object>
            </w:r>
          </w:p>
        </w:tc>
        <w:tc>
          <w:tcPr>
            <w:tcW w:w="1139" w:type="pct"/>
            <w:vAlign w:val="center"/>
          </w:tcPr>
          <w:p w14:paraId="3564C921" w14:textId="77777777" w:rsidR="004D580C" w:rsidRPr="00E244B2" w:rsidRDefault="004D580C" w:rsidP="00166A8B">
            <w:pPr>
              <w:pStyle w:val="a8"/>
              <w:rPr>
                <w:color w:val="000000" w:themeColor="text1"/>
              </w:rPr>
            </w:pPr>
            <w:r w:rsidRPr="00E244B2">
              <w:rPr>
                <w:color w:val="000000" w:themeColor="text1"/>
              </w:rPr>
              <w:t>储能单位容量投资成本</w:t>
            </w:r>
          </w:p>
        </w:tc>
        <w:tc>
          <w:tcPr>
            <w:tcW w:w="441" w:type="pct"/>
            <w:vAlign w:val="center"/>
          </w:tcPr>
          <w:p w14:paraId="7684BB18"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5D0A8C31"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78B11308"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C3414F0"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7D0BB357" w14:textId="77777777" w:rsidTr="00004CB4">
        <w:tc>
          <w:tcPr>
            <w:tcW w:w="833" w:type="pct"/>
            <w:vAlign w:val="center"/>
          </w:tcPr>
          <w:p w14:paraId="5FF2EE24" w14:textId="77777777" w:rsidR="004D580C" w:rsidRPr="00E244B2" w:rsidRDefault="004D580C" w:rsidP="00166A8B">
            <w:pPr>
              <w:pStyle w:val="a8"/>
              <w:rPr>
                <w:color w:val="000000" w:themeColor="text1"/>
              </w:rPr>
            </w:pPr>
            <w:r w:rsidRPr="00E244B2">
              <w:rPr>
                <w:color w:val="000000" w:themeColor="text1"/>
              </w:rPr>
              <w:lastRenderedPageBreak/>
              <w:t>储能设备替换系数</w:t>
            </w:r>
          </w:p>
        </w:tc>
        <w:tc>
          <w:tcPr>
            <w:tcW w:w="876" w:type="pct"/>
            <w:vAlign w:val="center"/>
          </w:tcPr>
          <w:p w14:paraId="05A6D3F1" w14:textId="77777777" w:rsidR="004D580C" w:rsidRPr="00E244B2" w:rsidRDefault="004D580C" w:rsidP="00166A8B">
            <w:pPr>
              <w:pStyle w:val="a8"/>
              <w:rPr>
                <w:color w:val="000000" w:themeColor="text1"/>
              </w:rPr>
            </w:pPr>
            <w:r w:rsidRPr="00E244B2">
              <w:rPr>
                <w:color w:val="000000" w:themeColor="text1"/>
              </w:rPr>
              <w:object w:dxaOrig="499" w:dyaOrig="400" w14:anchorId="5A0D5EED">
                <v:shape id="_x0000_i2211" type="#_x0000_t75" style="width:24.4pt;height:21.95pt" o:ole="">
                  <v:imagedata r:id="rId2292" o:title=""/>
                </v:shape>
                <o:OLEObject Type="Embed" ProgID="Equation.DSMT4" ShapeID="_x0000_i2211" DrawAspect="Content" ObjectID="_1852642108" r:id="rId2293"/>
              </w:object>
            </w:r>
          </w:p>
        </w:tc>
        <w:tc>
          <w:tcPr>
            <w:tcW w:w="1139" w:type="pct"/>
            <w:vAlign w:val="center"/>
          </w:tcPr>
          <w:p w14:paraId="6C1D7780" w14:textId="77777777" w:rsidR="004D580C" w:rsidRPr="00E244B2" w:rsidRDefault="004D580C" w:rsidP="00166A8B">
            <w:pPr>
              <w:pStyle w:val="a8"/>
              <w:rPr>
                <w:color w:val="000000" w:themeColor="text1"/>
              </w:rPr>
            </w:pPr>
            <w:r w:rsidRPr="00E244B2">
              <w:rPr>
                <w:color w:val="000000" w:themeColor="text1"/>
              </w:rPr>
              <w:t>储能设备替换系数</w:t>
            </w:r>
          </w:p>
        </w:tc>
        <w:tc>
          <w:tcPr>
            <w:tcW w:w="441" w:type="pct"/>
            <w:vAlign w:val="center"/>
          </w:tcPr>
          <w:p w14:paraId="417E571F"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26E11036"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2337BA31"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BEEA3B9"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5C3E9941" w14:textId="77777777" w:rsidTr="00004CB4">
        <w:tc>
          <w:tcPr>
            <w:tcW w:w="833" w:type="pct"/>
            <w:vAlign w:val="center"/>
          </w:tcPr>
          <w:p w14:paraId="44EC0738" w14:textId="77777777" w:rsidR="004D580C" w:rsidRPr="00E244B2" w:rsidRDefault="004D580C" w:rsidP="00166A8B">
            <w:pPr>
              <w:pStyle w:val="a8"/>
              <w:rPr>
                <w:color w:val="000000" w:themeColor="text1"/>
              </w:rPr>
            </w:pPr>
            <w:r w:rsidRPr="00E244B2">
              <w:rPr>
                <w:color w:val="000000" w:themeColor="text1"/>
              </w:rPr>
              <w:t>最大循环次数</w:t>
            </w:r>
          </w:p>
        </w:tc>
        <w:tc>
          <w:tcPr>
            <w:tcW w:w="876" w:type="pct"/>
            <w:vAlign w:val="center"/>
          </w:tcPr>
          <w:p w14:paraId="2DDDB780" w14:textId="77777777" w:rsidR="004D580C" w:rsidRPr="00E244B2" w:rsidRDefault="004D580C" w:rsidP="00166A8B">
            <w:pPr>
              <w:pStyle w:val="a8"/>
              <w:rPr>
                <w:color w:val="000000" w:themeColor="text1"/>
              </w:rPr>
            </w:pPr>
            <w:r w:rsidRPr="00E244B2">
              <w:rPr>
                <w:color w:val="000000" w:themeColor="text1"/>
              </w:rPr>
              <w:object w:dxaOrig="540" w:dyaOrig="400" w14:anchorId="4DFF9C10">
                <v:shape id="_x0000_i2212" type="#_x0000_t75" style="width:24.4pt;height:21.95pt" o:ole="">
                  <v:imagedata r:id="rId2294" o:title=""/>
                </v:shape>
                <o:OLEObject Type="Embed" ProgID="Equation.DSMT4" ShapeID="_x0000_i2212" DrawAspect="Content" ObjectID="_1852642109" r:id="rId2295"/>
              </w:object>
            </w:r>
          </w:p>
        </w:tc>
        <w:tc>
          <w:tcPr>
            <w:tcW w:w="1139" w:type="pct"/>
            <w:vAlign w:val="center"/>
          </w:tcPr>
          <w:p w14:paraId="2DD58045" w14:textId="77777777" w:rsidR="004D580C" w:rsidRPr="00E244B2" w:rsidRDefault="004D580C" w:rsidP="00166A8B">
            <w:pPr>
              <w:pStyle w:val="a8"/>
              <w:rPr>
                <w:color w:val="000000" w:themeColor="text1"/>
              </w:rPr>
            </w:pPr>
            <w:r w:rsidRPr="00E244B2">
              <w:rPr>
                <w:color w:val="000000" w:themeColor="text1"/>
              </w:rPr>
              <w:t>电池最大满充满放循环次数</w:t>
            </w:r>
          </w:p>
        </w:tc>
        <w:tc>
          <w:tcPr>
            <w:tcW w:w="441" w:type="pct"/>
            <w:vAlign w:val="center"/>
          </w:tcPr>
          <w:p w14:paraId="72A69794" w14:textId="77777777" w:rsidR="004D580C" w:rsidRPr="00E244B2" w:rsidRDefault="004D580C" w:rsidP="00166A8B">
            <w:pPr>
              <w:pStyle w:val="a8"/>
              <w:rPr>
                <w:color w:val="000000" w:themeColor="text1"/>
              </w:rPr>
            </w:pPr>
            <w:r w:rsidRPr="00E244B2">
              <w:rPr>
                <w:color w:val="000000" w:themeColor="text1"/>
              </w:rPr>
              <w:t>次</w:t>
            </w:r>
          </w:p>
        </w:tc>
        <w:tc>
          <w:tcPr>
            <w:tcW w:w="589" w:type="pct"/>
            <w:vAlign w:val="center"/>
          </w:tcPr>
          <w:p w14:paraId="7C11F1A9"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5770EBFC"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21A0BAC" w14:textId="77777777" w:rsidR="004D580C" w:rsidRPr="00E244B2" w:rsidRDefault="004D580C" w:rsidP="00166A8B">
            <w:pPr>
              <w:pStyle w:val="a8"/>
              <w:rPr>
                <w:color w:val="000000" w:themeColor="text1"/>
              </w:rPr>
            </w:pPr>
            <w:r w:rsidRPr="00E244B2">
              <w:rPr>
                <w:color w:val="000000" w:themeColor="text1"/>
              </w:rPr>
              <w:t>6000</w:t>
            </w:r>
          </w:p>
        </w:tc>
      </w:tr>
      <w:tr w:rsidR="004D580C" w:rsidRPr="00E244B2" w14:paraId="03514A01" w14:textId="77777777" w:rsidTr="00004CB4">
        <w:tc>
          <w:tcPr>
            <w:tcW w:w="833" w:type="pct"/>
            <w:vAlign w:val="center"/>
          </w:tcPr>
          <w:p w14:paraId="688A2F4C" w14:textId="77777777" w:rsidR="004D580C" w:rsidRPr="00E244B2" w:rsidRDefault="004D580C" w:rsidP="00166A8B">
            <w:pPr>
              <w:pStyle w:val="a8"/>
              <w:rPr>
                <w:color w:val="000000" w:themeColor="text1"/>
              </w:rPr>
            </w:pPr>
            <w:r w:rsidRPr="00E244B2">
              <w:rPr>
                <w:color w:val="000000" w:themeColor="text1"/>
              </w:rPr>
              <w:t>单位功率运维成本</w:t>
            </w:r>
          </w:p>
        </w:tc>
        <w:tc>
          <w:tcPr>
            <w:tcW w:w="876" w:type="pct"/>
            <w:vAlign w:val="center"/>
          </w:tcPr>
          <w:p w14:paraId="18456AE7" w14:textId="77777777" w:rsidR="004D580C" w:rsidRPr="00E244B2" w:rsidRDefault="004D580C" w:rsidP="00166A8B">
            <w:pPr>
              <w:pStyle w:val="a8"/>
              <w:rPr>
                <w:color w:val="000000" w:themeColor="text1"/>
              </w:rPr>
            </w:pPr>
            <w:r w:rsidRPr="00E244B2">
              <w:rPr>
                <w:color w:val="000000" w:themeColor="text1"/>
              </w:rPr>
              <w:object w:dxaOrig="560" w:dyaOrig="400" w14:anchorId="6212F637">
                <v:shape id="_x0000_i2213" type="#_x0000_t75" style="width:24.4pt;height:21.95pt" o:ole="">
                  <v:imagedata r:id="rId2296" o:title=""/>
                </v:shape>
                <o:OLEObject Type="Embed" ProgID="Equation.DSMT4" ShapeID="_x0000_i2213" DrawAspect="Content" ObjectID="_1852642110" r:id="rId2297"/>
              </w:object>
            </w:r>
          </w:p>
        </w:tc>
        <w:tc>
          <w:tcPr>
            <w:tcW w:w="1139" w:type="pct"/>
            <w:vAlign w:val="center"/>
          </w:tcPr>
          <w:p w14:paraId="3A22CFCC" w14:textId="77777777" w:rsidR="004D580C" w:rsidRPr="00E244B2" w:rsidRDefault="004D580C" w:rsidP="00166A8B">
            <w:pPr>
              <w:pStyle w:val="a8"/>
              <w:rPr>
                <w:color w:val="000000" w:themeColor="text1"/>
              </w:rPr>
            </w:pPr>
            <w:r w:rsidRPr="00E244B2">
              <w:rPr>
                <w:color w:val="000000" w:themeColor="text1"/>
              </w:rPr>
              <w:t>储能单位功率运行维护成本</w:t>
            </w:r>
          </w:p>
        </w:tc>
        <w:tc>
          <w:tcPr>
            <w:tcW w:w="441" w:type="pct"/>
            <w:vAlign w:val="center"/>
          </w:tcPr>
          <w:p w14:paraId="648AA192"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35653D6C"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07F23AD8"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2C82571"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28060158" w14:textId="77777777" w:rsidTr="00004CB4">
        <w:tc>
          <w:tcPr>
            <w:tcW w:w="833" w:type="pct"/>
            <w:vAlign w:val="center"/>
          </w:tcPr>
          <w:p w14:paraId="6090B5D8" w14:textId="77777777" w:rsidR="004D580C" w:rsidRPr="00E244B2" w:rsidRDefault="004D580C" w:rsidP="00166A8B">
            <w:pPr>
              <w:pStyle w:val="a8"/>
              <w:rPr>
                <w:color w:val="000000" w:themeColor="text1"/>
              </w:rPr>
            </w:pPr>
            <w:r w:rsidRPr="00E244B2">
              <w:rPr>
                <w:color w:val="000000" w:themeColor="text1"/>
              </w:rPr>
              <w:t>单位容量运维成本</w:t>
            </w:r>
          </w:p>
        </w:tc>
        <w:tc>
          <w:tcPr>
            <w:tcW w:w="876" w:type="pct"/>
            <w:vAlign w:val="center"/>
          </w:tcPr>
          <w:p w14:paraId="2A9D0321" w14:textId="77777777" w:rsidR="004D580C" w:rsidRPr="00E244B2" w:rsidRDefault="004D580C" w:rsidP="00166A8B">
            <w:pPr>
              <w:pStyle w:val="a8"/>
              <w:rPr>
                <w:color w:val="000000" w:themeColor="text1"/>
              </w:rPr>
            </w:pPr>
            <w:r w:rsidRPr="00E244B2">
              <w:rPr>
                <w:color w:val="000000" w:themeColor="text1"/>
              </w:rPr>
              <w:object w:dxaOrig="540" w:dyaOrig="400" w14:anchorId="0C7C851C">
                <v:shape id="_x0000_i2214" type="#_x0000_t75" style="width:24.4pt;height:21.95pt" o:ole="">
                  <v:imagedata r:id="rId2298" o:title=""/>
                </v:shape>
                <o:OLEObject Type="Embed" ProgID="Equation.DSMT4" ShapeID="_x0000_i2214" DrawAspect="Content" ObjectID="_1852642111" r:id="rId2299"/>
              </w:object>
            </w:r>
          </w:p>
        </w:tc>
        <w:tc>
          <w:tcPr>
            <w:tcW w:w="1139" w:type="pct"/>
            <w:vAlign w:val="center"/>
          </w:tcPr>
          <w:p w14:paraId="648DC36E" w14:textId="77777777" w:rsidR="004D580C" w:rsidRPr="00E244B2" w:rsidRDefault="004D580C" w:rsidP="00166A8B">
            <w:pPr>
              <w:pStyle w:val="a8"/>
              <w:rPr>
                <w:color w:val="000000" w:themeColor="text1"/>
              </w:rPr>
            </w:pPr>
            <w:r w:rsidRPr="00E244B2">
              <w:rPr>
                <w:color w:val="000000" w:themeColor="text1"/>
              </w:rPr>
              <w:t>储能单位容量运行维护成本</w:t>
            </w:r>
          </w:p>
        </w:tc>
        <w:tc>
          <w:tcPr>
            <w:tcW w:w="441" w:type="pct"/>
            <w:vAlign w:val="center"/>
          </w:tcPr>
          <w:p w14:paraId="2D8F46E0"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6C9ED923"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24FD04C9"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9AD4A3F"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48381875" w14:textId="77777777" w:rsidTr="00004CB4">
        <w:tc>
          <w:tcPr>
            <w:tcW w:w="833" w:type="pct"/>
            <w:vAlign w:val="center"/>
          </w:tcPr>
          <w:p w14:paraId="096E5820" w14:textId="77777777" w:rsidR="004D580C" w:rsidRPr="00E244B2" w:rsidRDefault="004D580C" w:rsidP="00166A8B">
            <w:pPr>
              <w:pStyle w:val="a8"/>
              <w:rPr>
                <w:color w:val="000000" w:themeColor="text1"/>
              </w:rPr>
            </w:pPr>
            <w:r w:rsidRPr="00E244B2">
              <w:rPr>
                <w:color w:val="000000" w:themeColor="text1"/>
              </w:rPr>
              <w:t>调度时段长度</w:t>
            </w:r>
          </w:p>
        </w:tc>
        <w:tc>
          <w:tcPr>
            <w:tcW w:w="876" w:type="pct"/>
            <w:vAlign w:val="center"/>
          </w:tcPr>
          <w:p w14:paraId="69377E37" w14:textId="77777777" w:rsidR="004D580C" w:rsidRPr="00E244B2" w:rsidRDefault="004D580C" w:rsidP="00166A8B">
            <w:pPr>
              <w:pStyle w:val="a8"/>
              <w:rPr>
                <w:color w:val="000000" w:themeColor="text1"/>
              </w:rPr>
            </w:pPr>
            <w:r w:rsidRPr="00E244B2">
              <w:rPr>
                <w:color w:val="000000" w:themeColor="text1"/>
              </w:rPr>
              <w:object w:dxaOrig="300" w:dyaOrig="279" w14:anchorId="200B3095">
                <v:shape id="_x0000_i2215" type="#_x0000_t75" style="width:16.45pt;height:12.8pt" o:ole="">
                  <v:imagedata r:id="rId2300" o:title=""/>
                </v:shape>
                <o:OLEObject Type="Embed" ProgID="Equation.DSMT4" ShapeID="_x0000_i2215" DrawAspect="Content" ObjectID="_1852642112" r:id="rId2301"/>
              </w:object>
            </w:r>
          </w:p>
        </w:tc>
        <w:tc>
          <w:tcPr>
            <w:tcW w:w="1139" w:type="pct"/>
            <w:vAlign w:val="center"/>
          </w:tcPr>
          <w:p w14:paraId="10F205D6"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2FD68DE7"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550EA25F"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2D77ECFB"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6CCB242F" w14:textId="77777777" w:rsidR="004D580C" w:rsidRPr="00E244B2" w:rsidRDefault="004D580C" w:rsidP="00166A8B">
            <w:pPr>
              <w:pStyle w:val="a8"/>
              <w:rPr>
                <w:color w:val="000000" w:themeColor="text1"/>
              </w:rPr>
            </w:pPr>
            <w:r w:rsidRPr="00E244B2">
              <w:rPr>
                <w:color w:val="000000" w:themeColor="text1"/>
              </w:rPr>
              <w:t>1</w:t>
            </w:r>
          </w:p>
        </w:tc>
      </w:tr>
    </w:tbl>
    <w:p w14:paraId="2B0F243C" w14:textId="77777777" w:rsidR="004D580C" w:rsidRPr="00E244B2" w:rsidRDefault="004D580C" w:rsidP="004D580C">
      <w:pPr>
        <w:ind w:firstLine="480"/>
        <w:rPr>
          <w:color w:val="000000" w:themeColor="text1"/>
        </w:rPr>
      </w:pPr>
    </w:p>
    <w:p w14:paraId="7EEDE291" w14:textId="77777777" w:rsidR="004D580C" w:rsidRPr="00E244B2" w:rsidRDefault="004D580C" w:rsidP="004D580C">
      <w:pPr>
        <w:ind w:firstLine="480"/>
        <w:rPr>
          <w:color w:val="000000" w:themeColor="text1"/>
        </w:rPr>
      </w:pPr>
    </w:p>
    <w:p w14:paraId="0719CD8A"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23A6B080" w14:textId="77777777" w:rsidTr="00004CB4">
        <w:trPr>
          <w:tblHeader/>
        </w:trPr>
        <w:tc>
          <w:tcPr>
            <w:tcW w:w="704" w:type="pct"/>
            <w:shd w:val="clear" w:color="auto" w:fill="E8EEF5"/>
            <w:tcMar>
              <w:top w:w="100" w:type="dxa"/>
              <w:left w:w="120" w:type="dxa"/>
              <w:bottom w:w="100" w:type="dxa"/>
              <w:right w:w="120" w:type="dxa"/>
            </w:tcMar>
            <w:vAlign w:val="center"/>
          </w:tcPr>
          <w:p w14:paraId="03EEDA2A"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7D34251E"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5480E203"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6F6B7F81"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0A075FB8"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57EFC007"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2C3B21F0" w14:textId="77777777" w:rsidTr="00004CB4">
        <w:tc>
          <w:tcPr>
            <w:tcW w:w="704" w:type="pct"/>
            <w:vAlign w:val="center"/>
          </w:tcPr>
          <w:p w14:paraId="4CCDDDD0" w14:textId="77777777" w:rsidR="004D580C" w:rsidRPr="00E244B2" w:rsidRDefault="004D580C" w:rsidP="00166A8B">
            <w:pPr>
              <w:pStyle w:val="a8"/>
              <w:rPr>
                <w:color w:val="000000" w:themeColor="text1"/>
              </w:rPr>
            </w:pPr>
            <w:r w:rsidRPr="00E244B2">
              <w:rPr>
                <w:color w:val="000000" w:themeColor="text1"/>
              </w:rPr>
              <w:t>储能充电功率</w:t>
            </w:r>
          </w:p>
        </w:tc>
        <w:tc>
          <w:tcPr>
            <w:tcW w:w="1107" w:type="pct"/>
            <w:vAlign w:val="center"/>
          </w:tcPr>
          <w:p w14:paraId="10C36110" w14:textId="77777777" w:rsidR="004D580C" w:rsidRPr="00E244B2" w:rsidRDefault="004D580C" w:rsidP="00166A8B">
            <w:pPr>
              <w:pStyle w:val="a8"/>
              <w:rPr>
                <w:color w:val="000000" w:themeColor="text1"/>
              </w:rPr>
            </w:pPr>
            <w:r w:rsidRPr="00E244B2">
              <w:rPr>
                <w:color w:val="000000" w:themeColor="text1"/>
              </w:rPr>
              <w:object w:dxaOrig="580" w:dyaOrig="400" w14:anchorId="68537A73">
                <v:shape id="_x0000_i2216" type="#_x0000_t75" style="width:27.45pt;height:21.95pt" o:ole="">
                  <v:imagedata r:id="rId2302" o:title=""/>
                </v:shape>
                <o:OLEObject Type="Embed" ProgID="Equation.DSMT4" ShapeID="_x0000_i2216" DrawAspect="Content" ObjectID="_1852642113" r:id="rId2303"/>
              </w:object>
            </w:r>
          </w:p>
        </w:tc>
        <w:tc>
          <w:tcPr>
            <w:tcW w:w="1171" w:type="pct"/>
            <w:vAlign w:val="center"/>
          </w:tcPr>
          <w:p w14:paraId="326F56E4"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电化学储能的充电功率</w:t>
            </w:r>
          </w:p>
        </w:tc>
        <w:tc>
          <w:tcPr>
            <w:tcW w:w="393" w:type="pct"/>
            <w:vAlign w:val="center"/>
          </w:tcPr>
          <w:p w14:paraId="74652584"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675D3E19" w14:textId="77777777" w:rsidR="004D580C" w:rsidRPr="00E244B2" w:rsidRDefault="004D580C" w:rsidP="00166A8B">
            <w:pPr>
              <w:pStyle w:val="a8"/>
              <w:rPr>
                <w:color w:val="000000" w:themeColor="text1"/>
              </w:rPr>
            </w:pPr>
            <w:r w:rsidRPr="00E244B2">
              <w:rPr>
                <w:color w:val="000000" w:themeColor="text1"/>
              </w:rPr>
              <w:t>生成储能充电指令、参与功率平衡</w:t>
            </w:r>
          </w:p>
        </w:tc>
        <w:tc>
          <w:tcPr>
            <w:tcW w:w="812" w:type="pct"/>
            <w:vAlign w:val="center"/>
          </w:tcPr>
          <w:p w14:paraId="7F243CBD" w14:textId="77777777" w:rsidR="004D580C" w:rsidRPr="00E244B2" w:rsidRDefault="004D580C" w:rsidP="00166A8B">
            <w:pPr>
              <w:pStyle w:val="a8"/>
              <w:rPr>
                <w:color w:val="000000" w:themeColor="text1"/>
              </w:rPr>
            </w:pPr>
            <w:r w:rsidRPr="00E244B2">
              <w:rPr>
                <w:color w:val="000000" w:themeColor="text1"/>
              </w:rPr>
              <w:t>[10, 20, 0]</w:t>
            </w:r>
          </w:p>
        </w:tc>
      </w:tr>
      <w:tr w:rsidR="004D580C" w:rsidRPr="00E244B2" w14:paraId="1F94491F" w14:textId="77777777" w:rsidTr="00004CB4">
        <w:tc>
          <w:tcPr>
            <w:tcW w:w="704" w:type="pct"/>
            <w:vAlign w:val="center"/>
          </w:tcPr>
          <w:p w14:paraId="7391B0A7" w14:textId="77777777" w:rsidR="004D580C" w:rsidRPr="00E244B2" w:rsidRDefault="004D580C" w:rsidP="00166A8B">
            <w:pPr>
              <w:pStyle w:val="a8"/>
              <w:rPr>
                <w:color w:val="000000" w:themeColor="text1"/>
              </w:rPr>
            </w:pPr>
            <w:r w:rsidRPr="00E244B2">
              <w:rPr>
                <w:color w:val="000000" w:themeColor="text1"/>
              </w:rPr>
              <w:t>储能放电功率</w:t>
            </w:r>
          </w:p>
        </w:tc>
        <w:tc>
          <w:tcPr>
            <w:tcW w:w="1107" w:type="pct"/>
            <w:vAlign w:val="center"/>
          </w:tcPr>
          <w:p w14:paraId="3732E6E9" w14:textId="77777777" w:rsidR="004D580C" w:rsidRPr="00E244B2" w:rsidRDefault="004D580C" w:rsidP="00166A8B">
            <w:pPr>
              <w:pStyle w:val="a8"/>
              <w:rPr>
                <w:color w:val="000000" w:themeColor="text1"/>
              </w:rPr>
            </w:pPr>
            <w:r w:rsidRPr="00E244B2">
              <w:rPr>
                <w:color w:val="000000" w:themeColor="text1"/>
              </w:rPr>
              <w:object w:dxaOrig="580" w:dyaOrig="400" w14:anchorId="658D8210">
                <v:shape id="_x0000_i2217" type="#_x0000_t75" style="width:27.45pt;height:21.95pt" o:ole="">
                  <v:imagedata r:id="rId2304" o:title=""/>
                </v:shape>
                <o:OLEObject Type="Embed" ProgID="Equation.DSMT4" ShapeID="_x0000_i2217" DrawAspect="Content" ObjectID="_1852642114" r:id="rId2305"/>
              </w:object>
            </w:r>
          </w:p>
        </w:tc>
        <w:tc>
          <w:tcPr>
            <w:tcW w:w="1171" w:type="pct"/>
            <w:vAlign w:val="center"/>
          </w:tcPr>
          <w:p w14:paraId="36D15661"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电化学储能的放电功率</w:t>
            </w:r>
          </w:p>
        </w:tc>
        <w:tc>
          <w:tcPr>
            <w:tcW w:w="393" w:type="pct"/>
            <w:vAlign w:val="center"/>
          </w:tcPr>
          <w:p w14:paraId="17EBA9FF"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46E55E8C" w14:textId="77777777" w:rsidR="004D580C" w:rsidRPr="00E244B2" w:rsidRDefault="004D580C" w:rsidP="00166A8B">
            <w:pPr>
              <w:pStyle w:val="a8"/>
              <w:rPr>
                <w:color w:val="000000" w:themeColor="text1"/>
              </w:rPr>
            </w:pPr>
            <w:r w:rsidRPr="00E244B2">
              <w:rPr>
                <w:color w:val="000000" w:themeColor="text1"/>
              </w:rPr>
              <w:t>生成储能放电指令、参与功率平衡</w:t>
            </w:r>
          </w:p>
        </w:tc>
        <w:tc>
          <w:tcPr>
            <w:tcW w:w="812" w:type="pct"/>
            <w:vAlign w:val="center"/>
          </w:tcPr>
          <w:p w14:paraId="68690290" w14:textId="77777777" w:rsidR="004D580C" w:rsidRPr="00E244B2" w:rsidRDefault="004D580C" w:rsidP="00166A8B">
            <w:pPr>
              <w:pStyle w:val="a8"/>
              <w:rPr>
                <w:color w:val="000000" w:themeColor="text1"/>
              </w:rPr>
            </w:pPr>
            <w:r w:rsidRPr="00E244B2">
              <w:rPr>
                <w:color w:val="000000" w:themeColor="text1"/>
              </w:rPr>
              <w:t>[0, 0, 15]</w:t>
            </w:r>
          </w:p>
        </w:tc>
      </w:tr>
      <w:tr w:rsidR="004D580C" w:rsidRPr="00E244B2" w14:paraId="7EECB7C4" w14:textId="77777777" w:rsidTr="00004CB4">
        <w:tc>
          <w:tcPr>
            <w:tcW w:w="704" w:type="pct"/>
            <w:vAlign w:val="center"/>
          </w:tcPr>
          <w:p w14:paraId="16C5F8F0" w14:textId="77777777" w:rsidR="004D580C" w:rsidRPr="00E244B2" w:rsidRDefault="004D580C" w:rsidP="00166A8B">
            <w:pPr>
              <w:pStyle w:val="a8"/>
              <w:rPr>
                <w:color w:val="000000" w:themeColor="text1"/>
              </w:rPr>
            </w:pPr>
            <w:r w:rsidRPr="00E244B2">
              <w:rPr>
                <w:color w:val="000000" w:themeColor="text1"/>
              </w:rPr>
              <w:t>储存能量</w:t>
            </w:r>
          </w:p>
        </w:tc>
        <w:tc>
          <w:tcPr>
            <w:tcW w:w="1107" w:type="pct"/>
            <w:vAlign w:val="center"/>
          </w:tcPr>
          <w:p w14:paraId="43EBDE63" w14:textId="77777777" w:rsidR="004D580C" w:rsidRPr="00E244B2" w:rsidRDefault="004D580C" w:rsidP="00166A8B">
            <w:pPr>
              <w:pStyle w:val="a8"/>
              <w:rPr>
                <w:color w:val="000000" w:themeColor="text1"/>
              </w:rPr>
            </w:pPr>
            <w:r w:rsidRPr="00E244B2">
              <w:rPr>
                <w:color w:val="000000" w:themeColor="text1"/>
              </w:rPr>
              <w:object w:dxaOrig="600" w:dyaOrig="400" w14:anchorId="00C39C6C">
                <v:shape id="_x0000_i2218" type="#_x0000_t75" style="width:29.9pt;height:21.95pt" o:ole="">
                  <v:imagedata r:id="rId2306" o:title=""/>
                </v:shape>
                <o:OLEObject Type="Embed" ProgID="Equation.DSMT4" ShapeID="_x0000_i2218" DrawAspect="Content" ObjectID="_1852642115" r:id="rId2307"/>
              </w:object>
            </w:r>
          </w:p>
        </w:tc>
        <w:tc>
          <w:tcPr>
            <w:tcW w:w="1171" w:type="pct"/>
            <w:vAlign w:val="center"/>
          </w:tcPr>
          <w:p w14:paraId="4ABF5594"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末电化学储能的储存能量</w:t>
            </w:r>
          </w:p>
        </w:tc>
        <w:tc>
          <w:tcPr>
            <w:tcW w:w="393" w:type="pct"/>
            <w:vAlign w:val="center"/>
          </w:tcPr>
          <w:p w14:paraId="2942F1E6" w14:textId="77777777" w:rsidR="004D580C" w:rsidRPr="00E244B2" w:rsidRDefault="004D580C" w:rsidP="00166A8B">
            <w:pPr>
              <w:pStyle w:val="a8"/>
              <w:rPr>
                <w:color w:val="000000" w:themeColor="text1"/>
              </w:rPr>
            </w:pPr>
            <w:r w:rsidRPr="00E244B2">
              <w:rPr>
                <w:color w:val="000000" w:themeColor="text1"/>
              </w:rPr>
              <w:t>MWh</w:t>
            </w:r>
          </w:p>
        </w:tc>
        <w:tc>
          <w:tcPr>
            <w:tcW w:w="813" w:type="pct"/>
            <w:vAlign w:val="center"/>
          </w:tcPr>
          <w:p w14:paraId="0846C3F3" w14:textId="77777777" w:rsidR="004D580C" w:rsidRPr="00E244B2" w:rsidRDefault="004D580C" w:rsidP="00166A8B">
            <w:pPr>
              <w:pStyle w:val="a8"/>
              <w:rPr>
                <w:color w:val="000000" w:themeColor="text1"/>
              </w:rPr>
            </w:pPr>
            <w:r w:rsidRPr="00E244B2">
              <w:rPr>
                <w:color w:val="000000" w:themeColor="text1"/>
              </w:rPr>
              <w:t>检查运行边界、计算</w:t>
            </w:r>
            <w:r w:rsidRPr="00E244B2">
              <w:rPr>
                <w:color w:val="000000" w:themeColor="text1"/>
              </w:rPr>
              <w:t>SOC</w:t>
            </w:r>
          </w:p>
        </w:tc>
        <w:tc>
          <w:tcPr>
            <w:tcW w:w="812" w:type="pct"/>
            <w:vAlign w:val="center"/>
          </w:tcPr>
          <w:p w14:paraId="1DD7E805" w14:textId="77777777" w:rsidR="004D580C" w:rsidRPr="00E244B2" w:rsidRDefault="004D580C" w:rsidP="00166A8B">
            <w:pPr>
              <w:pStyle w:val="a8"/>
              <w:rPr>
                <w:color w:val="000000" w:themeColor="text1"/>
              </w:rPr>
            </w:pPr>
            <w:r w:rsidRPr="00E244B2">
              <w:rPr>
                <w:color w:val="000000" w:themeColor="text1"/>
              </w:rPr>
              <w:t>[60, 70, 55]</w:t>
            </w:r>
          </w:p>
        </w:tc>
      </w:tr>
      <w:tr w:rsidR="004D580C" w:rsidRPr="00E244B2" w14:paraId="7A2D3313" w14:textId="77777777" w:rsidTr="00004CB4">
        <w:tc>
          <w:tcPr>
            <w:tcW w:w="704" w:type="pct"/>
            <w:vAlign w:val="center"/>
          </w:tcPr>
          <w:p w14:paraId="5A52E3FF" w14:textId="77777777" w:rsidR="004D580C" w:rsidRPr="00E244B2" w:rsidRDefault="004D580C" w:rsidP="00166A8B">
            <w:pPr>
              <w:pStyle w:val="a8"/>
              <w:rPr>
                <w:color w:val="000000" w:themeColor="text1"/>
              </w:rPr>
            </w:pPr>
            <w:r w:rsidRPr="00E244B2">
              <w:rPr>
                <w:color w:val="000000" w:themeColor="text1"/>
              </w:rPr>
              <w:t>充电状态</w:t>
            </w:r>
          </w:p>
        </w:tc>
        <w:tc>
          <w:tcPr>
            <w:tcW w:w="1107" w:type="pct"/>
            <w:vAlign w:val="center"/>
          </w:tcPr>
          <w:p w14:paraId="390188FA" w14:textId="77777777" w:rsidR="004D580C" w:rsidRPr="00E244B2" w:rsidRDefault="004D580C" w:rsidP="00166A8B">
            <w:pPr>
              <w:pStyle w:val="a8"/>
              <w:rPr>
                <w:color w:val="000000" w:themeColor="text1"/>
              </w:rPr>
            </w:pPr>
            <w:r w:rsidRPr="00E244B2">
              <w:rPr>
                <w:color w:val="000000" w:themeColor="text1"/>
              </w:rPr>
              <w:object w:dxaOrig="580" w:dyaOrig="400" w14:anchorId="6B549155">
                <v:shape id="_x0000_i2219" type="#_x0000_t75" style="width:27.45pt;height:21.95pt" o:ole="">
                  <v:imagedata r:id="rId2308" o:title=""/>
                </v:shape>
                <o:OLEObject Type="Embed" ProgID="Equation.DSMT4" ShapeID="_x0000_i2219" DrawAspect="Content" ObjectID="_1852642116" r:id="rId2309"/>
              </w:object>
            </w:r>
          </w:p>
        </w:tc>
        <w:tc>
          <w:tcPr>
            <w:tcW w:w="1171" w:type="pct"/>
            <w:vAlign w:val="center"/>
          </w:tcPr>
          <w:p w14:paraId="0AF0A269"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储能是否处于充电状态</w:t>
            </w:r>
          </w:p>
        </w:tc>
        <w:tc>
          <w:tcPr>
            <w:tcW w:w="393" w:type="pct"/>
            <w:vAlign w:val="center"/>
          </w:tcPr>
          <w:p w14:paraId="4C93437A"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4890750A" w14:textId="77777777" w:rsidR="004D580C" w:rsidRPr="00E244B2" w:rsidRDefault="004D580C" w:rsidP="00166A8B">
            <w:pPr>
              <w:pStyle w:val="a8"/>
              <w:rPr>
                <w:color w:val="000000" w:themeColor="text1"/>
              </w:rPr>
            </w:pPr>
            <w:r w:rsidRPr="00E244B2">
              <w:rPr>
                <w:color w:val="000000" w:themeColor="text1"/>
              </w:rPr>
              <w:t>判断储能充放电状态</w:t>
            </w:r>
          </w:p>
        </w:tc>
        <w:tc>
          <w:tcPr>
            <w:tcW w:w="812" w:type="pct"/>
            <w:vAlign w:val="center"/>
          </w:tcPr>
          <w:p w14:paraId="68E6D2AD" w14:textId="77777777" w:rsidR="004D580C" w:rsidRPr="00E244B2" w:rsidRDefault="004D580C" w:rsidP="00166A8B">
            <w:pPr>
              <w:pStyle w:val="a8"/>
              <w:rPr>
                <w:color w:val="000000" w:themeColor="text1"/>
              </w:rPr>
            </w:pPr>
            <w:r w:rsidRPr="00E244B2">
              <w:rPr>
                <w:color w:val="000000" w:themeColor="text1"/>
              </w:rPr>
              <w:t>[1, 1, 0]</w:t>
            </w:r>
          </w:p>
        </w:tc>
      </w:tr>
      <w:tr w:rsidR="004D580C" w:rsidRPr="00E244B2" w14:paraId="2D4A2A88" w14:textId="77777777" w:rsidTr="00004CB4">
        <w:tc>
          <w:tcPr>
            <w:tcW w:w="704" w:type="pct"/>
            <w:vAlign w:val="center"/>
          </w:tcPr>
          <w:p w14:paraId="330D6640" w14:textId="77777777" w:rsidR="004D580C" w:rsidRPr="00E244B2" w:rsidRDefault="004D580C" w:rsidP="00166A8B">
            <w:pPr>
              <w:pStyle w:val="a8"/>
              <w:rPr>
                <w:color w:val="000000" w:themeColor="text1"/>
              </w:rPr>
            </w:pPr>
            <w:r w:rsidRPr="00E244B2">
              <w:rPr>
                <w:color w:val="000000" w:themeColor="text1"/>
              </w:rPr>
              <w:lastRenderedPageBreak/>
              <w:t>放电状态</w:t>
            </w:r>
          </w:p>
        </w:tc>
        <w:tc>
          <w:tcPr>
            <w:tcW w:w="1107" w:type="pct"/>
            <w:vAlign w:val="center"/>
          </w:tcPr>
          <w:p w14:paraId="241872F4" w14:textId="77777777" w:rsidR="004D580C" w:rsidRPr="00E244B2" w:rsidRDefault="004D580C" w:rsidP="00166A8B">
            <w:pPr>
              <w:pStyle w:val="a8"/>
              <w:rPr>
                <w:color w:val="000000" w:themeColor="text1"/>
              </w:rPr>
            </w:pPr>
            <w:r w:rsidRPr="00E244B2">
              <w:rPr>
                <w:color w:val="000000" w:themeColor="text1"/>
              </w:rPr>
              <w:object w:dxaOrig="580" w:dyaOrig="400" w14:anchorId="26584944">
                <v:shape id="_x0000_i2220" type="#_x0000_t75" style="width:27.45pt;height:21.95pt" o:ole="">
                  <v:imagedata r:id="rId2310" o:title=""/>
                </v:shape>
                <o:OLEObject Type="Embed" ProgID="Equation.DSMT4" ShapeID="_x0000_i2220" DrawAspect="Content" ObjectID="_1852642117" r:id="rId2311"/>
              </w:object>
            </w:r>
          </w:p>
        </w:tc>
        <w:tc>
          <w:tcPr>
            <w:tcW w:w="1171" w:type="pct"/>
            <w:vAlign w:val="center"/>
          </w:tcPr>
          <w:p w14:paraId="58FEBBFA"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储能是否处于放电状态</w:t>
            </w:r>
          </w:p>
        </w:tc>
        <w:tc>
          <w:tcPr>
            <w:tcW w:w="393" w:type="pct"/>
            <w:vAlign w:val="center"/>
          </w:tcPr>
          <w:p w14:paraId="3F7E4EA5"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6B9BEE33" w14:textId="77777777" w:rsidR="004D580C" w:rsidRPr="00E244B2" w:rsidRDefault="004D580C" w:rsidP="00166A8B">
            <w:pPr>
              <w:pStyle w:val="a8"/>
              <w:rPr>
                <w:color w:val="000000" w:themeColor="text1"/>
              </w:rPr>
            </w:pPr>
            <w:r w:rsidRPr="00E244B2">
              <w:rPr>
                <w:color w:val="000000" w:themeColor="text1"/>
              </w:rPr>
              <w:t>判断储能充放电状态</w:t>
            </w:r>
          </w:p>
        </w:tc>
        <w:tc>
          <w:tcPr>
            <w:tcW w:w="812" w:type="pct"/>
            <w:vAlign w:val="center"/>
          </w:tcPr>
          <w:p w14:paraId="580E07B2" w14:textId="77777777" w:rsidR="004D580C" w:rsidRPr="00E244B2" w:rsidRDefault="004D580C" w:rsidP="00166A8B">
            <w:pPr>
              <w:pStyle w:val="a8"/>
              <w:rPr>
                <w:color w:val="000000" w:themeColor="text1"/>
              </w:rPr>
            </w:pPr>
            <w:r w:rsidRPr="00E244B2">
              <w:rPr>
                <w:color w:val="000000" w:themeColor="text1"/>
              </w:rPr>
              <w:t>[0, 0, 1]</w:t>
            </w:r>
          </w:p>
        </w:tc>
      </w:tr>
      <w:tr w:rsidR="004D580C" w:rsidRPr="00E244B2" w14:paraId="445E084E" w14:textId="77777777" w:rsidTr="00004CB4">
        <w:tc>
          <w:tcPr>
            <w:tcW w:w="704" w:type="pct"/>
            <w:vAlign w:val="center"/>
          </w:tcPr>
          <w:p w14:paraId="114E6858" w14:textId="77777777" w:rsidR="004D580C" w:rsidRPr="00E244B2" w:rsidRDefault="004D580C" w:rsidP="00166A8B">
            <w:pPr>
              <w:pStyle w:val="a8"/>
              <w:rPr>
                <w:color w:val="000000" w:themeColor="text1"/>
              </w:rPr>
            </w:pPr>
            <w:r w:rsidRPr="00E244B2">
              <w:rPr>
                <w:color w:val="000000" w:themeColor="text1"/>
              </w:rPr>
              <w:t>等效循环次数</w:t>
            </w:r>
          </w:p>
        </w:tc>
        <w:tc>
          <w:tcPr>
            <w:tcW w:w="1107" w:type="pct"/>
            <w:vAlign w:val="center"/>
          </w:tcPr>
          <w:p w14:paraId="0805AFA5" w14:textId="77777777" w:rsidR="004D580C" w:rsidRPr="00E244B2" w:rsidRDefault="004D580C" w:rsidP="00166A8B">
            <w:pPr>
              <w:pStyle w:val="a8"/>
              <w:rPr>
                <w:color w:val="000000" w:themeColor="text1"/>
              </w:rPr>
            </w:pPr>
            <w:r w:rsidRPr="00E244B2">
              <w:rPr>
                <w:color w:val="000000" w:themeColor="text1"/>
              </w:rPr>
              <w:object w:dxaOrig="540" w:dyaOrig="400" w14:anchorId="23FF7D90">
                <v:shape id="_x0000_i2221" type="#_x0000_t75" style="width:27.45pt;height:21.95pt" o:ole="">
                  <v:imagedata r:id="rId2312" o:title=""/>
                </v:shape>
                <o:OLEObject Type="Embed" ProgID="Equation.DSMT4" ShapeID="_x0000_i2221" DrawAspect="Content" ObjectID="_1852642118" r:id="rId2313"/>
              </w:object>
            </w:r>
          </w:p>
        </w:tc>
        <w:tc>
          <w:tcPr>
            <w:tcW w:w="1171" w:type="pct"/>
            <w:vAlign w:val="center"/>
          </w:tcPr>
          <w:p w14:paraId="5D2FFED8" w14:textId="77777777" w:rsidR="004D580C" w:rsidRPr="00E244B2" w:rsidRDefault="004D580C" w:rsidP="00166A8B">
            <w:pPr>
              <w:pStyle w:val="a8"/>
              <w:rPr>
                <w:color w:val="000000" w:themeColor="text1"/>
              </w:rPr>
            </w:pPr>
            <w:r w:rsidRPr="00E244B2">
              <w:rPr>
                <w:color w:val="000000" w:themeColor="text1"/>
              </w:rPr>
              <w:t>调度周期内储能等效循环次数</w:t>
            </w:r>
          </w:p>
        </w:tc>
        <w:tc>
          <w:tcPr>
            <w:tcW w:w="393" w:type="pct"/>
            <w:vAlign w:val="center"/>
          </w:tcPr>
          <w:p w14:paraId="15507D43" w14:textId="77777777" w:rsidR="004D580C" w:rsidRPr="00E244B2" w:rsidRDefault="004D580C" w:rsidP="00166A8B">
            <w:pPr>
              <w:pStyle w:val="a8"/>
              <w:rPr>
                <w:color w:val="000000" w:themeColor="text1"/>
              </w:rPr>
            </w:pPr>
            <w:r w:rsidRPr="00E244B2">
              <w:rPr>
                <w:color w:val="000000" w:themeColor="text1"/>
              </w:rPr>
              <w:t>次</w:t>
            </w:r>
          </w:p>
        </w:tc>
        <w:tc>
          <w:tcPr>
            <w:tcW w:w="813" w:type="pct"/>
            <w:vAlign w:val="center"/>
          </w:tcPr>
          <w:p w14:paraId="4BE2302E" w14:textId="77777777" w:rsidR="004D580C" w:rsidRPr="00E244B2" w:rsidRDefault="004D580C" w:rsidP="00166A8B">
            <w:pPr>
              <w:pStyle w:val="a8"/>
              <w:rPr>
                <w:color w:val="000000" w:themeColor="text1"/>
              </w:rPr>
            </w:pPr>
            <w:r w:rsidRPr="00E244B2">
              <w:rPr>
                <w:color w:val="000000" w:themeColor="text1"/>
              </w:rPr>
              <w:t>计算寿命退化</w:t>
            </w:r>
          </w:p>
        </w:tc>
        <w:tc>
          <w:tcPr>
            <w:tcW w:w="812" w:type="pct"/>
            <w:vAlign w:val="center"/>
          </w:tcPr>
          <w:p w14:paraId="3F5F416F" w14:textId="77777777" w:rsidR="004D580C" w:rsidRPr="00E244B2" w:rsidRDefault="004D580C" w:rsidP="00166A8B">
            <w:pPr>
              <w:pStyle w:val="a8"/>
              <w:rPr>
                <w:color w:val="000000" w:themeColor="text1"/>
              </w:rPr>
            </w:pPr>
            <w:r w:rsidRPr="00E244B2">
              <w:rPr>
                <w:color w:val="000000" w:themeColor="text1"/>
              </w:rPr>
              <w:t>150</w:t>
            </w:r>
          </w:p>
        </w:tc>
      </w:tr>
      <w:tr w:rsidR="004D580C" w:rsidRPr="00E244B2" w14:paraId="32320BEF" w14:textId="77777777" w:rsidTr="00004CB4">
        <w:tc>
          <w:tcPr>
            <w:tcW w:w="704" w:type="pct"/>
            <w:vAlign w:val="center"/>
          </w:tcPr>
          <w:p w14:paraId="66716F07" w14:textId="77777777" w:rsidR="004D580C" w:rsidRPr="00E244B2" w:rsidRDefault="004D580C" w:rsidP="00166A8B">
            <w:pPr>
              <w:pStyle w:val="a8"/>
              <w:rPr>
                <w:color w:val="000000" w:themeColor="text1"/>
              </w:rPr>
            </w:pPr>
            <w:r w:rsidRPr="00E244B2">
              <w:rPr>
                <w:color w:val="000000" w:themeColor="text1"/>
              </w:rPr>
              <w:t>寿命损耗率</w:t>
            </w:r>
          </w:p>
        </w:tc>
        <w:tc>
          <w:tcPr>
            <w:tcW w:w="1107" w:type="pct"/>
            <w:vAlign w:val="center"/>
          </w:tcPr>
          <w:p w14:paraId="28BD3F74" w14:textId="77777777" w:rsidR="004D580C" w:rsidRPr="00E244B2" w:rsidRDefault="004D580C" w:rsidP="00166A8B">
            <w:pPr>
              <w:pStyle w:val="a8"/>
              <w:rPr>
                <w:color w:val="000000" w:themeColor="text1"/>
              </w:rPr>
            </w:pPr>
            <w:r w:rsidRPr="00E244B2">
              <w:rPr>
                <w:color w:val="000000" w:themeColor="text1"/>
              </w:rPr>
              <w:object w:dxaOrig="520" w:dyaOrig="400" w14:anchorId="1B80B835">
                <v:shape id="_x0000_i2222" type="#_x0000_t75" style="width:26.25pt;height:21.95pt" o:ole="">
                  <v:imagedata r:id="rId2314" o:title=""/>
                </v:shape>
                <o:OLEObject Type="Embed" ProgID="Equation.DSMT4" ShapeID="_x0000_i2222" DrawAspect="Content" ObjectID="_1852642119" r:id="rId2315"/>
              </w:object>
            </w:r>
          </w:p>
        </w:tc>
        <w:tc>
          <w:tcPr>
            <w:tcW w:w="1171" w:type="pct"/>
            <w:vAlign w:val="center"/>
          </w:tcPr>
          <w:p w14:paraId="7F380BCB" w14:textId="77777777" w:rsidR="004D580C" w:rsidRPr="00E244B2" w:rsidRDefault="004D580C" w:rsidP="00166A8B">
            <w:pPr>
              <w:pStyle w:val="a8"/>
              <w:rPr>
                <w:color w:val="000000" w:themeColor="text1"/>
              </w:rPr>
            </w:pPr>
            <w:r w:rsidRPr="00E244B2">
              <w:rPr>
                <w:color w:val="000000" w:themeColor="text1"/>
              </w:rPr>
              <w:t>统计周期内储能寿命退化量</w:t>
            </w:r>
          </w:p>
        </w:tc>
        <w:tc>
          <w:tcPr>
            <w:tcW w:w="393" w:type="pct"/>
            <w:vAlign w:val="center"/>
          </w:tcPr>
          <w:p w14:paraId="242975F7" w14:textId="77777777" w:rsidR="004D580C" w:rsidRPr="00E244B2" w:rsidRDefault="004D580C" w:rsidP="00166A8B">
            <w:pPr>
              <w:pStyle w:val="a8"/>
              <w:rPr>
                <w:color w:val="000000" w:themeColor="text1"/>
              </w:rPr>
            </w:pPr>
            <w:r w:rsidRPr="00E244B2">
              <w:rPr>
                <w:color w:val="000000" w:themeColor="text1"/>
              </w:rPr>
              <w:t>—</w:t>
            </w:r>
          </w:p>
        </w:tc>
        <w:tc>
          <w:tcPr>
            <w:tcW w:w="813" w:type="pct"/>
            <w:vAlign w:val="center"/>
          </w:tcPr>
          <w:p w14:paraId="659F4B16" w14:textId="77777777" w:rsidR="004D580C" w:rsidRPr="00E244B2" w:rsidRDefault="004D580C" w:rsidP="00166A8B">
            <w:pPr>
              <w:pStyle w:val="a8"/>
              <w:rPr>
                <w:color w:val="000000" w:themeColor="text1"/>
              </w:rPr>
            </w:pPr>
            <w:r w:rsidRPr="00E244B2">
              <w:rPr>
                <w:color w:val="000000" w:themeColor="text1"/>
              </w:rPr>
              <w:t>计算老化成本</w:t>
            </w:r>
          </w:p>
        </w:tc>
        <w:tc>
          <w:tcPr>
            <w:tcW w:w="812" w:type="pct"/>
            <w:vAlign w:val="center"/>
          </w:tcPr>
          <w:p w14:paraId="2B107A56" w14:textId="77777777" w:rsidR="004D580C" w:rsidRPr="00E244B2" w:rsidRDefault="004D580C" w:rsidP="00166A8B">
            <w:pPr>
              <w:pStyle w:val="a8"/>
              <w:rPr>
                <w:color w:val="000000" w:themeColor="text1"/>
              </w:rPr>
            </w:pPr>
            <w:r w:rsidRPr="00E244B2">
              <w:rPr>
                <w:color w:val="000000" w:themeColor="text1"/>
              </w:rPr>
              <w:t>0.025</w:t>
            </w:r>
          </w:p>
        </w:tc>
      </w:tr>
      <w:tr w:rsidR="004D580C" w:rsidRPr="00E244B2" w14:paraId="01A0865D" w14:textId="77777777" w:rsidTr="00004CB4">
        <w:tc>
          <w:tcPr>
            <w:tcW w:w="704" w:type="pct"/>
            <w:vAlign w:val="center"/>
          </w:tcPr>
          <w:p w14:paraId="4500AFBC" w14:textId="77777777" w:rsidR="004D580C" w:rsidRPr="00E244B2" w:rsidRDefault="004D580C" w:rsidP="00166A8B">
            <w:pPr>
              <w:pStyle w:val="a8"/>
              <w:rPr>
                <w:color w:val="000000" w:themeColor="text1"/>
              </w:rPr>
            </w:pPr>
            <w:r w:rsidRPr="00E244B2">
              <w:rPr>
                <w:color w:val="000000" w:themeColor="text1"/>
              </w:rPr>
              <w:t>累计寿命衰减比例</w:t>
            </w:r>
          </w:p>
        </w:tc>
        <w:tc>
          <w:tcPr>
            <w:tcW w:w="1107" w:type="pct"/>
            <w:vAlign w:val="center"/>
          </w:tcPr>
          <w:p w14:paraId="466285F4" w14:textId="77777777" w:rsidR="004D580C" w:rsidRPr="00E244B2" w:rsidRDefault="004D580C" w:rsidP="00166A8B">
            <w:pPr>
              <w:pStyle w:val="a8"/>
              <w:rPr>
                <w:color w:val="000000" w:themeColor="text1"/>
              </w:rPr>
            </w:pPr>
            <w:r w:rsidRPr="00E244B2">
              <w:rPr>
                <w:color w:val="000000" w:themeColor="text1"/>
              </w:rPr>
              <w:object w:dxaOrig="520" w:dyaOrig="400" w14:anchorId="34279A41">
                <v:shape id="_x0000_i2223" type="#_x0000_t75" style="width:26.25pt;height:21.95pt" o:ole="">
                  <v:imagedata r:id="rId2316" o:title=""/>
                </v:shape>
                <o:OLEObject Type="Embed" ProgID="Equation.DSMT4" ShapeID="_x0000_i2223" DrawAspect="Content" ObjectID="_1852642120" r:id="rId2317"/>
              </w:object>
            </w:r>
          </w:p>
        </w:tc>
        <w:tc>
          <w:tcPr>
            <w:tcW w:w="1171" w:type="pct"/>
            <w:vAlign w:val="center"/>
          </w:tcPr>
          <w:p w14:paraId="4CB9C67E" w14:textId="77777777" w:rsidR="004D580C" w:rsidRPr="00E244B2" w:rsidRDefault="004D580C" w:rsidP="00166A8B">
            <w:pPr>
              <w:pStyle w:val="a8"/>
              <w:rPr>
                <w:color w:val="000000" w:themeColor="text1"/>
              </w:rPr>
            </w:pPr>
            <w:r w:rsidRPr="00E244B2">
              <w:rPr>
                <w:color w:val="000000" w:themeColor="text1"/>
              </w:rPr>
              <w:t>整个研究周期内累计寿命衰减比例</w:t>
            </w:r>
          </w:p>
        </w:tc>
        <w:tc>
          <w:tcPr>
            <w:tcW w:w="393" w:type="pct"/>
            <w:vAlign w:val="center"/>
          </w:tcPr>
          <w:p w14:paraId="0E00BC59" w14:textId="77777777" w:rsidR="004D580C" w:rsidRPr="00E244B2" w:rsidRDefault="004D580C" w:rsidP="00166A8B">
            <w:pPr>
              <w:pStyle w:val="a8"/>
              <w:rPr>
                <w:color w:val="000000" w:themeColor="text1"/>
              </w:rPr>
            </w:pPr>
            <w:r w:rsidRPr="00E244B2">
              <w:rPr>
                <w:color w:val="000000" w:themeColor="text1"/>
              </w:rPr>
              <w:t>—</w:t>
            </w:r>
          </w:p>
        </w:tc>
        <w:tc>
          <w:tcPr>
            <w:tcW w:w="813" w:type="pct"/>
            <w:vAlign w:val="center"/>
          </w:tcPr>
          <w:p w14:paraId="4D465D60" w14:textId="77777777" w:rsidR="004D580C" w:rsidRPr="00E244B2" w:rsidRDefault="004D580C" w:rsidP="00166A8B">
            <w:pPr>
              <w:pStyle w:val="a8"/>
              <w:rPr>
                <w:color w:val="000000" w:themeColor="text1"/>
              </w:rPr>
            </w:pPr>
            <w:r w:rsidRPr="00E244B2">
              <w:rPr>
                <w:color w:val="000000" w:themeColor="text1"/>
              </w:rPr>
              <w:t>计算老化成本</w:t>
            </w:r>
          </w:p>
        </w:tc>
        <w:tc>
          <w:tcPr>
            <w:tcW w:w="812" w:type="pct"/>
            <w:vAlign w:val="center"/>
          </w:tcPr>
          <w:p w14:paraId="1F790AD0" w14:textId="77777777" w:rsidR="004D580C" w:rsidRPr="00E244B2" w:rsidRDefault="004D580C" w:rsidP="00166A8B">
            <w:pPr>
              <w:pStyle w:val="a8"/>
              <w:rPr>
                <w:color w:val="000000" w:themeColor="text1"/>
              </w:rPr>
            </w:pPr>
            <w:r w:rsidRPr="00E244B2">
              <w:rPr>
                <w:color w:val="000000" w:themeColor="text1"/>
              </w:rPr>
              <w:t>0.05</w:t>
            </w:r>
          </w:p>
        </w:tc>
      </w:tr>
      <w:tr w:rsidR="004D580C" w:rsidRPr="00E244B2" w14:paraId="0667D190" w14:textId="77777777" w:rsidTr="00004CB4">
        <w:tc>
          <w:tcPr>
            <w:tcW w:w="704" w:type="pct"/>
            <w:vAlign w:val="center"/>
          </w:tcPr>
          <w:p w14:paraId="064F4520" w14:textId="77777777" w:rsidR="004D580C" w:rsidRPr="00E244B2" w:rsidRDefault="004D580C" w:rsidP="00166A8B">
            <w:pPr>
              <w:pStyle w:val="a8"/>
              <w:rPr>
                <w:color w:val="000000" w:themeColor="text1"/>
              </w:rPr>
            </w:pPr>
            <w:r w:rsidRPr="00E244B2">
              <w:rPr>
                <w:color w:val="000000" w:themeColor="text1"/>
              </w:rPr>
              <w:t>老化成本</w:t>
            </w:r>
          </w:p>
        </w:tc>
        <w:tc>
          <w:tcPr>
            <w:tcW w:w="1107" w:type="pct"/>
            <w:vAlign w:val="center"/>
          </w:tcPr>
          <w:p w14:paraId="2A1B9DF7" w14:textId="77777777" w:rsidR="004D580C" w:rsidRPr="00E244B2" w:rsidRDefault="004D580C" w:rsidP="00166A8B">
            <w:pPr>
              <w:pStyle w:val="a8"/>
              <w:rPr>
                <w:color w:val="000000" w:themeColor="text1"/>
              </w:rPr>
            </w:pPr>
            <w:r w:rsidRPr="00E244B2">
              <w:rPr>
                <w:color w:val="000000" w:themeColor="text1"/>
              </w:rPr>
              <w:object w:dxaOrig="620" w:dyaOrig="400" w14:anchorId="6E5570A6">
                <v:shape id="_x0000_i2224" type="#_x0000_t75" style="width:31.1pt;height:21.95pt" o:ole="">
                  <v:imagedata r:id="rId2318" o:title=""/>
                </v:shape>
                <o:OLEObject Type="Embed" ProgID="Equation.DSMT4" ShapeID="_x0000_i2224" DrawAspect="Content" ObjectID="_1852642121" r:id="rId2319"/>
              </w:object>
            </w:r>
          </w:p>
        </w:tc>
        <w:tc>
          <w:tcPr>
            <w:tcW w:w="1171" w:type="pct"/>
            <w:vAlign w:val="center"/>
          </w:tcPr>
          <w:p w14:paraId="0087DAB1" w14:textId="77777777" w:rsidR="004D580C" w:rsidRPr="00E244B2" w:rsidRDefault="004D580C" w:rsidP="00166A8B">
            <w:pPr>
              <w:pStyle w:val="a8"/>
              <w:rPr>
                <w:color w:val="000000" w:themeColor="text1"/>
              </w:rPr>
            </w:pPr>
            <w:r w:rsidRPr="00E244B2">
              <w:rPr>
                <w:color w:val="000000" w:themeColor="text1"/>
              </w:rPr>
              <w:t>储能设备寿命老化成本</w:t>
            </w:r>
          </w:p>
        </w:tc>
        <w:tc>
          <w:tcPr>
            <w:tcW w:w="393" w:type="pct"/>
            <w:vAlign w:val="center"/>
          </w:tcPr>
          <w:p w14:paraId="76DD7733"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2932DF3F" w14:textId="77777777" w:rsidR="004D580C" w:rsidRPr="00E244B2" w:rsidRDefault="004D580C" w:rsidP="00166A8B">
            <w:pPr>
              <w:pStyle w:val="a8"/>
              <w:rPr>
                <w:color w:val="000000" w:themeColor="text1"/>
              </w:rPr>
            </w:pPr>
            <w:r w:rsidRPr="00E244B2">
              <w:rPr>
                <w:color w:val="000000" w:themeColor="text1"/>
              </w:rPr>
              <w:t>运行经济性评价</w:t>
            </w:r>
          </w:p>
        </w:tc>
        <w:tc>
          <w:tcPr>
            <w:tcW w:w="812" w:type="pct"/>
            <w:vAlign w:val="center"/>
          </w:tcPr>
          <w:p w14:paraId="1FAB36F3" w14:textId="77777777" w:rsidR="004D580C" w:rsidRPr="00E244B2" w:rsidRDefault="004D580C" w:rsidP="00166A8B">
            <w:pPr>
              <w:pStyle w:val="a8"/>
              <w:rPr>
                <w:color w:val="000000" w:themeColor="text1"/>
              </w:rPr>
            </w:pPr>
            <w:r w:rsidRPr="00E244B2">
              <w:rPr>
                <w:color w:val="000000" w:themeColor="text1"/>
              </w:rPr>
              <w:t>2.0×10⁵</w:t>
            </w:r>
          </w:p>
        </w:tc>
      </w:tr>
      <w:tr w:rsidR="004D580C" w:rsidRPr="00E244B2" w14:paraId="7FB4B3DB" w14:textId="77777777" w:rsidTr="00004CB4">
        <w:tc>
          <w:tcPr>
            <w:tcW w:w="704" w:type="pct"/>
            <w:vAlign w:val="center"/>
          </w:tcPr>
          <w:p w14:paraId="57DF2726" w14:textId="77777777" w:rsidR="004D580C" w:rsidRPr="00E244B2" w:rsidRDefault="004D580C" w:rsidP="00166A8B">
            <w:pPr>
              <w:pStyle w:val="a8"/>
              <w:rPr>
                <w:color w:val="000000" w:themeColor="text1"/>
              </w:rPr>
            </w:pPr>
            <w:r w:rsidRPr="00E244B2">
              <w:rPr>
                <w:color w:val="000000" w:themeColor="text1"/>
              </w:rPr>
              <w:t>固定运维成本</w:t>
            </w:r>
          </w:p>
        </w:tc>
        <w:tc>
          <w:tcPr>
            <w:tcW w:w="1107" w:type="pct"/>
            <w:vAlign w:val="center"/>
          </w:tcPr>
          <w:p w14:paraId="26EDD298" w14:textId="77777777" w:rsidR="004D580C" w:rsidRPr="00E244B2" w:rsidRDefault="004D580C" w:rsidP="00166A8B">
            <w:pPr>
              <w:pStyle w:val="a8"/>
              <w:rPr>
                <w:color w:val="000000" w:themeColor="text1"/>
              </w:rPr>
            </w:pPr>
            <w:r w:rsidRPr="00E244B2">
              <w:rPr>
                <w:color w:val="000000" w:themeColor="text1"/>
              </w:rPr>
              <w:object w:dxaOrig="720" w:dyaOrig="400" w14:anchorId="5ECF839E">
                <v:shape id="_x0000_i2225" type="#_x0000_t75" style="width:36.6pt;height:21.95pt" o:ole="">
                  <v:imagedata r:id="rId2320" o:title=""/>
                </v:shape>
                <o:OLEObject Type="Embed" ProgID="Equation.DSMT4" ShapeID="_x0000_i2225" DrawAspect="Content" ObjectID="_1852642122" r:id="rId2321"/>
              </w:object>
            </w:r>
          </w:p>
        </w:tc>
        <w:tc>
          <w:tcPr>
            <w:tcW w:w="1171" w:type="pct"/>
            <w:vAlign w:val="center"/>
          </w:tcPr>
          <w:p w14:paraId="0CB4D961" w14:textId="77777777" w:rsidR="004D580C" w:rsidRPr="00E244B2" w:rsidRDefault="004D580C" w:rsidP="00166A8B">
            <w:pPr>
              <w:pStyle w:val="a8"/>
              <w:rPr>
                <w:color w:val="000000" w:themeColor="text1"/>
              </w:rPr>
            </w:pPr>
            <w:r w:rsidRPr="00E244B2">
              <w:rPr>
                <w:color w:val="000000" w:themeColor="text1"/>
              </w:rPr>
              <w:t>储能设备固定运行维护成本</w:t>
            </w:r>
          </w:p>
        </w:tc>
        <w:tc>
          <w:tcPr>
            <w:tcW w:w="393" w:type="pct"/>
            <w:vAlign w:val="center"/>
          </w:tcPr>
          <w:p w14:paraId="11040EA5"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63B29074" w14:textId="77777777" w:rsidR="004D580C" w:rsidRPr="00E244B2" w:rsidRDefault="004D580C" w:rsidP="00166A8B">
            <w:pPr>
              <w:pStyle w:val="a8"/>
              <w:rPr>
                <w:color w:val="000000" w:themeColor="text1"/>
              </w:rPr>
            </w:pPr>
            <w:r w:rsidRPr="00E244B2">
              <w:rPr>
                <w:color w:val="000000" w:themeColor="text1"/>
              </w:rPr>
              <w:t>运行成本核算</w:t>
            </w:r>
          </w:p>
        </w:tc>
        <w:tc>
          <w:tcPr>
            <w:tcW w:w="812" w:type="pct"/>
            <w:vAlign w:val="center"/>
          </w:tcPr>
          <w:p w14:paraId="545C9B0A" w14:textId="77777777" w:rsidR="004D580C" w:rsidRPr="00E244B2" w:rsidRDefault="004D580C" w:rsidP="00166A8B">
            <w:pPr>
              <w:pStyle w:val="a8"/>
              <w:rPr>
                <w:color w:val="000000" w:themeColor="text1"/>
              </w:rPr>
            </w:pPr>
            <w:r w:rsidRPr="00E244B2">
              <w:rPr>
                <w:color w:val="000000" w:themeColor="text1"/>
              </w:rPr>
              <w:t>5.0×10⁴</w:t>
            </w:r>
          </w:p>
        </w:tc>
      </w:tr>
      <w:tr w:rsidR="004D580C" w:rsidRPr="00E244B2" w14:paraId="41A10958" w14:textId="77777777" w:rsidTr="00004CB4">
        <w:tc>
          <w:tcPr>
            <w:tcW w:w="704" w:type="pct"/>
            <w:vAlign w:val="center"/>
          </w:tcPr>
          <w:p w14:paraId="5264E7F8" w14:textId="77777777" w:rsidR="004D580C" w:rsidRPr="00E244B2" w:rsidRDefault="004D580C" w:rsidP="00166A8B">
            <w:pPr>
              <w:pStyle w:val="a8"/>
              <w:rPr>
                <w:color w:val="000000" w:themeColor="text1"/>
              </w:rPr>
            </w:pPr>
            <w:r w:rsidRPr="00E244B2">
              <w:rPr>
                <w:color w:val="000000" w:themeColor="text1"/>
              </w:rPr>
              <w:t>储能总运行成本</w:t>
            </w:r>
          </w:p>
        </w:tc>
        <w:tc>
          <w:tcPr>
            <w:tcW w:w="1107" w:type="pct"/>
            <w:vAlign w:val="center"/>
          </w:tcPr>
          <w:p w14:paraId="0424086A" w14:textId="77777777" w:rsidR="004D580C" w:rsidRPr="00E244B2" w:rsidRDefault="004D580C" w:rsidP="00166A8B">
            <w:pPr>
              <w:pStyle w:val="a8"/>
              <w:rPr>
                <w:color w:val="000000" w:themeColor="text1"/>
              </w:rPr>
            </w:pPr>
            <w:r w:rsidRPr="00E244B2">
              <w:rPr>
                <w:color w:val="000000" w:themeColor="text1"/>
              </w:rPr>
              <w:object w:dxaOrig="360" w:dyaOrig="380" w14:anchorId="59F93337">
                <v:shape id="_x0000_i2226" type="#_x0000_t75" style="width:18.3pt;height:20.15pt" o:ole="">
                  <v:imagedata r:id="rId2322" o:title=""/>
                </v:shape>
                <o:OLEObject Type="Embed" ProgID="Equation.DSMT4" ShapeID="_x0000_i2226" DrawAspect="Content" ObjectID="_1852642123" r:id="rId2323"/>
              </w:object>
            </w:r>
          </w:p>
        </w:tc>
        <w:tc>
          <w:tcPr>
            <w:tcW w:w="1171" w:type="pct"/>
            <w:vAlign w:val="center"/>
          </w:tcPr>
          <w:p w14:paraId="75636C86" w14:textId="77777777" w:rsidR="004D580C" w:rsidRPr="00E244B2" w:rsidRDefault="004D580C" w:rsidP="00166A8B">
            <w:pPr>
              <w:pStyle w:val="a8"/>
              <w:rPr>
                <w:color w:val="000000" w:themeColor="text1"/>
              </w:rPr>
            </w:pPr>
            <w:r w:rsidRPr="00E244B2">
              <w:rPr>
                <w:color w:val="000000" w:themeColor="text1"/>
              </w:rPr>
              <w:t>大区域</w:t>
            </w:r>
            <w:r w:rsidRPr="00E244B2">
              <w:rPr>
                <w:color w:val="000000" w:themeColor="text1"/>
              </w:rPr>
              <w:t> </w:t>
            </w:r>
            <m:oMath>
              <m:r>
                <w:rPr>
                  <w:rFonts w:ascii="Cambria Math" w:hAnsi="Cambria Math"/>
                  <w:color w:val="000000" w:themeColor="text1"/>
                </w:rPr>
                <m:t>a</m:t>
              </m:r>
            </m:oMath>
            <w:r w:rsidRPr="00E244B2">
              <w:rPr>
                <w:color w:val="000000" w:themeColor="text1"/>
              </w:rPr>
              <w:t> </w:t>
            </w:r>
            <w:r w:rsidRPr="00E244B2">
              <w:rPr>
                <w:color w:val="000000" w:themeColor="text1"/>
              </w:rPr>
              <w:t>内电化学储能总运行成本（老化</w:t>
            </w:r>
            <w:r w:rsidRPr="00E244B2">
              <w:rPr>
                <w:color w:val="000000" w:themeColor="text1"/>
              </w:rPr>
              <w:t>+</w:t>
            </w:r>
            <w:r w:rsidRPr="00E244B2">
              <w:rPr>
                <w:color w:val="000000" w:themeColor="text1"/>
              </w:rPr>
              <w:t>固定运维）</w:t>
            </w:r>
          </w:p>
        </w:tc>
        <w:tc>
          <w:tcPr>
            <w:tcW w:w="393" w:type="pct"/>
            <w:vAlign w:val="center"/>
          </w:tcPr>
          <w:p w14:paraId="02473C5B"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01E3234A" w14:textId="77777777" w:rsidR="004D580C" w:rsidRPr="00E244B2" w:rsidRDefault="004D580C" w:rsidP="00166A8B">
            <w:pPr>
              <w:pStyle w:val="a8"/>
              <w:rPr>
                <w:color w:val="000000" w:themeColor="text1"/>
              </w:rPr>
            </w:pPr>
            <w:r w:rsidRPr="00E244B2">
              <w:rPr>
                <w:color w:val="000000" w:themeColor="text1"/>
              </w:rPr>
              <w:t>进入系统总运行成本并评价优化效果</w:t>
            </w:r>
          </w:p>
        </w:tc>
        <w:tc>
          <w:tcPr>
            <w:tcW w:w="812" w:type="pct"/>
            <w:vAlign w:val="center"/>
          </w:tcPr>
          <w:p w14:paraId="01CD7228" w14:textId="77777777" w:rsidR="004D580C" w:rsidRPr="00E244B2" w:rsidRDefault="004D580C" w:rsidP="00166A8B">
            <w:pPr>
              <w:pStyle w:val="a8"/>
              <w:rPr>
                <w:color w:val="000000" w:themeColor="text1"/>
              </w:rPr>
            </w:pPr>
            <w:r w:rsidRPr="00E244B2">
              <w:rPr>
                <w:color w:val="000000" w:themeColor="text1"/>
              </w:rPr>
              <w:t>2.5×10⁵</w:t>
            </w:r>
          </w:p>
        </w:tc>
      </w:tr>
    </w:tbl>
    <w:p w14:paraId="59F05C9C" w14:textId="77777777" w:rsidR="004D580C" w:rsidRPr="00E244B2" w:rsidRDefault="004D580C" w:rsidP="004D580C">
      <w:pPr>
        <w:ind w:firstLine="480"/>
        <w:rPr>
          <w:color w:val="000000" w:themeColor="text1"/>
        </w:rPr>
      </w:pPr>
    </w:p>
    <w:p w14:paraId="751DB605" w14:textId="77777777" w:rsidR="004D580C" w:rsidRPr="00E244B2" w:rsidRDefault="004D580C" w:rsidP="004D580C">
      <w:pPr>
        <w:pStyle w:val="20"/>
        <w:rPr>
          <w:color w:val="000000" w:themeColor="text1"/>
        </w:rPr>
      </w:pPr>
      <w:r w:rsidRPr="00E244B2">
        <w:rPr>
          <w:rFonts w:hint="eastAsia"/>
          <w:color w:val="000000" w:themeColor="text1"/>
        </w:rPr>
        <w:t>抽水蓄能</w:t>
      </w:r>
      <w:r w:rsidRPr="00E244B2">
        <w:rPr>
          <w:color w:val="000000" w:themeColor="text1"/>
        </w:rPr>
        <w:t>运行模型</w:t>
      </w:r>
    </w:p>
    <w:p w14:paraId="0FDCC67F"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77216DF8" w14:textId="77777777" w:rsidTr="00004CB4">
        <w:trPr>
          <w:tblHeader/>
        </w:trPr>
        <w:tc>
          <w:tcPr>
            <w:tcW w:w="833" w:type="pct"/>
            <w:shd w:val="clear" w:color="auto" w:fill="E8EEF5"/>
            <w:tcMar>
              <w:top w:w="100" w:type="dxa"/>
              <w:left w:w="120" w:type="dxa"/>
              <w:bottom w:w="100" w:type="dxa"/>
              <w:right w:w="120" w:type="dxa"/>
            </w:tcMar>
            <w:vAlign w:val="center"/>
          </w:tcPr>
          <w:p w14:paraId="23B7A02C"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56888E00"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4FBC83EB"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0E1DBA1F"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2579F262"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52545924"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08EC951F"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5BECEE62" w14:textId="77777777" w:rsidTr="00004CB4">
        <w:tc>
          <w:tcPr>
            <w:tcW w:w="833" w:type="pct"/>
            <w:vAlign w:val="center"/>
          </w:tcPr>
          <w:p w14:paraId="5884CDA3" w14:textId="77777777" w:rsidR="004D580C" w:rsidRPr="00E244B2" w:rsidRDefault="004D580C" w:rsidP="00166A8B">
            <w:pPr>
              <w:pStyle w:val="a8"/>
              <w:rPr>
                <w:color w:val="000000" w:themeColor="text1"/>
              </w:rPr>
            </w:pPr>
            <w:r w:rsidRPr="00E244B2">
              <w:rPr>
                <w:color w:val="000000" w:themeColor="text1"/>
              </w:rPr>
              <w:t>发电最小功率</w:t>
            </w:r>
          </w:p>
        </w:tc>
        <w:tc>
          <w:tcPr>
            <w:tcW w:w="876" w:type="pct"/>
            <w:vAlign w:val="center"/>
          </w:tcPr>
          <w:p w14:paraId="79D1BA82" w14:textId="77777777" w:rsidR="004D580C" w:rsidRPr="00E244B2" w:rsidRDefault="004D580C" w:rsidP="00166A8B">
            <w:pPr>
              <w:pStyle w:val="a8"/>
              <w:rPr>
                <w:color w:val="000000" w:themeColor="text1"/>
              </w:rPr>
            </w:pPr>
            <w:r w:rsidRPr="00E244B2">
              <w:rPr>
                <w:color w:val="000000" w:themeColor="text1"/>
              </w:rPr>
              <w:object w:dxaOrig="680" w:dyaOrig="380" w14:anchorId="482EB79F">
                <v:shape id="_x0000_i2227" type="#_x0000_t75" style="width:32.95pt;height:18.9pt" o:ole="">
                  <v:imagedata r:id="rId2324" o:title=""/>
                </v:shape>
                <o:OLEObject Type="Embed" ProgID="Equation.DSMT4" ShapeID="_x0000_i2227" DrawAspect="Content" ObjectID="_1852642124" r:id="rId2325"/>
              </w:object>
            </w:r>
          </w:p>
        </w:tc>
        <w:tc>
          <w:tcPr>
            <w:tcW w:w="1139" w:type="pct"/>
            <w:vAlign w:val="center"/>
          </w:tcPr>
          <w:p w14:paraId="7DECF453" w14:textId="77777777" w:rsidR="004D580C" w:rsidRPr="00E244B2" w:rsidRDefault="004D580C" w:rsidP="00166A8B">
            <w:pPr>
              <w:pStyle w:val="a8"/>
              <w:rPr>
                <w:color w:val="000000" w:themeColor="text1"/>
              </w:rPr>
            </w:pP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发电工况下的最小发电功率</w:t>
            </w:r>
          </w:p>
        </w:tc>
        <w:tc>
          <w:tcPr>
            <w:tcW w:w="441" w:type="pct"/>
            <w:vAlign w:val="center"/>
          </w:tcPr>
          <w:p w14:paraId="066611F6"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14CBBCF2"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671C5AB1"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5D01CC8"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083D4587" w14:textId="77777777" w:rsidTr="00004CB4">
        <w:tc>
          <w:tcPr>
            <w:tcW w:w="833" w:type="pct"/>
            <w:vAlign w:val="center"/>
          </w:tcPr>
          <w:p w14:paraId="2B821B9D" w14:textId="77777777" w:rsidR="004D580C" w:rsidRPr="00E244B2" w:rsidRDefault="004D580C" w:rsidP="00166A8B">
            <w:pPr>
              <w:pStyle w:val="a8"/>
              <w:rPr>
                <w:color w:val="000000" w:themeColor="text1"/>
              </w:rPr>
            </w:pPr>
            <w:r w:rsidRPr="00E244B2">
              <w:rPr>
                <w:color w:val="000000" w:themeColor="text1"/>
              </w:rPr>
              <w:lastRenderedPageBreak/>
              <w:t>发电最大功率</w:t>
            </w:r>
          </w:p>
        </w:tc>
        <w:tc>
          <w:tcPr>
            <w:tcW w:w="876" w:type="pct"/>
            <w:vAlign w:val="center"/>
          </w:tcPr>
          <w:p w14:paraId="396A3319" w14:textId="77777777" w:rsidR="004D580C" w:rsidRPr="00E244B2" w:rsidRDefault="004D580C" w:rsidP="00166A8B">
            <w:pPr>
              <w:pStyle w:val="a8"/>
              <w:rPr>
                <w:color w:val="000000" w:themeColor="text1"/>
              </w:rPr>
            </w:pPr>
            <w:r w:rsidRPr="00E244B2">
              <w:rPr>
                <w:color w:val="000000" w:themeColor="text1"/>
              </w:rPr>
              <w:object w:dxaOrig="700" w:dyaOrig="380" w14:anchorId="43472527">
                <v:shape id="_x0000_i2228" type="#_x0000_t75" style="width:36.6pt;height:18.9pt" o:ole="">
                  <v:imagedata r:id="rId2326" o:title=""/>
                </v:shape>
                <o:OLEObject Type="Embed" ProgID="Equation.DSMT4" ShapeID="_x0000_i2228" DrawAspect="Content" ObjectID="_1852642125" r:id="rId2327"/>
              </w:object>
            </w:r>
          </w:p>
        </w:tc>
        <w:tc>
          <w:tcPr>
            <w:tcW w:w="1139" w:type="pct"/>
            <w:vAlign w:val="center"/>
          </w:tcPr>
          <w:p w14:paraId="3A37107D" w14:textId="77777777" w:rsidR="004D580C" w:rsidRPr="00E244B2" w:rsidRDefault="004D580C" w:rsidP="00166A8B">
            <w:pPr>
              <w:pStyle w:val="a8"/>
              <w:rPr>
                <w:color w:val="000000" w:themeColor="text1"/>
              </w:rPr>
            </w:pP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发电工况下的最大发电功率</w:t>
            </w:r>
          </w:p>
        </w:tc>
        <w:tc>
          <w:tcPr>
            <w:tcW w:w="441" w:type="pct"/>
            <w:vAlign w:val="center"/>
          </w:tcPr>
          <w:p w14:paraId="6D804D0B"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6E18A3B1"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424CB18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342E44E"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4BF90376" w14:textId="77777777" w:rsidTr="00004CB4">
        <w:tc>
          <w:tcPr>
            <w:tcW w:w="833" w:type="pct"/>
            <w:vAlign w:val="center"/>
          </w:tcPr>
          <w:p w14:paraId="31A10092" w14:textId="77777777" w:rsidR="004D580C" w:rsidRPr="00E244B2" w:rsidRDefault="004D580C" w:rsidP="00166A8B">
            <w:pPr>
              <w:pStyle w:val="a8"/>
              <w:rPr>
                <w:color w:val="000000" w:themeColor="text1"/>
              </w:rPr>
            </w:pPr>
            <w:r w:rsidRPr="00E244B2">
              <w:rPr>
                <w:color w:val="000000" w:themeColor="text1"/>
              </w:rPr>
              <w:t>抽水最小功率</w:t>
            </w:r>
          </w:p>
        </w:tc>
        <w:tc>
          <w:tcPr>
            <w:tcW w:w="876" w:type="pct"/>
            <w:vAlign w:val="center"/>
          </w:tcPr>
          <w:p w14:paraId="089FA12E" w14:textId="77777777" w:rsidR="004D580C" w:rsidRPr="00E244B2" w:rsidRDefault="004D580C" w:rsidP="00166A8B">
            <w:pPr>
              <w:pStyle w:val="a8"/>
              <w:rPr>
                <w:color w:val="000000" w:themeColor="text1"/>
              </w:rPr>
            </w:pPr>
            <w:r w:rsidRPr="00E244B2">
              <w:rPr>
                <w:color w:val="000000" w:themeColor="text1"/>
              </w:rPr>
              <w:object w:dxaOrig="680" w:dyaOrig="380" w14:anchorId="1B693392">
                <v:shape id="_x0000_i2229" type="#_x0000_t75" style="width:32.95pt;height:18.9pt" o:ole="">
                  <v:imagedata r:id="rId2328" o:title=""/>
                </v:shape>
                <o:OLEObject Type="Embed" ProgID="Equation.DSMT4" ShapeID="_x0000_i2229" DrawAspect="Content" ObjectID="_1852642126" r:id="rId2329"/>
              </w:object>
            </w:r>
          </w:p>
        </w:tc>
        <w:tc>
          <w:tcPr>
            <w:tcW w:w="1139" w:type="pct"/>
            <w:vAlign w:val="center"/>
          </w:tcPr>
          <w:p w14:paraId="6EF727C4" w14:textId="77777777" w:rsidR="004D580C" w:rsidRPr="00E244B2" w:rsidRDefault="004D580C" w:rsidP="00166A8B">
            <w:pPr>
              <w:pStyle w:val="a8"/>
              <w:rPr>
                <w:color w:val="000000" w:themeColor="text1"/>
              </w:rPr>
            </w:pP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抽水工况下的最小抽水功率（可变速机组适用）</w:t>
            </w:r>
          </w:p>
        </w:tc>
        <w:tc>
          <w:tcPr>
            <w:tcW w:w="441" w:type="pct"/>
            <w:vAlign w:val="center"/>
          </w:tcPr>
          <w:p w14:paraId="1ABD840A"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737F3498"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72119790"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7F06254" w14:textId="77777777" w:rsidR="004D580C" w:rsidRPr="00E244B2" w:rsidRDefault="004D580C" w:rsidP="00166A8B">
            <w:pPr>
              <w:pStyle w:val="a8"/>
              <w:rPr>
                <w:color w:val="000000" w:themeColor="text1"/>
              </w:rPr>
            </w:pPr>
            <w:r w:rsidRPr="00E244B2">
              <w:rPr>
                <w:rFonts w:hint="eastAsia"/>
                <w:color w:val="000000" w:themeColor="text1"/>
              </w:rPr>
              <w:t>50</w:t>
            </w:r>
          </w:p>
        </w:tc>
      </w:tr>
      <w:tr w:rsidR="004D580C" w:rsidRPr="00E244B2" w14:paraId="253A345A" w14:textId="77777777" w:rsidTr="00004CB4">
        <w:tc>
          <w:tcPr>
            <w:tcW w:w="833" w:type="pct"/>
            <w:vAlign w:val="center"/>
          </w:tcPr>
          <w:p w14:paraId="2B06A2A1" w14:textId="77777777" w:rsidR="004D580C" w:rsidRPr="00E244B2" w:rsidRDefault="004D580C" w:rsidP="00166A8B">
            <w:pPr>
              <w:pStyle w:val="a8"/>
              <w:rPr>
                <w:color w:val="000000" w:themeColor="text1"/>
              </w:rPr>
            </w:pPr>
            <w:r w:rsidRPr="00E244B2">
              <w:rPr>
                <w:color w:val="000000" w:themeColor="text1"/>
              </w:rPr>
              <w:t>抽水最大功率</w:t>
            </w:r>
          </w:p>
        </w:tc>
        <w:tc>
          <w:tcPr>
            <w:tcW w:w="876" w:type="pct"/>
            <w:vAlign w:val="center"/>
          </w:tcPr>
          <w:p w14:paraId="3899CF62" w14:textId="77777777" w:rsidR="004D580C" w:rsidRPr="00E244B2" w:rsidRDefault="004D580C" w:rsidP="00166A8B">
            <w:pPr>
              <w:pStyle w:val="a8"/>
              <w:rPr>
                <w:color w:val="000000" w:themeColor="text1"/>
              </w:rPr>
            </w:pPr>
            <w:r w:rsidRPr="00E244B2">
              <w:rPr>
                <w:color w:val="000000" w:themeColor="text1"/>
              </w:rPr>
              <w:object w:dxaOrig="700" w:dyaOrig="380" w14:anchorId="2DEC18D2">
                <v:shape id="_x0000_i2230" type="#_x0000_t75" style="width:36.6pt;height:18.9pt" o:ole="">
                  <v:imagedata r:id="rId2330" o:title=""/>
                </v:shape>
                <o:OLEObject Type="Embed" ProgID="Equation.DSMT4" ShapeID="_x0000_i2230" DrawAspect="Content" ObjectID="_1852642127" r:id="rId2331"/>
              </w:object>
            </w:r>
          </w:p>
        </w:tc>
        <w:tc>
          <w:tcPr>
            <w:tcW w:w="1139" w:type="pct"/>
            <w:vAlign w:val="center"/>
          </w:tcPr>
          <w:p w14:paraId="7FB5B4B8" w14:textId="77777777" w:rsidR="004D580C" w:rsidRPr="00E244B2" w:rsidRDefault="004D580C" w:rsidP="00166A8B">
            <w:pPr>
              <w:pStyle w:val="a8"/>
              <w:rPr>
                <w:color w:val="000000" w:themeColor="text1"/>
              </w:rPr>
            </w:pP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抽水工况下的最大抽水功率（可变速机组适用）</w:t>
            </w:r>
          </w:p>
        </w:tc>
        <w:tc>
          <w:tcPr>
            <w:tcW w:w="441" w:type="pct"/>
            <w:vAlign w:val="center"/>
          </w:tcPr>
          <w:p w14:paraId="78E2FA0A"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369F53EF"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1963CCDF"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4B740B5"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3CB2672C" w14:textId="77777777" w:rsidTr="00004CB4">
        <w:tc>
          <w:tcPr>
            <w:tcW w:w="833" w:type="pct"/>
            <w:vAlign w:val="center"/>
          </w:tcPr>
          <w:p w14:paraId="44F716F2" w14:textId="77777777" w:rsidR="004D580C" w:rsidRPr="00E244B2" w:rsidRDefault="004D580C" w:rsidP="00166A8B">
            <w:pPr>
              <w:pStyle w:val="a8"/>
              <w:rPr>
                <w:color w:val="000000" w:themeColor="text1"/>
              </w:rPr>
            </w:pPr>
            <w:r w:rsidRPr="00E244B2">
              <w:rPr>
                <w:color w:val="000000" w:themeColor="text1"/>
              </w:rPr>
              <w:t>额定抽水功率</w:t>
            </w:r>
          </w:p>
        </w:tc>
        <w:tc>
          <w:tcPr>
            <w:tcW w:w="876" w:type="pct"/>
            <w:vAlign w:val="center"/>
          </w:tcPr>
          <w:p w14:paraId="563808DF" w14:textId="77777777" w:rsidR="004D580C" w:rsidRPr="00E244B2" w:rsidRDefault="004D580C" w:rsidP="00166A8B">
            <w:pPr>
              <w:pStyle w:val="a8"/>
              <w:rPr>
                <w:color w:val="000000" w:themeColor="text1"/>
              </w:rPr>
            </w:pPr>
            <w:r w:rsidRPr="00E244B2">
              <w:rPr>
                <w:color w:val="000000" w:themeColor="text1"/>
              </w:rPr>
              <w:object w:dxaOrig="580" w:dyaOrig="380" w14:anchorId="5580ED48">
                <v:shape id="_x0000_i2231" type="#_x0000_t75" style="width:29.3pt;height:18.9pt" o:ole="">
                  <v:imagedata r:id="rId2332" o:title=""/>
                </v:shape>
                <o:OLEObject Type="Embed" ProgID="Equation.DSMT4" ShapeID="_x0000_i2231" DrawAspect="Content" ObjectID="_1852642128" r:id="rId2333"/>
              </w:object>
            </w:r>
          </w:p>
        </w:tc>
        <w:tc>
          <w:tcPr>
            <w:tcW w:w="1139" w:type="pct"/>
            <w:vAlign w:val="center"/>
          </w:tcPr>
          <w:p w14:paraId="3EB92D60" w14:textId="77777777" w:rsidR="004D580C" w:rsidRPr="00E244B2" w:rsidRDefault="004D580C" w:rsidP="00166A8B">
            <w:pPr>
              <w:pStyle w:val="a8"/>
              <w:rPr>
                <w:color w:val="000000" w:themeColor="text1"/>
              </w:rPr>
            </w:pP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的额定抽水功率（定速机组适用）</w:t>
            </w:r>
          </w:p>
        </w:tc>
        <w:tc>
          <w:tcPr>
            <w:tcW w:w="441" w:type="pct"/>
            <w:vAlign w:val="center"/>
          </w:tcPr>
          <w:p w14:paraId="610E97F6"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07E89B47"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01999D48"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D338641"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7BDFF67A" w14:textId="77777777" w:rsidTr="00004CB4">
        <w:tc>
          <w:tcPr>
            <w:tcW w:w="833" w:type="pct"/>
            <w:vAlign w:val="center"/>
          </w:tcPr>
          <w:p w14:paraId="232CD63B" w14:textId="77777777" w:rsidR="004D580C" w:rsidRPr="00E244B2" w:rsidRDefault="004D580C" w:rsidP="00166A8B">
            <w:pPr>
              <w:pStyle w:val="a8"/>
              <w:rPr>
                <w:color w:val="000000" w:themeColor="text1"/>
              </w:rPr>
            </w:pPr>
            <w:r w:rsidRPr="00E244B2">
              <w:rPr>
                <w:color w:val="000000" w:themeColor="text1"/>
              </w:rPr>
              <w:t>最小等效储能量</w:t>
            </w:r>
          </w:p>
        </w:tc>
        <w:tc>
          <w:tcPr>
            <w:tcW w:w="876" w:type="pct"/>
            <w:vAlign w:val="center"/>
          </w:tcPr>
          <w:p w14:paraId="0A2367B5" w14:textId="77777777" w:rsidR="004D580C" w:rsidRPr="00E244B2" w:rsidRDefault="004D580C" w:rsidP="00166A8B">
            <w:pPr>
              <w:pStyle w:val="a8"/>
              <w:rPr>
                <w:color w:val="000000" w:themeColor="text1"/>
              </w:rPr>
            </w:pPr>
            <w:r w:rsidRPr="00E244B2">
              <w:rPr>
                <w:color w:val="000000" w:themeColor="text1"/>
              </w:rPr>
              <w:object w:dxaOrig="580" w:dyaOrig="380" w14:anchorId="4E1BB773">
                <v:shape id="_x0000_i2232" type="#_x0000_t75" style="width:29.3pt;height:18.9pt" o:ole="">
                  <v:imagedata r:id="rId2334" o:title=""/>
                </v:shape>
                <o:OLEObject Type="Embed" ProgID="Equation.DSMT4" ShapeID="_x0000_i2232" DrawAspect="Content" ObjectID="_1852642129" r:id="rId2335"/>
              </w:object>
            </w:r>
          </w:p>
        </w:tc>
        <w:tc>
          <w:tcPr>
            <w:tcW w:w="1139" w:type="pct"/>
            <w:vAlign w:val="center"/>
          </w:tcPr>
          <w:p w14:paraId="0B4E4F2B" w14:textId="77777777" w:rsidR="004D580C" w:rsidRPr="00E244B2" w:rsidRDefault="004D580C" w:rsidP="00166A8B">
            <w:pPr>
              <w:pStyle w:val="a8"/>
              <w:rPr>
                <w:color w:val="000000" w:themeColor="text1"/>
              </w:rPr>
            </w:pP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对应的最小等效储能量</w:t>
            </w:r>
          </w:p>
        </w:tc>
        <w:tc>
          <w:tcPr>
            <w:tcW w:w="441" w:type="pct"/>
            <w:vAlign w:val="center"/>
          </w:tcPr>
          <w:p w14:paraId="563FD1E0"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6963737C" w14:textId="77777777" w:rsidR="004D580C" w:rsidRPr="00E244B2" w:rsidRDefault="004D580C" w:rsidP="00166A8B">
            <w:pPr>
              <w:pStyle w:val="a8"/>
              <w:rPr>
                <w:color w:val="000000" w:themeColor="text1"/>
              </w:rPr>
            </w:pPr>
            <w:r w:rsidRPr="00E244B2">
              <w:rPr>
                <w:color w:val="000000" w:themeColor="text1"/>
              </w:rPr>
              <w:t>上</w:t>
            </w:r>
            <w:r w:rsidRPr="00E244B2">
              <w:rPr>
                <w:color w:val="000000" w:themeColor="text1"/>
              </w:rPr>
              <w:t>/</w:t>
            </w:r>
            <w:r w:rsidRPr="00E244B2">
              <w:rPr>
                <w:color w:val="000000" w:themeColor="text1"/>
              </w:rPr>
              <w:t>下水库有效库容</w:t>
            </w:r>
          </w:p>
        </w:tc>
        <w:tc>
          <w:tcPr>
            <w:tcW w:w="450" w:type="pct"/>
            <w:vAlign w:val="center"/>
          </w:tcPr>
          <w:p w14:paraId="2752589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D1CFB43" w14:textId="77777777" w:rsidR="004D580C" w:rsidRPr="00E244B2" w:rsidRDefault="004D580C" w:rsidP="00166A8B">
            <w:pPr>
              <w:pStyle w:val="a8"/>
              <w:rPr>
                <w:color w:val="000000" w:themeColor="text1"/>
              </w:rPr>
            </w:pPr>
            <w:r w:rsidRPr="00E244B2">
              <w:rPr>
                <w:color w:val="000000" w:themeColor="text1"/>
              </w:rPr>
              <w:t>500</w:t>
            </w:r>
          </w:p>
        </w:tc>
      </w:tr>
      <w:tr w:rsidR="004D580C" w:rsidRPr="00E244B2" w14:paraId="2B3C97F1" w14:textId="77777777" w:rsidTr="00004CB4">
        <w:tc>
          <w:tcPr>
            <w:tcW w:w="833" w:type="pct"/>
            <w:vAlign w:val="center"/>
          </w:tcPr>
          <w:p w14:paraId="59FFAEEA" w14:textId="77777777" w:rsidR="004D580C" w:rsidRPr="00E244B2" w:rsidRDefault="004D580C" w:rsidP="00166A8B">
            <w:pPr>
              <w:pStyle w:val="a8"/>
              <w:rPr>
                <w:color w:val="000000" w:themeColor="text1"/>
              </w:rPr>
            </w:pPr>
            <w:r w:rsidRPr="00E244B2">
              <w:rPr>
                <w:color w:val="000000" w:themeColor="text1"/>
              </w:rPr>
              <w:t>最大等效储能量</w:t>
            </w:r>
          </w:p>
        </w:tc>
        <w:tc>
          <w:tcPr>
            <w:tcW w:w="876" w:type="pct"/>
            <w:vAlign w:val="center"/>
          </w:tcPr>
          <w:p w14:paraId="40E625F1" w14:textId="77777777" w:rsidR="004D580C" w:rsidRPr="00E244B2" w:rsidRDefault="004D580C" w:rsidP="00166A8B">
            <w:pPr>
              <w:pStyle w:val="a8"/>
              <w:rPr>
                <w:color w:val="000000" w:themeColor="text1"/>
              </w:rPr>
            </w:pPr>
            <w:r w:rsidRPr="00E244B2">
              <w:rPr>
                <w:color w:val="000000" w:themeColor="text1"/>
              </w:rPr>
              <w:object w:dxaOrig="600" w:dyaOrig="380" w14:anchorId="18599DE2">
                <v:shape id="_x0000_i2233" type="#_x0000_t75" style="width:29.9pt;height:18.9pt" o:ole="">
                  <v:imagedata r:id="rId2336" o:title=""/>
                </v:shape>
                <o:OLEObject Type="Embed" ProgID="Equation.DSMT4" ShapeID="_x0000_i2233" DrawAspect="Content" ObjectID="_1852642130" r:id="rId2337"/>
              </w:object>
            </w:r>
          </w:p>
        </w:tc>
        <w:tc>
          <w:tcPr>
            <w:tcW w:w="1139" w:type="pct"/>
            <w:vAlign w:val="center"/>
          </w:tcPr>
          <w:p w14:paraId="584A6DB5" w14:textId="77777777" w:rsidR="004D580C" w:rsidRPr="00E244B2" w:rsidRDefault="004D580C" w:rsidP="00166A8B">
            <w:pPr>
              <w:pStyle w:val="a8"/>
              <w:rPr>
                <w:color w:val="000000" w:themeColor="text1"/>
              </w:rPr>
            </w:pP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对应的最大等效储能量</w:t>
            </w:r>
          </w:p>
        </w:tc>
        <w:tc>
          <w:tcPr>
            <w:tcW w:w="441" w:type="pct"/>
            <w:vAlign w:val="center"/>
          </w:tcPr>
          <w:p w14:paraId="3A5FACD2"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0375B5A1" w14:textId="77777777" w:rsidR="004D580C" w:rsidRPr="00E244B2" w:rsidRDefault="004D580C" w:rsidP="00166A8B">
            <w:pPr>
              <w:pStyle w:val="a8"/>
              <w:rPr>
                <w:color w:val="000000" w:themeColor="text1"/>
              </w:rPr>
            </w:pPr>
            <w:r w:rsidRPr="00E244B2">
              <w:rPr>
                <w:color w:val="000000" w:themeColor="text1"/>
              </w:rPr>
              <w:t>上</w:t>
            </w:r>
            <w:r w:rsidRPr="00E244B2">
              <w:rPr>
                <w:color w:val="000000" w:themeColor="text1"/>
              </w:rPr>
              <w:t>/</w:t>
            </w:r>
            <w:r w:rsidRPr="00E244B2">
              <w:rPr>
                <w:color w:val="000000" w:themeColor="text1"/>
              </w:rPr>
              <w:t>下水库有效库容</w:t>
            </w:r>
          </w:p>
        </w:tc>
        <w:tc>
          <w:tcPr>
            <w:tcW w:w="450" w:type="pct"/>
            <w:vAlign w:val="center"/>
          </w:tcPr>
          <w:p w14:paraId="55C5A3F3"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A2F7F8A" w14:textId="77777777" w:rsidR="004D580C" w:rsidRPr="00E244B2" w:rsidRDefault="004D580C" w:rsidP="00166A8B">
            <w:pPr>
              <w:pStyle w:val="a8"/>
              <w:rPr>
                <w:color w:val="000000" w:themeColor="text1"/>
              </w:rPr>
            </w:pPr>
            <w:r w:rsidRPr="00E244B2">
              <w:rPr>
                <w:color w:val="000000" w:themeColor="text1"/>
              </w:rPr>
              <w:t>2000</w:t>
            </w:r>
          </w:p>
        </w:tc>
      </w:tr>
      <w:tr w:rsidR="004D580C" w:rsidRPr="00E244B2" w14:paraId="3AD96260" w14:textId="77777777" w:rsidTr="00004CB4">
        <w:tc>
          <w:tcPr>
            <w:tcW w:w="833" w:type="pct"/>
            <w:vAlign w:val="center"/>
          </w:tcPr>
          <w:p w14:paraId="4E9DC4FA" w14:textId="77777777" w:rsidR="004D580C" w:rsidRPr="00E244B2" w:rsidRDefault="004D580C" w:rsidP="00166A8B">
            <w:pPr>
              <w:pStyle w:val="a8"/>
              <w:rPr>
                <w:color w:val="000000" w:themeColor="text1"/>
              </w:rPr>
            </w:pPr>
            <w:r w:rsidRPr="00E244B2">
              <w:rPr>
                <w:color w:val="000000" w:themeColor="text1"/>
              </w:rPr>
              <w:t>抽水效率</w:t>
            </w:r>
          </w:p>
        </w:tc>
        <w:tc>
          <w:tcPr>
            <w:tcW w:w="876" w:type="pct"/>
            <w:vAlign w:val="center"/>
          </w:tcPr>
          <w:p w14:paraId="159A8F27" w14:textId="77777777" w:rsidR="004D580C" w:rsidRPr="00E244B2" w:rsidRDefault="004D580C" w:rsidP="00166A8B">
            <w:pPr>
              <w:pStyle w:val="a8"/>
              <w:rPr>
                <w:color w:val="000000" w:themeColor="text1"/>
              </w:rPr>
            </w:pPr>
            <w:r w:rsidRPr="00E244B2">
              <w:rPr>
                <w:color w:val="000000" w:themeColor="text1"/>
              </w:rPr>
              <w:object w:dxaOrig="440" w:dyaOrig="380" w14:anchorId="410A982E">
                <v:shape id="_x0000_i2234" type="#_x0000_t75" style="width:21.95pt;height:18.9pt" o:ole="">
                  <v:imagedata r:id="rId2338" o:title=""/>
                </v:shape>
                <o:OLEObject Type="Embed" ProgID="Equation.DSMT4" ShapeID="_x0000_i2234" DrawAspect="Content" ObjectID="_1852642131" r:id="rId2339"/>
              </w:object>
            </w:r>
          </w:p>
        </w:tc>
        <w:tc>
          <w:tcPr>
            <w:tcW w:w="1139" w:type="pct"/>
            <w:vAlign w:val="center"/>
          </w:tcPr>
          <w:p w14:paraId="657286F5" w14:textId="77777777" w:rsidR="004D580C" w:rsidRPr="00E244B2" w:rsidRDefault="004D580C" w:rsidP="00166A8B">
            <w:pPr>
              <w:pStyle w:val="a8"/>
              <w:rPr>
                <w:color w:val="000000" w:themeColor="text1"/>
              </w:rPr>
            </w:pPr>
            <w:r w:rsidRPr="00E244B2">
              <w:rPr>
                <w:color w:val="000000" w:themeColor="text1"/>
              </w:rPr>
              <w:t>抽水蓄能机组抽水效率</w:t>
            </w:r>
          </w:p>
        </w:tc>
        <w:tc>
          <w:tcPr>
            <w:tcW w:w="441" w:type="pct"/>
            <w:vAlign w:val="center"/>
          </w:tcPr>
          <w:p w14:paraId="75B06341"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0ADCB74B"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5070635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029F785E" w14:textId="77777777" w:rsidR="004D580C" w:rsidRPr="00E244B2" w:rsidRDefault="004D580C" w:rsidP="00166A8B">
            <w:pPr>
              <w:pStyle w:val="a8"/>
              <w:rPr>
                <w:color w:val="000000" w:themeColor="text1"/>
              </w:rPr>
            </w:pPr>
            <w:r w:rsidRPr="00E244B2">
              <w:rPr>
                <w:color w:val="000000" w:themeColor="text1"/>
              </w:rPr>
              <w:t>0.85</w:t>
            </w:r>
          </w:p>
        </w:tc>
      </w:tr>
      <w:tr w:rsidR="004D580C" w:rsidRPr="00E244B2" w14:paraId="39439372" w14:textId="77777777" w:rsidTr="00004CB4">
        <w:tc>
          <w:tcPr>
            <w:tcW w:w="833" w:type="pct"/>
            <w:vAlign w:val="center"/>
          </w:tcPr>
          <w:p w14:paraId="409FC782" w14:textId="77777777" w:rsidR="004D580C" w:rsidRPr="00E244B2" w:rsidRDefault="004D580C" w:rsidP="00166A8B">
            <w:pPr>
              <w:pStyle w:val="a8"/>
              <w:rPr>
                <w:color w:val="000000" w:themeColor="text1"/>
              </w:rPr>
            </w:pPr>
            <w:r w:rsidRPr="00E244B2">
              <w:rPr>
                <w:color w:val="000000" w:themeColor="text1"/>
              </w:rPr>
              <w:t>发电效率</w:t>
            </w:r>
          </w:p>
        </w:tc>
        <w:tc>
          <w:tcPr>
            <w:tcW w:w="876" w:type="pct"/>
            <w:vAlign w:val="center"/>
          </w:tcPr>
          <w:p w14:paraId="4CB58D68" w14:textId="77777777" w:rsidR="004D580C" w:rsidRPr="00E244B2" w:rsidRDefault="004D580C" w:rsidP="00166A8B">
            <w:pPr>
              <w:pStyle w:val="a8"/>
              <w:rPr>
                <w:color w:val="000000" w:themeColor="text1"/>
              </w:rPr>
            </w:pPr>
            <w:r w:rsidRPr="00E244B2">
              <w:rPr>
                <w:color w:val="000000" w:themeColor="text1"/>
              </w:rPr>
              <w:object w:dxaOrig="440" w:dyaOrig="380" w14:anchorId="4E7CF593">
                <v:shape id="_x0000_i2235" type="#_x0000_t75" style="width:21.95pt;height:18.9pt" o:ole="">
                  <v:imagedata r:id="rId2340" o:title=""/>
                </v:shape>
                <o:OLEObject Type="Embed" ProgID="Equation.DSMT4" ShapeID="_x0000_i2235" DrawAspect="Content" ObjectID="_1852642132" r:id="rId2341"/>
              </w:object>
            </w:r>
          </w:p>
        </w:tc>
        <w:tc>
          <w:tcPr>
            <w:tcW w:w="1139" w:type="pct"/>
            <w:vAlign w:val="center"/>
          </w:tcPr>
          <w:p w14:paraId="6BFEBE0C" w14:textId="77777777" w:rsidR="004D580C" w:rsidRPr="00E244B2" w:rsidRDefault="004D580C" w:rsidP="00166A8B">
            <w:pPr>
              <w:pStyle w:val="a8"/>
              <w:rPr>
                <w:color w:val="000000" w:themeColor="text1"/>
              </w:rPr>
            </w:pPr>
            <w:r w:rsidRPr="00E244B2">
              <w:rPr>
                <w:color w:val="000000" w:themeColor="text1"/>
              </w:rPr>
              <w:t>抽水蓄能机组发电效率</w:t>
            </w:r>
          </w:p>
        </w:tc>
        <w:tc>
          <w:tcPr>
            <w:tcW w:w="441" w:type="pct"/>
            <w:vAlign w:val="center"/>
          </w:tcPr>
          <w:p w14:paraId="26CDC873"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3F8FA172"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043158B3"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4248D09" w14:textId="77777777" w:rsidR="004D580C" w:rsidRPr="00E244B2" w:rsidRDefault="004D580C" w:rsidP="00166A8B">
            <w:pPr>
              <w:pStyle w:val="a8"/>
              <w:rPr>
                <w:color w:val="000000" w:themeColor="text1"/>
              </w:rPr>
            </w:pPr>
            <w:r w:rsidRPr="00E244B2">
              <w:rPr>
                <w:color w:val="000000" w:themeColor="text1"/>
              </w:rPr>
              <w:t>0.88</w:t>
            </w:r>
          </w:p>
        </w:tc>
      </w:tr>
      <w:tr w:rsidR="004D580C" w:rsidRPr="00E244B2" w14:paraId="5C560313" w14:textId="77777777" w:rsidTr="00004CB4">
        <w:tc>
          <w:tcPr>
            <w:tcW w:w="833" w:type="pct"/>
            <w:vAlign w:val="center"/>
          </w:tcPr>
          <w:p w14:paraId="707C5BF2" w14:textId="77777777" w:rsidR="004D580C" w:rsidRPr="00E244B2" w:rsidRDefault="004D580C" w:rsidP="00166A8B">
            <w:pPr>
              <w:pStyle w:val="a8"/>
              <w:rPr>
                <w:color w:val="000000" w:themeColor="text1"/>
              </w:rPr>
            </w:pPr>
            <w:r w:rsidRPr="00E244B2">
              <w:rPr>
                <w:color w:val="000000" w:themeColor="text1"/>
              </w:rPr>
              <w:t>初始等效储能量</w:t>
            </w:r>
          </w:p>
        </w:tc>
        <w:tc>
          <w:tcPr>
            <w:tcW w:w="876" w:type="pct"/>
            <w:vAlign w:val="center"/>
          </w:tcPr>
          <w:p w14:paraId="6DE04374" w14:textId="77777777" w:rsidR="004D580C" w:rsidRPr="00E244B2" w:rsidRDefault="004D580C" w:rsidP="00166A8B">
            <w:pPr>
              <w:pStyle w:val="a8"/>
              <w:rPr>
                <w:color w:val="000000" w:themeColor="text1"/>
              </w:rPr>
            </w:pPr>
            <w:r w:rsidRPr="00E244B2">
              <w:rPr>
                <w:color w:val="000000" w:themeColor="text1"/>
              </w:rPr>
              <w:object w:dxaOrig="580" w:dyaOrig="400" w14:anchorId="2AE5F294">
                <v:shape id="_x0000_i2236" type="#_x0000_t75" style="width:29.3pt;height:21.95pt" o:ole="">
                  <v:imagedata r:id="rId2342" o:title=""/>
                </v:shape>
                <o:OLEObject Type="Embed" ProgID="Equation.DSMT4" ShapeID="_x0000_i2236" DrawAspect="Content" ObjectID="_1852642133" r:id="rId2343"/>
              </w:object>
            </w:r>
          </w:p>
        </w:tc>
        <w:tc>
          <w:tcPr>
            <w:tcW w:w="1139" w:type="pct"/>
            <w:vAlign w:val="center"/>
          </w:tcPr>
          <w:p w14:paraId="4F88B2C0" w14:textId="77777777" w:rsidR="004D580C" w:rsidRPr="00E244B2" w:rsidRDefault="004D580C" w:rsidP="00166A8B">
            <w:pPr>
              <w:pStyle w:val="a8"/>
              <w:rPr>
                <w:color w:val="000000" w:themeColor="text1"/>
              </w:rPr>
            </w:pPr>
            <w:r w:rsidRPr="00E244B2">
              <w:rPr>
                <w:color w:val="000000" w:themeColor="text1"/>
              </w:rPr>
              <w:t>调度周期开始时上水库的初始等效储能量</w:t>
            </w:r>
          </w:p>
        </w:tc>
        <w:tc>
          <w:tcPr>
            <w:tcW w:w="441" w:type="pct"/>
            <w:vAlign w:val="center"/>
          </w:tcPr>
          <w:p w14:paraId="4A3E4219"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517A8476" w14:textId="77777777" w:rsidR="004D580C" w:rsidRPr="00E244B2" w:rsidRDefault="004D580C" w:rsidP="00166A8B">
            <w:pPr>
              <w:pStyle w:val="a8"/>
              <w:rPr>
                <w:color w:val="000000" w:themeColor="text1"/>
              </w:rPr>
            </w:pPr>
            <w:r w:rsidRPr="00E244B2">
              <w:rPr>
                <w:color w:val="000000" w:themeColor="text1"/>
              </w:rPr>
              <w:t>实际水位</w:t>
            </w:r>
            <w:r w:rsidRPr="00E244B2">
              <w:rPr>
                <w:color w:val="000000" w:themeColor="text1"/>
              </w:rPr>
              <w:t>/BMS</w:t>
            </w:r>
          </w:p>
        </w:tc>
        <w:tc>
          <w:tcPr>
            <w:tcW w:w="450" w:type="pct"/>
            <w:vAlign w:val="center"/>
          </w:tcPr>
          <w:p w14:paraId="6438725D" w14:textId="77777777" w:rsidR="004D580C" w:rsidRPr="00E244B2" w:rsidRDefault="004D580C" w:rsidP="00166A8B">
            <w:pPr>
              <w:pStyle w:val="a8"/>
              <w:rPr>
                <w:color w:val="000000" w:themeColor="text1"/>
              </w:rPr>
            </w:pPr>
            <w:r w:rsidRPr="00E244B2">
              <w:rPr>
                <w:color w:val="000000" w:themeColor="text1"/>
              </w:rPr>
              <w:t>初始值</w:t>
            </w:r>
          </w:p>
        </w:tc>
        <w:tc>
          <w:tcPr>
            <w:tcW w:w="671" w:type="pct"/>
            <w:vAlign w:val="center"/>
          </w:tcPr>
          <w:p w14:paraId="64884F45" w14:textId="77777777" w:rsidR="004D580C" w:rsidRPr="00E244B2" w:rsidRDefault="004D580C" w:rsidP="00166A8B">
            <w:pPr>
              <w:pStyle w:val="a8"/>
              <w:rPr>
                <w:color w:val="000000" w:themeColor="text1"/>
              </w:rPr>
            </w:pPr>
            <w:r w:rsidRPr="00E244B2">
              <w:rPr>
                <w:color w:val="000000" w:themeColor="text1"/>
              </w:rPr>
              <w:t>1000</w:t>
            </w:r>
          </w:p>
        </w:tc>
      </w:tr>
      <w:tr w:rsidR="004D580C" w:rsidRPr="00E244B2" w14:paraId="577C737A" w14:textId="77777777" w:rsidTr="00004CB4">
        <w:tc>
          <w:tcPr>
            <w:tcW w:w="833" w:type="pct"/>
            <w:vAlign w:val="center"/>
          </w:tcPr>
          <w:p w14:paraId="6AC0D727" w14:textId="77777777" w:rsidR="004D580C" w:rsidRPr="00E244B2" w:rsidRDefault="004D580C" w:rsidP="00166A8B">
            <w:pPr>
              <w:pStyle w:val="a8"/>
              <w:rPr>
                <w:color w:val="000000" w:themeColor="text1"/>
              </w:rPr>
            </w:pPr>
            <w:r w:rsidRPr="00E244B2">
              <w:rPr>
                <w:color w:val="000000" w:themeColor="text1"/>
              </w:rPr>
              <w:t>额定装机容量</w:t>
            </w:r>
          </w:p>
        </w:tc>
        <w:tc>
          <w:tcPr>
            <w:tcW w:w="876" w:type="pct"/>
            <w:vAlign w:val="center"/>
          </w:tcPr>
          <w:p w14:paraId="030AD88D" w14:textId="77777777" w:rsidR="004D580C" w:rsidRPr="00E244B2" w:rsidRDefault="004D580C" w:rsidP="00166A8B">
            <w:pPr>
              <w:pStyle w:val="a8"/>
              <w:rPr>
                <w:color w:val="000000" w:themeColor="text1"/>
              </w:rPr>
            </w:pPr>
            <w:r w:rsidRPr="00E244B2">
              <w:rPr>
                <w:color w:val="000000" w:themeColor="text1"/>
              </w:rPr>
              <w:object w:dxaOrig="480" w:dyaOrig="380" w14:anchorId="5297DA00">
                <v:shape id="_x0000_i2237" type="#_x0000_t75" style="width:22.6pt;height:18.9pt" o:ole="">
                  <v:imagedata r:id="rId2344" o:title=""/>
                </v:shape>
                <o:OLEObject Type="Embed" ProgID="Equation.DSMT4" ShapeID="_x0000_i2237" DrawAspect="Content" ObjectID="_1852642134" r:id="rId2345"/>
              </w:object>
            </w:r>
          </w:p>
        </w:tc>
        <w:tc>
          <w:tcPr>
            <w:tcW w:w="1139" w:type="pct"/>
            <w:vAlign w:val="center"/>
          </w:tcPr>
          <w:p w14:paraId="5222437B" w14:textId="77777777" w:rsidR="004D580C" w:rsidRPr="00E244B2" w:rsidRDefault="004D580C" w:rsidP="00166A8B">
            <w:pPr>
              <w:pStyle w:val="a8"/>
              <w:rPr>
                <w:color w:val="000000" w:themeColor="text1"/>
              </w:rPr>
            </w:pP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的额定装机容量</w:t>
            </w:r>
          </w:p>
        </w:tc>
        <w:tc>
          <w:tcPr>
            <w:tcW w:w="441" w:type="pct"/>
            <w:vAlign w:val="center"/>
          </w:tcPr>
          <w:p w14:paraId="0783B09D"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621B22DE"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4615827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23A73E2"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4659522A" w14:textId="77777777" w:rsidTr="00004CB4">
        <w:tc>
          <w:tcPr>
            <w:tcW w:w="833" w:type="pct"/>
            <w:vAlign w:val="center"/>
          </w:tcPr>
          <w:p w14:paraId="5C66E902" w14:textId="77777777" w:rsidR="004D580C" w:rsidRPr="00E244B2" w:rsidRDefault="004D580C" w:rsidP="00166A8B">
            <w:pPr>
              <w:pStyle w:val="a8"/>
              <w:rPr>
                <w:color w:val="000000" w:themeColor="text1"/>
              </w:rPr>
            </w:pPr>
            <w:r w:rsidRPr="00E244B2">
              <w:rPr>
                <w:color w:val="000000" w:themeColor="text1"/>
              </w:rPr>
              <w:t>单位容量固定运维成本</w:t>
            </w:r>
          </w:p>
        </w:tc>
        <w:tc>
          <w:tcPr>
            <w:tcW w:w="876" w:type="pct"/>
            <w:vAlign w:val="center"/>
          </w:tcPr>
          <w:p w14:paraId="7305DBD2" w14:textId="77777777" w:rsidR="004D580C" w:rsidRPr="00E244B2" w:rsidRDefault="004D580C" w:rsidP="00166A8B">
            <w:pPr>
              <w:pStyle w:val="a8"/>
              <w:rPr>
                <w:color w:val="000000" w:themeColor="text1"/>
              </w:rPr>
            </w:pPr>
            <w:r w:rsidRPr="00E244B2">
              <w:rPr>
                <w:color w:val="000000" w:themeColor="text1"/>
              </w:rPr>
              <w:object w:dxaOrig="600" w:dyaOrig="380" w14:anchorId="269321B8">
                <v:shape id="_x0000_i2238" type="#_x0000_t75" style="width:29.9pt;height:18.9pt" o:ole="">
                  <v:imagedata r:id="rId2346" o:title=""/>
                </v:shape>
                <o:OLEObject Type="Embed" ProgID="Equation.DSMT4" ShapeID="_x0000_i2238" DrawAspect="Content" ObjectID="_1852642135" r:id="rId2347"/>
              </w:object>
            </w:r>
          </w:p>
        </w:tc>
        <w:tc>
          <w:tcPr>
            <w:tcW w:w="1139" w:type="pct"/>
            <w:vAlign w:val="center"/>
          </w:tcPr>
          <w:p w14:paraId="42CF0F49" w14:textId="77777777" w:rsidR="004D580C" w:rsidRPr="00E244B2" w:rsidRDefault="004D580C" w:rsidP="00166A8B">
            <w:pPr>
              <w:pStyle w:val="a8"/>
              <w:rPr>
                <w:color w:val="000000" w:themeColor="text1"/>
              </w:rPr>
            </w:pPr>
            <w:r w:rsidRPr="00E244B2">
              <w:rPr>
                <w:color w:val="000000" w:themeColor="text1"/>
              </w:rPr>
              <w:t>抽水蓄能机组单位装机容量固定运行维护成本</w:t>
            </w:r>
          </w:p>
        </w:tc>
        <w:tc>
          <w:tcPr>
            <w:tcW w:w="441" w:type="pct"/>
            <w:vAlign w:val="center"/>
          </w:tcPr>
          <w:p w14:paraId="1C8A3113"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r w:rsidRPr="00E244B2">
              <w:rPr>
                <w:color w:val="000000" w:themeColor="text1"/>
              </w:rPr>
              <w:t>年</w:t>
            </w:r>
          </w:p>
        </w:tc>
        <w:tc>
          <w:tcPr>
            <w:tcW w:w="589" w:type="pct"/>
            <w:vAlign w:val="center"/>
          </w:tcPr>
          <w:p w14:paraId="7C89594D"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3C33D00A"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AC0ED38"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3E9DA257" w14:textId="77777777" w:rsidTr="00004CB4">
        <w:tc>
          <w:tcPr>
            <w:tcW w:w="833" w:type="pct"/>
            <w:vAlign w:val="center"/>
          </w:tcPr>
          <w:p w14:paraId="6BB1E069" w14:textId="77777777" w:rsidR="004D580C" w:rsidRPr="00E244B2" w:rsidRDefault="004D580C" w:rsidP="00166A8B">
            <w:pPr>
              <w:pStyle w:val="a8"/>
              <w:rPr>
                <w:color w:val="000000" w:themeColor="text1"/>
              </w:rPr>
            </w:pPr>
            <w:r w:rsidRPr="00E244B2">
              <w:rPr>
                <w:color w:val="000000" w:themeColor="text1"/>
              </w:rPr>
              <w:t>调度时段长度</w:t>
            </w:r>
          </w:p>
        </w:tc>
        <w:tc>
          <w:tcPr>
            <w:tcW w:w="876" w:type="pct"/>
            <w:vAlign w:val="center"/>
          </w:tcPr>
          <w:p w14:paraId="21FAFD1B" w14:textId="77777777" w:rsidR="004D580C" w:rsidRPr="00E244B2" w:rsidRDefault="004D580C" w:rsidP="00166A8B">
            <w:pPr>
              <w:pStyle w:val="a8"/>
              <w:rPr>
                <w:color w:val="000000" w:themeColor="text1"/>
              </w:rPr>
            </w:pPr>
            <w:r w:rsidRPr="00E244B2">
              <w:rPr>
                <w:color w:val="000000" w:themeColor="text1"/>
              </w:rPr>
              <w:object w:dxaOrig="300" w:dyaOrig="279" w14:anchorId="75816303">
                <v:shape id="_x0000_i2239" type="#_x0000_t75" style="width:15.25pt;height:14.05pt" o:ole="">
                  <v:imagedata r:id="rId2348" o:title=""/>
                </v:shape>
                <o:OLEObject Type="Embed" ProgID="Equation.DSMT4" ShapeID="_x0000_i2239" DrawAspect="Content" ObjectID="_1852642136" r:id="rId2349"/>
              </w:object>
            </w:r>
          </w:p>
        </w:tc>
        <w:tc>
          <w:tcPr>
            <w:tcW w:w="1139" w:type="pct"/>
            <w:vAlign w:val="center"/>
          </w:tcPr>
          <w:p w14:paraId="34CCAA15"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2AA5C717"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34D38091"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30F811E5"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7D34227" w14:textId="77777777" w:rsidR="004D580C" w:rsidRPr="00E244B2" w:rsidRDefault="004D580C" w:rsidP="00166A8B">
            <w:pPr>
              <w:pStyle w:val="a8"/>
              <w:rPr>
                <w:color w:val="000000" w:themeColor="text1"/>
              </w:rPr>
            </w:pPr>
            <w:r w:rsidRPr="00E244B2">
              <w:rPr>
                <w:color w:val="000000" w:themeColor="text1"/>
              </w:rPr>
              <w:t>1</w:t>
            </w:r>
          </w:p>
        </w:tc>
      </w:tr>
    </w:tbl>
    <w:p w14:paraId="4069CB15" w14:textId="77777777" w:rsidR="004D580C" w:rsidRPr="00E244B2" w:rsidRDefault="004D580C" w:rsidP="004D580C">
      <w:pPr>
        <w:ind w:firstLine="480"/>
        <w:rPr>
          <w:color w:val="000000" w:themeColor="text1"/>
        </w:rPr>
      </w:pPr>
    </w:p>
    <w:p w14:paraId="35A0B88D" w14:textId="77777777" w:rsidR="004D580C" w:rsidRPr="00E244B2" w:rsidRDefault="004D580C" w:rsidP="004D580C">
      <w:pPr>
        <w:ind w:firstLine="480"/>
        <w:rPr>
          <w:color w:val="000000" w:themeColor="text1"/>
        </w:rPr>
      </w:pPr>
    </w:p>
    <w:p w14:paraId="71D4BD7B"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14B1752F" w14:textId="77777777" w:rsidTr="00004CB4">
        <w:trPr>
          <w:tblHeader/>
        </w:trPr>
        <w:tc>
          <w:tcPr>
            <w:tcW w:w="704" w:type="pct"/>
            <w:shd w:val="clear" w:color="auto" w:fill="E8EEF5"/>
            <w:tcMar>
              <w:top w:w="100" w:type="dxa"/>
              <w:left w:w="120" w:type="dxa"/>
              <w:bottom w:w="100" w:type="dxa"/>
              <w:right w:w="120" w:type="dxa"/>
            </w:tcMar>
            <w:vAlign w:val="center"/>
          </w:tcPr>
          <w:p w14:paraId="097603BC"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0F79F414"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54956042"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019A9846"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22D0762B"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32522711"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579E99B0" w14:textId="77777777" w:rsidTr="00004CB4">
        <w:tc>
          <w:tcPr>
            <w:tcW w:w="704" w:type="pct"/>
            <w:vAlign w:val="center"/>
          </w:tcPr>
          <w:p w14:paraId="76E9382B" w14:textId="77777777" w:rsidR="004D580C" w:rsidRPr="00E244B2" w:rsidRDefault="004D580C" w:rsidP="00166A8B">
            <w:pPr>
              <w:pStyle w:val="a8"/>
              <w:rPr>
                <w:color w:val="000000" w:themeColor="text1"/>
              </w:rPr>
            </w:pPr>
            <w:r w:rsidRPr="00E244B2">
              <w:rPr>
                <w:color w:val="000000" w:themeColor="text1"/>
              </w:rPr>
              <w:t>发电功率</w:t>
            </w:r>
          </w:p>
        </w:tc>
        <w:tc>
          <w:tcPr>
            <w:tcW w:w="1107" w:type="pct"/>
            <w:vAlign w:val="center"/>
          </w:tcPr>
          <w:p w14:paraId="6C1CB2A1" w14:textId="77777777" w:rsidR="004D580C" w:rsidRPr="00E244B2" w:rsidRDefault="004D580C" w:rsidP="00166A8B">
            <w:pPr>
              <w:pStyle w:val="a8"/>
              <w:rPr>
                <w:color w:val="000000" w:themeColor="text1"/>
              </w:rPr>
            </w:pPr>
            <w:r w:rsidRPr="00E244B2">
              <w:rPr>
                <w:color w:val="000000" w:themeColor="text1"/>
              </w:rPr>
              <w:object w:dxaOrig="520" w:dyaOrig="380" w14:anchorId="7FC05BC1">
                <v:shape id="_x0000_i2240" type="#_x0000_t75" style="width:26.25pt;height:18.9pt" o:ole="">
                  <v:imagedata r:id="rId2350" o:title=""/>
                </v:shape>
                <o:OLEObject Type="Embed" ProgID="Equation.DSMT4" ShapeID="_x0000_i2240" DrawAspect="Content" ObjectID="_1852642137" r:id="rId2351"/>
              </w:object>
            </w:r>
          </w:p>
        </w:tc>
        <w:tc>
          <w:tcPr>
            <w:tcW w:w="1171" w:type="pct"/>
            <w:vAlign w:val="center"/>
          </w:tcPr>
          <w:p w14:paraId="23FDCD64"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的发电功率</w:t>
            </w:r>
          </w:p>
        </w:tc>
        <w:tc>
          <w:tcPr>
            <w:tcW w:w="393" w:type="pct"/>
            <w:vAlign w:val="center"/>
          </w:tcPr>
          <w:p w14:paraId="5ABD3564"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27B622C8" w14:textId="77777777" w:rsidR="004D580C" w:rsidRPr="00E244B2" w:rsidRDefault="004D580C" w:rsidP="00166A8B">
            <w:pPr>
              <w:pStyle w:val="a8"/>
              <w:rPr>
                <w:color w:val="000000" w:themeColor="text1"/>
              </w:rPr>
            </w:pPr>
            <w:r w:rsidRPr="00E244B2">
              <w:rPr>
                <w:color w:val="000000" w:themeColor="text1"/>
              </w:rPr>
              <w:t>参与系统功率平衡、计算发电量</w:t>
            </w:r>
          </w:p>
        </w:tc>
        <w:tc>
          <w:tcPr>
            <w:tcW w:w="812" w:type="pct"/>
            <w:vAlign w:val="center"/>
          </w:tcPr>
          <w:p w14:paraId="11612A40" w14:textId="77777777" w:rsidR="004D580C" w:rsidRPr="00E244B2" w:rsidRDefault="004D580C" w:rsidP="00166A8B">
            <w:pPr>
              <w:pStyle w:val="a8"/>
              <w:rPr>
                <w:color w:val="000000" w:themeColor="text1"/>
              </w:rPr>
            </w:pPr>
            <w:r w:rsidRPr="00E244B2">
              <w:rPr>
                <w:color w:val="000000" w:themeColor="text1"/>
              </w:rPr>
              <w:t>[0, 200, 250]</w:t>
            </w:r>
          </w:p>
        </w:tc>
      </w:tr>
      <w:tr w:rsidR="004D580C" w:rsidRPr="00E244B2" w14:paraId="6538A919" w14:textId="77777777" w:rsidTr="00004CB4">
        <w:tc>
          <w:tcPr>
            <w:tcW w:w="704" w:type="pct"/>
            <w:vAlign w:val="center"/>
          </w:tcPr>
          <w:p w14:paraId="7A7AD6DE" w14:textId="77777777" w:rsidR="004D580C" w:rsidRPr="00E244B2" w:rsidRDefault="004D580C" w:rsidP="00166A8B">
            <w:pPr>
              <w:pStyle w:val="a8"/>
              <w:rPr>
                <w:color w:val="000000" w:themeColor="text1"/>
              </w:rPr>
            </w:pPr>
            <w:r w:rsidRPr="00E244B2">
              <w:rPr>
                <w:color w:val="000000" w:themeColor="text1"/>
              </w:rPr>
              <w:t>抽水功率</w:t>
            </w:r>
          </w:p>
        </w:tc>
        <w:tc>
          <w:tcPr>
            <w:tcW w:w="1107" w:type="pct"/>
            <w:vAlign w:val="center"/>
          </w:tcPr>
          <w:p w14:paraId="5591EBFF" w14:textId="77777777" w:rsidR="004D580C" w:rsidRPr="00E244B2" w:rsidRDefault="004D580C" w:rsidP="00166A8B">
            <w:pPr>
              <w:pStyle w:val="a8"/>
              <w:rPr>
                <w:color w:val="000000" w:themeColor="text1"/>
              </w:rPr>
            </w:pPr>
            <w:r w:rsidRPr="00E244B2">
              <w:rPr>
                <w:color w:val="000000" w:themeColor="text1"/>
              </w:rPr>
              <w:object w:dxaOrig="520" w:dyaOrig="380" w14:anchorId="118CEA16">
                <v:shape id="_x0000_i2241" type="#_x0000_t75" style="width:26.25pt;height:18.9pt" o:ole="">
                  <v:imagedata r:id="rId2352" o:title=""/>
                </v:shape>
                <o:OLEObject Type="Embed" ProgID="Equation.DSMT4" ShapeID="_x0000_i2241" DrawAspect="Content" ObjectID="_1852642138" r:id="rId2353"/>
              </w:object>
            </w:r>
          </w:p>
        </w:tc>
        <w:tc>
          <w:tcPr>
            <w:tcW w:w="1171" w:type="pct"/>
            <w:vAlign w:val="center"/>
          </w:tcPr>
          <w:p w14:paraId="5A177E76"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的抽水功率</w:t>
            </w:r>
          </w:p>
        </w:tc>
        <w:tc>
          <w:tcPr>
            <w:tcW w:w="393" w:type="pct"/>
            <w:vAlign w:val="center"/>
          </w:tcPr>
          <w:p w14:paraId="525B5320"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1490DFCC" w14:textId="77777777" w:rsidR="004D580C" w:rsidRPr="00E244B2" w:rsidRDefault="004D580C" w:rsidP="00166A8B">
            <w:pPr>
              <w:pStyle w:val="a8"/>
              <w:rPr>
                <w:color w:val="000000" w:themeColor="text1"/>
              </w:rPr>
            </w:pPr>
            <w:r w:rsidRPr="00E244B2">
              <w:rPr>
                <w:color w:val="000000" w:themeColor="text1"/>
              </w:rPr>
              <w:t>参与系统功率平衡、计算用电量</w:t>
            </w:r>
          </w:p>
        </w:tc>
        <w:tc>
          <w:tcPr>
            <w:tcW w:w="812" w:type="pct"/>
            <w:vAlign w:val="center"/>
          </w:tcPr>
          <w:p w14:paraId="14E6618A" w14:textId="77777777" w:rsidR="004D580C" w:rsidRPr="00E244B2" w:rsidRDefault="004D580C" w:rsidP="00166A8B">
            <w:pPr>
              <w:pStyle w:val="a8"/>
              <w:rPr>
                <w:color w:val="000000" w:themeColor="text1"/>
              </w:rPr>
            </w:pPr>
            <w:r w:rsidRPr="00E244B2">
              <w:rPr>
                <w:color w:val="000000" w:themeColor="text1"/>
              </w:rPr>
              <w:t>[150, 0, 0]</w:t>
            </w:r>
          </w:p>
        </w:tc>
      </w:tr>
      <w:tr w:rsidR="004D580C" w:rsidRPr="00E244B2" w14:paraId="771FA52D" w14:textId="77777777" w:rsidTr="00004CB4">
        <w:tc>
          <w:tcPr>
            <w:tcW w:w="704" w:type="pct"/>
            <w:vAlign w:val="center"/>
          </w:tcPr>
          <w:p w14:paraId="49BC063D" w14:textId="77777777" w:rsidR="004D580C" w:rsidRPr="00E244B2" w:rsidRDefault="004D580C" w:rsidP="00166A8B">
            <w:pPr>
              <w:pStyle w:val="a8"/>
              <w:rPr>
                <w:color w:val="000000" w:themeColor="text1"/>
              </w:rPr>
            </w:pPr>
            <w:r w:rsidRPr="00E244B2">
              <w:rPr>
                <w:color w:val="000000" w:themeColor="text1"/>
              </w:rPr>
              <w:t>发电状态</w:t>
            </w:r>
          </w:p>
        </w:tc>
        <w:tc>
          <w:tcPr>
            <w:tcW w:w="1107" w:type="pct"/>
            <w:vAlign w:val="center"/>
          </w:tcPr>
          <w:p w14:paraId="4D482A0D" w14:textId="77777777" w:rsidR="004D580C" w:rsidRPr="00E244B2" w:rsidRDefault="004D580C" w:rsidP="00166A8B">
            <w:pPr>
              <w:pStyle w:val="a8"/>
              <w:rPr>
                <w:color w:val="000000" w:themeColor="text1"/>
              </w:rPr>
            </w:pPr>
            <w:r w:rsidRPr="00E244B2">
              <w:rPr>
                <w:color w:val="000000" w:themeColor="text1"/>
              </w:rPr>
              <w:object w:dxaOrig="520" w:dyaOrig="380" w14:anchorId="65FD01EA">
                <v:shape id="_x0000_i2242" type="#_x0000_t75" style="width:26.25pt;height:18.9pt" o:ole="">
                  <v:imagedata r:id="rId2354" o:title=""/>
                </v:shape>
                <o:OLEObject Type="Embed" ProgID="Equation.DSMT4" ShapeID="_x0000_i2242" DrawAspect="Content" ObjectID="_1852642139" r:id="rId2355"/>
              </w:object>
            </w:r>
          </w:p>
        </w:tc>
        <w:tc>
          <w:tcPr>
            <w:tcW w:w="1171" w:type="pct"/>
            <w:vAlign w:val="center"/>
          </w:tcPr>
          <w:p w14:paraId="64821108"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机组是否处于发电状态</w:t>
            </w:r>
          </w:p>
        </w:tc>
        <w:tc>
          <w:tcPr>
            <w:tcW w:w="393" w:type="pct"/>
            <w:vAlign w:val="center"/>
          </w:tcPr>
          <w:p w14:paraId="6CD457B7"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2935F254" w14:textId="77777777" w:rsidR="004D580C" w:rsidRPr="00E244B2" w:rsidRDefault="004D580C" w:rsidP="00166A8B">
            <w:pPr>
              <w:pStyle w:val="a8"/>
              <w:rPr>
                <w:color w:val="000000" w:themeColor="text1"/>
              </w:rPr>
            </w:pPr>
            <w:r w:rsidRPr="00E244B2">
              <w:rPr>
                <w:color w:val="000000" w:themeColor="text1"/>
              </w:rPr>
              <w:t>判断机组发电</w:t>
            </w:r>
            <w:r w:rsidRPr="00E244B2">
              <w:rPr>
                <w:color w:val="000000" w:themeColor="text1"/>
              </w:rPr>
              <w:t>/</w:t>
            </w:r>
            <w:r w:rsidRPr="00E244B2">
              <w:rPr>
                <w:color w:val="000000" w:themeColor="text1"/>
              </w:rPr>
              <w:t>停机状态</w:t>
            </w:r>
          </w:p>
        </w:tc>
        <w:tc>
          <w:tcPr>
            <w:tcW w:w="812" w:type="pct"/>
            <w:vAlign w:val="center"/>
          </w:tcPr>
          <w:p w14:paraId="159E5B42" w14:textId="77777777" w:rsidR="004D580C" w:rsidRPr="00E244B2" w:rsidRDefault="004D580C" w:rsidP="00166A8B">
            <w:pPr>
              <w:pStyle w:val="a8"/>
              <w:rPr>
                <w:color w:val="000000" w:themeColor="text1"/>
              </w:rPr>
            </w:pPr>
            <w:r w:rsidRPr="00E244B2">
              <w:rPr>
                <w:color w:val="000000" w:themeColor="text1"/>
              </w:rPr>
              <w:t>[0, 1, 1]</w:t>
            </w:r>
          </w:p>
        </w:tc>
      </w:tr>
      <w:tr w:rsidR="004D580C" w:rsidRPr="00E244B2" w14:paraId="7E427F22" w14:textId="77777777" w:rsidTr="00004CB4">
        <w:tc>
          <w:tcPr>
            <w:tcW w:w="704" w:type="pct"/>
            <w:vAlign w:val="center"/>
          </w:tcPr>
          <w:p w14:paraId="1410A404" w14:textId="77777777" w:rsidR="004D580C" w:rsidRPr="00E244B2" w:rsidRDefault="004D580C" w:rsidP="00166A8B">
            <w:pPr>
              <w:pStyle w:val="a8"/>
              <w:rPr>
                <w:color w:val="000000" w:themeColor="text1"/>
              </w:rPr>
            </w:pPr>
            <w:r w:rsidRPr="00E244B2">
              <w:rPr>
                <w:color w:val="000000" w:themeColor="text1"/>
              </w:rPr>
              <w:t>抽水状态</w:t>
            </w:r>
          </w:p>
        </w:tc>
        <w:tc>
          <w:tcPr>
            <w:tcW w:w="1107" w:type="pct"/>
            <w:vAlign w:val="center"/>
          </w:tcPr>
          <w:p w14:paraId="5D70D9E2" w14:textId="77777777" w:rsidR="004D580C" w:rsidRPr="00E244B2" w:rsidRDefault="004D580C" w:rsidP="00166A8B">
            <w:pPr>
              <w:pStyle w:val="a8"/>
              <w:rPr>
                <w:color w:val="000000" w:themeColor="text1"/>
              </w:rPr>
            </w:pPr>
            <w:r w:rsidRPr="00E244B2">
              <w:rPr>
                <w:color w:val="000000" w:themeColor="text1"/>
              </w:rPr>
              <w:object w:dxaOrig="520" w:dyaOrig="380" w14:anchorId="363F697E">
                <v:shape id="_x0000_i2243" type="#_x0000_t75" style="width:26.25pt;height:18.9pt" o:ole="">
                  <v:imagedata r:id="rId2356" o:title=""/>
                </v:shape>
                <o:OLEObject Type="Embed" ProgID="Equation.DSMT4" ShapeID="_x0000_i2243" DrawAspect="Content" ObjectID="_1852642140" r:id="rId2357"/>
              </w:object>
            </w:r>
          </w:p>
        </w:tc>
        <w:tc>
          <w:tcPr>
            <w:tcW w:w="1171" w:type="pct"/>
            <w:vAlign w:val="center"/>
          </w:tcPr>
          <w:p w14:paraId="4D63A84A"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机组是否处于抽水状态</w:t>
            </w:r>
          </w:p>
        </w:tc>
        <w:tc>
          <w:tcPr>
            <w:tcW w:w="393" w:type="pct"/>
            <w:vAlign w:val="center"/>
          </w:tcPr>
          <w:p w14:paraId="033BFC06"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2F401D31" w14:textId="77777777" w:rsidR="004D580C" w:rsidRPr="00E244B2" w:rsidRDefault="004D580C" w:rsidP="00166A8B">
            <w:pPr>
              <w:pStyle w:val="a8"/>
              <w:rPr>
                <w:color w:val="000000" w:themeColor="text1"/>
              </w:rPr>
            </w:pPr>
            <w:r w:rsidRPr="00E244B2">
              <w:rPr>
                <w:color w:val="000000" w:themeColor="text1"/>
              </w:rPr>
              <w:t>判断机组抽水</w:t>
            </w:r>
            <w:r w:rsidRPr="00E244B2">
              <w:rPr>
                <w:color w:val="000000" w:themeColor="text1"/>
              </w:rPr>
              <w:t>/</w:t>
            </w:r>
            <w:r w:rsidRPr="00E244B2">
              <w:rPr>
                <w:color w:val="000000" w:themeColor="text1"/>
              </w:rPr>
              <w:t>停机状态</w:t>
            </w:r>
          </w:p>
        </w:tc>
        <w:tc>
          <w:tcPr>
            <w:tcW w:w="812" w:type="pct"/>
            <w:vAlign w:val="center"/>
          </w:tcPr>
          <w:p w14:paraId="49AC9E52" w14:textId="77777777" w:rsidR="004D580C" w:rsidRPr="00E244B2" w:rsidRDefault="004D580C" w:rsidP="00166A8B">
            <w:pPr>
              <w:pStyle w:val="a8"/>
              <w:rPr>
                <w:color w:val="000000" w:themeColor="text1"/>
              </w:rPr>
            </w:pPr>
            <w:r w:rsidRPr="00E244B2">
              <w:rPr>
                <w:color w:val="000000" w:themeColor="text1"/>
              </w:rPr>
              <w:t>[1, 0, 0]</w:t>
            </w:r>
          </w:p>
        </w:tc>
      </w:tr>
      <w:tr w:rsidR="004D580C" w:rsidRPr="00E244B2" w14:paraId="78A44F7E" w14:textId="77777777" w:rsidTr="00004CB4">
        <w:tc>
          <w:tcPr>
            <w:tcW w:w="704" w:type="pct"/>
            <w:vAlign w:val="center"/>
          </w:tcPr>
          <w:p w14:paraId="58144944" w14:textId="77777777" w:rsidR="004D580C" w:rsidRPr="00E244B2" w:rsidRDefault="004D580C" w:rsidP="00166A8B">
            <w:pPr>
              <w:pStyle w:val="a8"/>
              <w:rPr>
                <w:color w:val="000000" w:themeColor="text1"/>
              </w:rPr>
            </w:pPr>
            <w:r w:rsidRPr="00E244B2">
              <w:rPr>
                <w:color w:val="000000" w:themeColor="text1"/>
              </w:rPr>
              <w:t>分区发电方向状态</w:t>
            </w:r>
          </w:p>
        </w:tc>
        <w:tc>
          <w:tcPr>
            <w:tcW w:w="1107" w:type="pct"/>
            <w:vAlign w:val="center"/>
          </w:tcPr>
          <w:p w14:paraId="1D4B90BE" w14:textId="77777777" w:rsidR="004D580C" w:rsidRPr="00E244B2" w:rsidRDefault="004D580C" w:rsidP="00166A8B">
            <w:pPr>
              <w:pStyle w:val="a8"/>
              <w:rPr>
                <w:color w:val="000000" w:themeColor="text1"/>
              </w:rPr>
            </w:pPr>
            <w:r w:rsidRPr="00E244B2">
              <w:rPr>
                <w:color w:val="000000" w:themeColor="text1"/>
              </w:rPr>
              <w:object w:dxaOrig="499" w:dyaOrig="380" w14:anchorId="39BEC770">
                <v:shape id="_x0000_i2244" type="#_x0000_t75" style="width:24.4pt;height:18.9pt" o:ole="">
                  <v:imagedata r:id="rId2358" o:title=""/>
                </v:shape>
                <o:OLEObject Type="Embed" ProgID="Equation.DSMT4" ShapeID="_x0000_i2244" DrawAspect="Content" ObjectID="_1852642141" r:id="rId2359"/>
              </w:object>
            </w:r>
          </w:p>
        </w:tc>
        <w:tc>
          <w:tcPr>
            <w:tcW w:w="1171" w:type="pct"/>
            <w:vAlign w:val="center"/>
          </w:tcPr>
          <w:p w14:paraId="76FC9718"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分区是否处于发电方向</w:t>
            </w:r>
          </w:p>
        </w:tc>
        <w:tc>
          <w:tcPr>
            <w:tcW w:w="393" w:type="pct"/>
            <w:vAlign w:val="center"/>
          </w:tcPr>
          <w:p w14:paraId="533D7E43"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7921A4A2" w14:textId="77777777" w:rsidR="004D580C" w:rsidRPr="00E244B2" w:rsidRDefault="004D580C" w:rsidP="00166A8B">
            <w:pPr>
              <w:pStyle w:val="a8"/>
              <w:rPr>
                <w:color w:val="000000" w:themeColor="text1"/>
              </w:rPr>
            </w:pPr>
            <w:r w:rsidRPr="00E244B2">
              <w:rPr>
                <w:color w:val="000000" w:themeColor="text1"/>
              </w:rPr>
              <w:t>分区抽发方向一致性判断</w:t>
            </w:r>
          </w:p>
        </w:tc>
        <w:tc>
          <w:tcPr>
            <w:tcW w:w="812" w:type="pct"/>
            <w:vAlign w:val="center"/>
          </w:tcPr>
          <w:p w14:paraId="1AB5C1F5" w14:textId="77777777" w:rsidR="004D580C" w:rsidRPr="00E244B2" w:rsidRDefault="004D580C" w:rsidP="00004CB4">
            <w:pPr>
              <w:widowControl/>
              <w:spacing w:line="375" w:lineRule="atLeast"/>
              <w:ind w:firstLineChars="0" w:firstLine="0"/>
              <w:jc w:val="center"/>
              <w:rPr>
                <w:rFonts w:ascii="Segoe UI" w:eastAsia="宋体" w:hAnsi="Segoe UI" w:cs="Segoe UI"/>
                <w:color w:val="000000" w:themeColor="text1"/>
                <w:kern w:val="0"/>
                <w:sz w:val="23"/>
                <w:szCs w:val="23"/>
              </w:rPr>
            </w:pPr>
            <w:r w:rsidRPr="00E244B2">
              <w:rPr>
                <w:rFonts w:ascii="Segoe UI" w:hAnsi="Segoe UI" w:cs="Segoe UI"/>
                <w:color w:val="000000" w:themeColor="text1"/>
                <w:sz w:val="23"/>
                <w:szCs w:val="23"/>
              </w:rPr>
              <w:br/>
              <w:t>[0, 1, 1]</w:t>
            </w:r>
          </w:p>
          <w:p w14:paraId="49DE8515" w14:textId="77777777" w:rsidR="004D580C" w:rsidRPr="00E244B2" w:rsidRDefault="004D580C" w:rsidP="00166A8B">
            <w:pPr>
              <w:pStyle w:val="a8"/>
              <w:rPr>
                <w:color w:val="000000" w:themeColor="text1"/>
              </w:rPr>
            </w:pPr>
          </w:p>
        </w:tc>
      </w:tr>
      <w:tr w:rsidR="004D580C" w:rsidRPr="00E244B2" w14:paraId="60DA4A27" w14:textId="77777777" w:rsidTr="00004CB4">
        <w:tc>
          <w:tcPr>
            <w:tcW w:w="704" w:type="pct"/>
            <w:vAlign w:val="center"/>
          </w:tcPr>
          <w:p w14:paraId="528A7EF2" w14:textId="77777777" w:rsidR="004D580C" w:rsidRPr="00E244B2" w:rsidRDefault="004D580C" w:rsidP="00166A8B">
            <w:pPr>
              <w:pStyle w:val="a8"/>
              <w:rPr>
                <w:color w:val="000000" w:themeColor="text1"/>
              </w:rPr>
            </w:pPr>
            <w:r w:rsidRPr="00E244B2">
              <w:rPr>
                <w:color w:val="000000" w:themeColor="text1"/>
              </w:rPr>
              <w:t>分区抽水方向状态</w:t>
            </w:r>
          </w:p>
        </w:tc>
        <w:tc>
          <w:tcPr>
            <w:tcW w:w="1107" w:type="pct"/>
            <w:vAlign w:val="center"/>
          </w:tcPr>
          <w:p w14:paraId="2634F297" w14:textId="77777777" w:rsidR="004D580C" w:rsidRPr="00E244B2" w:rsidRDefault="004D580C" w:rsidP="00166A8B">
            <w:pPr>
              <w:pStyle w:val="a8"/>
              <w:rPr>
                <w:color w:val="000000" w:themeColor="text1"/>
              </w:rPr>
            </w:pPr>
            <w:r w:rsidRPr="00E244B2">
              <w:rPr>
                <w:color w:val="000000" w:themeColor="text1"/>
              </w:rPr>
              <w:object w:dxaOrig="440" w:dyaOrig="380" w14:anchorId="66F5E429">
                <v:shape id="_x0000_i2245" type="#_x0000_t75" style="width:21.95pt;height:18.9pt" o:ole="">
                  <v:imagedata r:id="rId2360" o:title=""/>
                </v:shape>
                <o:OLEObject Type="Embed" ProgID="Equation.DSMT4" ShapeID="_x0000_i2245" DrawAspect="Content" ObjectID="_1852642142" r:id="rId2361"/>
              </w:object>
            </w:r>
          </w:p>
        </w:tc>
        <w:tc>
          <w:tcPr>
            <w:tcW w:w="1171" w:type="pct"/>
            <w:vAlign w:val="center"/>
          </w:tcPr>
          <w:p w14:paraId="584B5B2D"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分区是否处于抽水方向</w:t>
            </w:r>
          </w:p>
        </w:tc>
        <w:tc>
          <w:tcPr>
            <w:tcW w:w="393" w:type="pct"/>
            <w:vAlign w:val="center"/>
          </w:tcPr>
          <w:p w14:paraId="5DF5C2C2"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383D7E85" w14:textId="77777777" w:rsidR="004D580C" w:rsidRPr="00E244B2" w:rsidRDefault="004D580C" w:rsidP="00166A8B">
            <w:pPr>
              <w:pStyle w:val="a8"/>
              <w:rPr>
                <w:color w:val="000000" w:themeColor="text1"/>
              </w:rPr>
            </w:pPr>
            <w:r w:rsidRPr="00E244B2">
              <w:rPr>
                <w:color w:val="000000" w:themeColor="text1"/>
              </w:rPr>
              <w:t>分区抽发方向一致性判断</w:t>
            </w:r>
          </w:p>
        </w:tc>
        <w:tc>
          <w:tcPr>
            <w:tcW w:w="812" w:type="pct"/>
            <w:vAlign w:val="center"/>
          </w:tcPr>
          <w:p w14:paraId="2A2B7954" w14:textId="77777777" w:rsidR="004D580C" w:rsidRPr="00E244B2" w:rsidRDefault="004D580C" w:rsidP="00166A8B">
            <w:pPr>
              <w:pStyle w:val="a8"/>
              <w:rPr>
                <w:color w:val="000000" w:themeColor="text1"/>
              </w:rPr>
            </w:pPr>
            <w:r w:rsidRPr="00E244B2">
              <w:rPr>
                <w:color w:val="000000" w:themeColor="text1"/>
              </w:rPr>
              <w:t>[1, 0, 0]</w:t>
            </w:r>
          </w:p>
        </w:tc>
      </w:tr>
      <w:tr w:rsidR="004D580C" w:rsidRPr="00E244B2" w14:paraId="02675FCA" w14:textId="77777777" w:rsidTr="00004CB4">
        <w:tc>
          <w:tcPr>
            <w:tcW w:w="704" w:type="pct"/>
            <w:vAlign w:val="center"/>
          </w:tcPr>
          <w:p w14:paraId="315BB4AD" w14:textId="77777777" w:rsidR="004D580C" w:rsidRPr="00E244B2" w:rsidRDefault="004D580C" w:rsidP="00166A8B">
            <w:pPr>
              <w:pStyle w:val="a8"/>
              <w:rPr>
                <w:color w:val="000000" w:themeColor="text1"/>
              </w:rPr>
            </w:pPr>
            <w:r w:rsidRPr="00E244B2">
              <w:rPr>
                <w:color w:val="000000" w:themeColor="text1"/>
              </w:rPr>
              <w:t>等效储能量</w:t>
            </w:r>
          </w:p>
        </w:tc>
        <w:tc>
          <w:tcPr>
            <w:tcW w:w="1107" w:type="pct"/>
            <w:vAlign w:val="center"/>
          </w:tcPr>
          <w:p w14:paraId="262F2A04" w14:textId="77777777" w:rsidR="004D580C" w:rsidRPr="00E244B2" w:rsidRDefault="004D580C" w:rsidP="00166A8B">
            <w:pPr>
              <w:pStyle w:val="a8"/>
              <w:rPr>
                <w:color w:val="000000" w:themeColor="text1"/>
              </w:rPr>
            </w:pPr>
            <w:r w:rsidRPr="00E244B2">
              <w:rPr>
                <w:color w:val="000000" w:themeColor="text1"/>
              </w:rPr>
              <w:object w:dxaOrig="540" w:dyaOrig="380" w14:anchorId="023ED5E2">
                <v:shape id="_x0000_i2246" type="#_x0000_t75" style="width:27.45pt;height:18.9pt" o:ole="">
                  <v:imagedata r:id="rId2362" o:title=""/>
                </v:shape>
                <o:OLEObject Type="Embed" ProgID="Equation.DSMT4" ShapeID="_x0000_i2246" DrawAspect="Content" ObjectID="_1852642143" r:id="rId2363"/>
              </w:object>
            </w:r>
          </w:p>
        </w:tc>
        <w:tc>
          <w:tcPr>
            <w:tcW w:w="1171" w:type="pct"/>
            <w:vAlign w:val="center"/>
          </w:tcPr>
          <w:p w14:paraId="7A6B94C5"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末抽水蓄能机组等效储能量</w:t>
            </w:r>
          </w:p>
        </w:tc>
        <w:tc>
          <w:tcPr>
            <w:tcW w:w="393" w:type="pct"/>
            <w:vAlign w:val="center"/>
          </w:tcPr>
          <w:p w14:paraId="0C37480D" w14:textId="77777777" w:rsidR="004D580C" w:rsidRPr="00E244B2" w:rsidRDefault="004D580C" w:rsidP="00166A8B">
            <w:pPr>
              <w:pStyle w:val="a8"/>
              <w:rPr>
                <w:color w:val="000000" w:themeColor="text1"/>
              </w:rPr>
            </w:pPr>
            <w:r w:rsidRPr="00E244B2">
              <w:rPr>
                <w:color w:val="000000" w:themeColor="text1"/>
              </w:rPr>
              <w:t>MWh</w:t>
            </w:r>
          </w:p>
        </w:tc>
        <w:tc>
          <w:tcPr>
            <w:tcW w:w="813" w:type="pct"/>
            <w:vAlign w:val="center"/>
          </w:tcPr>
          <w:p w14:paraId="3FD3BF37" w14:textId="77777777" w:rsidR="004D580C" w:rsidRPr="00E244B2" w:rsidRDefault="004D580C" w:rsidP="00166A8B">
            <w:pPr>
              <w:pStyle w:val="a8"/>
              <w:rPr>
                <w:color w:val="000000" w:themeColor="text1"/>
              </w:rPr>
            </w:pPr>
            <w:r w:rsidRPr="00E244B2">
              <w:rPr>
                <w:color w:val="000000" w:themeColor="text1"/>
              </w:rPr>
              <w:t>检查水库运行边界</w:t>
            </w:r>
          </w:p>
        </w:tc>
        <w:tc>
          <w:tcPr>
            <w:tcW w:w="812" w:type="pct"/>
            <w:vAlign w:val="center"/>
          </w:tcPr>
          <w:p w14:paraId="395B6611" w14:textId="77777777" w:rsidR="004D580C" w:rsidRPr="00E244B2" w:rsidRDefault="004D580C" w:rsidP="00166A8B">
            <w:pPr>
              <w:pStyle w:val="a8"/>
              <w:rPr>
                <w:color w:val="000000" w:themeColor="text1"/>
              </w:rPr>
            </w:pPr>
            <w:r w:rsidRPr="00E244B2">
              <w:rPr>
                <w:color w:val="000000" w:themeColor="text1"/>
              </w:rPr>
              <w:t>[1100, 850, 600]</w:t>
            </w:r>
          </w:p>
        </w:tc>
      </w:tr>
      <w:tr w:rsidR="004D580C" w:rsidRPr="00E244B2" w14:paraId="6AE022FA" w14:textId="77777777" w:rsidTr="00004CB4">
        <w:tc>
          <w:tcPr>
            <w:tcW w:w="704" w:type="pct"/>
            <w:vAlign w:val="center"/>
          </w:tcPr>
          <w:p w14:paraId="52D2720B" w14:textId="77777777" w:rsidR="004D580C" w:rsidRPr="00E244B2" w:rsidRDefault="004D580C" w:rsidP="00166A8B">
            <w:pPr>
              <w:pStyle w:val="a8"/>
              <w:rPr>
                <w:color w:val="000000" w:themeColor="text1"/>
              </w:rPr>
            </w:pPr>
            <w:r w:rsidRPr="00E244B2">
              <w:rPr>
                <w:color w:val="000000" w:themeColor="text1"/>
              </w:rPr>
              <w:t>固定运维成本</w:t>
            </w:r>
          </w:p>
        </w:tc>
        <w:tc>
          <w:tcPr>
            <w:tcW w:w="1107" w:type="pct"/>
            <w:vAlign w:val="center"/>
          </w:tcPr>
          <w:p w14:paraId="6E6DE989" w14:textId="77777777" w:rsidR="004D580C" w:rsidRPr="00E244B2" w:rsidRDefault="004D580C" w:rsidP="00166A8B">
            <w:pPr>
              <w:pStyle w:val="a8"/>
              <w:rPr>
                <w:color w:val="000000" w:themeColor="text1"/>
              </w:rPr>
            </w:pPr>
            <w:r w:rsidRPr="00E244B2">
              <w:rPr>
                <w:color w:val="000000" w:themeColor="text1"/>
              </w:rPr>
              <w:object w:dxaOrig="340" w:dyaOrig="340" w14:anchorId="3FA0028A">
                <v:shape id="_x0000_i2247" type="#_x0000_t75" style="width:15.85pt;height:15.85pt" o:ole="">
                  <v:imagedata r:id="rId2364" o:title=""/>
                </v:shape>
                <o:OLEObject Type="Embed" ProgID="Equation.DSMT4" ShapeID="_x0000_i2247" DrawAspect="Content" ObjectID="_1852642144" r:id="rId2365"/>
              </w:object>
            </w:r>
          </w:p>
        </w:tc>
        <w:tc>
          <w:tcPr>
            <w:tcW w:w="1171" w:type="pct"/>
            <w:vAlign w:val="center"/>
          </w:tcPr>
          <w:p w14:paraId="09A51FF0" w14:textId="77777777" w:rsidR="004D580C" w:rsidRPr="00E244B2" w:rsidRDefault="004D580C" w:rsidP="00166A8B">
            <w:pPr>
              <w:pStyle w:val="a8"/>
              <w:rPr>
                <w:color w:val="000000" w:themeColor="text1"/>
              </w:rPr>
            </w:pPr>
            <w:r w:rsidRPr="00E244B2">
              <w:rPr>
                <w:color w:val="000000" w:themeColor="text1"/>
              </w:rPr>
              <w:t>大区域</w:t>
            </w:r>
            <w:r w:rsidRPr="00E244B2">
              <w:rPr>
                <w:color w:val="000000" w:themeColor="text1"/>
              </w:rPr>
              <w:t> </w:t>
            </w:r>
            <m:oMath>
              <m:r>
                <w:rPr>
                  <w:rFonts w:ascii="Cambria Math" w:hAnsi="Cambria Math"/>
                  <w:color w:val="000000" w:themeColor="text1"/>
                </w:rPr>
                <m:t>a</m:t>
              </m:r>
            </m:oMath>
            <w:r w:rsidRPr="00E244B2">
              <w:rPr>
                <w:color w:val="000000" w:themeColor="text1"/>
              </w:rPr>
              <w:t> </w:t>
            </w:r>
            <w:r w:rsidRPr="00E244B2">
              <w:rPr>
                <w:color w:val="000000" w:themeColor="text1"/>
              </w:rPr>
              <w:t>内抽水蓄能总固定运行维护成本</w:t>
            </w:r>
          </w:p>
        </w:tc>
        <w:tc>
          <w:tcPr>
            <w:tcW w:w="393" w:type="pct"/>
            <w:vAlign w:val="center"/>
          </w:tcPr>
          <w:p w14:paraId="1EC6F4B5"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51A69846" w14:textId="77777777" w:rsidR="004D580C" w:rsidRPr="00E244B2" w:rsidRDefault="004D580C" w:rsidP="00166A8B">
            <w:pPr>
              <w:pStyle w:val="a8"/>
              <w:rPr>
                <w:color w:val="000000" w:themeColor="text1"/>
              </w:rPr>
            </w:pPr>
            <w:r w:rsidRPr="00E244B2">
              <w:rPr>
                <w:color w:val="000000" w:themeColor="text1"/>
              </w:rPr>
              <w:t>运行成本核算</w:t>
            </w:r>
          </w:p>
        </w:tc>
        <w:tc>
          <w:tcPr>
            <w:tcW w:w="812" w:type="pct"/>
            <w:vAlign w:val="center"/>
          </w:tcPr>
          <w:p w14:paraId="7F2C8B12" w14:textId="77777777" w:rsidR="004D580C" w:rsidRPr="00E244B2" w:rsidRDefault="004D580C" w:rsidP="00166A8B">
            <w:pPr>
              <w:pStyle w:val="a8"/>
              <w:rPr>
                <w:color w:val="000000" w:themeColor="text1"/>
              </w:rPr>
            </w:pPr>
            <w:r w:rsidRPr="00E244B2">
              <w:rPr>
                <w:color w:val="000000" w:themeColor="text1"/>
              </w:rPr>
              <w:t>1.5×10⁷</w:t>
            </w:r>
          </w:p>
        </w:tc>
      </w:tr>
    </w:tbl>
    <w:p w14:paraId="33AAD153" w14:textId="77777777" w:rsidR="004D580C" w:rsidRPr="00E244B2" w:rsidRDefault="004D580C" w:rsidP="004D580C">
      <w:pPr>
        <w:ind w:firstLine="480"/>
        <w:rPr>
          <w:color w:val="000000" w:themeColor="text1"/>
        </w:rPr>
      </w:pPr>
    </w:p>
    <w:p w14:paraId="3B2D2469" w14:textId="77777777" w:rsidR="004D580C" w:rsidRPr="00E244B2" w:rsidRDefault="004D580C" w:rsidP="004D580C">
      <w:pPr>
        <w:pStyle w:val="20"/>
        <w:rPr>
          <w:color w:val="000000" w:themeColor="text1"/>
        </w:rPr>
      </w:pPr>
      <w:r w:rsidRPr="00E244B2">
        <w:rPr>
          <w:rFonts w:hint="eastAsia"/>
          <w:color w:val="000000" w:themeColor="text1"/>
        </w:rPr>
        <w:lastRenderedPageBreak/>
        <w:t>风电出力</w:t>
      </w:r>
      <w:r w:rsidRPr="00E244B2">
        <w:rPr>
          <w:color w:val="000000" w:themeColor="text1"/>
        </w:rPr>
        <w:t>运行模型</w:t>
      </w:r>
    </w:p>
    <w:p w14:paraId="4DDAA004"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281"/>
        <w:gridCol w:w="2401"/>
        <w:gridCol w:w="3134"/>
        <w:gridCol w:w="1191"/>
        <w:gridCol w:w="1603"/>
        <w:gridCol w:w="1500"/>
        <w:gridCol w:w="1832"/>
      </w:tblGrid>
      <w:tr w:rsidR="004D580C" w:rsidRPr="00E244B2" w14:paraId="5854E8CC" w14:textId="77777777" w:rsidTr="00004CB4">
        <w:trPr>
          <w:tblHeader/>
        </w:trPr>
        <w:tc>
          <w:tcPr>
            <w:tcW w:w="818" w:type="pct"/>
            <w:shd w:val="clear" w:color="auto" w:fill="E8EEF5"/>
            <w:tcMar>
              <w:top w:w="100" w:type="dxa"/>
              <w:left w:w="120" w:type="dxa"/>
              <w:bottom w:w="100" w:type="dxa"/>
              <w:right w:w="120" w:type="dxa"/>
            </w:tcMar>
            <w:vAlign w:val="center"/>
          </w:tcPr>
          <w:p w14:paraId="5739AB6B" w14:textId="77777777" w:rsidR="004D580C" w:rsidRPr="00E244B2" w:rsidRDefault="004D580C" w:rsidP="00166A8B">
            <w:pPr>
              <w:pStyle w:val="a8"/>
              <w:rPr>
                <w:color w:val="000000" w:themeColor="text1"/>
              </w:rPr>
            </w:pPr>
            <w:r w:rsidRPr="00E244B2">
              <w:rPr>
                <w:color w:val="000000" w:themeColor="text1"/>
              </w:rPr>
              <w:t>名称</w:t>
            </w:r>
          </w:p>
        </w:tc>
        <w:tc>
          <w:tcPr>
            <w:tcW w:w="861" w:type="pct"/>
            <w:shd w:val="clear" w:color="auto" w:fill="E8EEF5"/>
            <w:tcMar>
              <w:top w:w="100" w:type="dxa"/>
              <w:left w:w="120" w:type="dxa"/>
              <w:bottom w:w="100" w:type="dxa"/>
              <w:right w:w="120" w:type="dxa"/>
            </w:tcMar>
            <w:vAlign w:val="center"/>
          </w:tcPr>
          <w:p w14:paraId="5A720C46" w14:textId="77777777" w:rsidR="004D580C" w:rsidRPr="00E244B2" w:rsidRDefault="004D580C" w:rsidP="00166A8B">
            <w:pPr>
              <w:pStyle w:val="a8"/>
              <w:rPr>
                <w:color w:val="000000" w:themeColor="text1"/>
              </w:rPr>
            </w:pPr>
            <w:r w:rsidRPr="00E244B2">
              <w:rPr>
                <w:color w:val="000000" w:themeColor="text1"/>
              </w:rPr>
              <w:t>符号</w:t>
            </w:r>
          </w:p>
        </w:tc>
        <w:tc>
          <w:tcPr>
            <w:tcW w:w="1124" w:type="pct"/>
            <w:shd w:val="clear" w:color="auto" w:fill="E8EEF5"/>
            <w:tcMar>
              <w:top w:w="100" w:type="dxa"/>
              <w:left w:w="120" w:type="dxa"/>
              <w:bottom w:w="100" w:type="dxa"/>
              <w:right w:w="120" w:type="dxa"/>
            </w:tcMar>
            <w:vAlign w:val="center"/>
          </w:tcPr>
          <w:p w14:paraId="644DC28D" w14:textId="77777777" w:rsidR="004D580C" w:rsidRPr="00E244B2" w:rsidRDefault="004D580C" w:rsidP="00166A8B">
            <w:pPr>
              <w:pStyle w:val="a8"/>
              <w:rPr>
                <w:color w:val="000000" w:themeColor="text1"/>
              </w:rPr>
            </w:pPr>
            <w:r w:rsidRPr="00E244B2">
              <w:rPr>
                <w:color w:val="000000" w:themeColor="text1"/>
              </w:rPr>
              <w:t>含义</w:t>
            </w:r>
          </w:p>
        </w:tc>
        <w:tc>
          <w:tcPr>
            <w:tcW w:w="427" w:type="pct"/>
            <w:shd w:val="clear" w:color="auto" w:fill="E8EEF5"/>
            <w:tcMar>
              <w:top w:w="100" w:type="dxa"/>
              <w:left w:w="120" w:type="dxa"/>
              <w:bottom w:w="100" w:type="dxa"/>
              <w:right w:w="120" w:type="dxa"/>
            </w:tcMar>
            <w:vAlign w:val="center"/>
          </w:tcPr>
          <w:p w14:paraId="162D955C" w14:textId="77777777" w:rsidR="004D580C" w:rsidRPr="00E244B2" w:rsidRDefault="004D580C" w:rsidP="00166A8B">
            <w:pPr>
              <w:pStyle w:val="a8"/>
              <w:rPr>
                <w:color w:val="000000" w:themeColor="text1"/>
              </w:rPr>
            </w:pPr>
            <w:r w:rsidRPr="00E244B2">
              <w:rPr>
                <w:color w:val="000000" w:themeColor="text1"/>
              </w:rPr>
              <w:t>单位</w:t>
            </w:r>
          </w:p>
        </w:tc>
        <w:tc>
          <w:tcPr>
            <w:tcW w:w="575" w:type="pct"/>
            <w:shd w:val="clear" w:color="auto" w:fill="E8EEF5"/>
            <w:tcMar>
              <w:top w:w="100" w:type="dxa"/>
              <w:left w:w="120" w:type="dxa"/>
              <w:bottom w:w="100" w:type="dxa"/>
              <w:right w:w="120" w:type="dxa"/>
            </w:tcMar>
            <w:vAlign w:val="center"/>
          </w:tcPr>
          <w:p w14:paraId="6DC7A0BE"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538" w:type="pct"/>
            <w:shd w:val="clear" w:color="auto" w:fill="E8EEF5"/>
            <w:tcMar>
              <w:top w:w="100" w:type="dxa"/>
              <w:left w:w="120" w:type="dxa"/>
              <w:bottom w:w="100" w:type="dxa"/>
              <w:right w:w="120" w:type="dxa"/>
            </w:tcMar>
            <w:vAlign w:val="center"/>
          </w:tcPr>
          <w:p w14:paraId="1E6E8D51" w14:textId="77777777" w:rsidR="004D580C" w:rsidRPr="00E244B2" w:rsidRDefault="004D580C" w:rsidP="00166A8B">
            <w:pPr>
              <w:pStyle w:val="a8"/>
              <w:rPr>
                <w:color w:val="000000" w:themeColor="text1"/>
              </w:rPr>
            </w:pPr>
            <w:r w:rsidRPr="00E244B2">
              <w:rPr>
                <w:color w:val="000000" w:themeColor="text1"/>
              </w:rPr>
              <w:t>时间尺度</w:t>
            </w:r>
          </w:p>
        </w:tc>
        <w:tc>
          <w:tcPr>
            <w:tcW w:w="657" w:type="pct"/>
            <w:shd w:val="clear" w:color="auto" w:fill="E8EEF5"/>
            <w:tcMar>
              <w:top w:w="100" w:type="dxa"/>
              <w:left w:w="120" w:type="dxa"/>
              <w:bottom w:w="100" w:type="dxa"/>
              <w:right w:w="120" w:type="dxa"/>
            </w:tcMar>
            <w:vAlign w:val="center"/>
          </w:tcPr>
          <w:p w14:paraId="12300C4F"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6AFDE9A6" w14:textId="77777777" w:rsidTr="00004CB4">
        <w:tc>
          <w:tcPr>
            <w:tcW w:w="818" w:type="pct"/>
            <w:vAlign w:val="center"/>
          </w:tcPr>
          <w:p w14:paraId="4C73B97E" w14:textId="77777777" w:rsidR="004D580C" w:rsidRPr="00E244B2" w:rsidRDefault="004D580C" w:rsidP="00166A8B">
            <w:pPr>
              <w:pStyle w:val="a8"/>
              <w:rPr>
                <w:color w:val="000000" w:themeColor="text1"/>
              </w:rPr>
            </w:pPr>
            <w:r w:rsidRPr="00E244B2">
              <w:rPr>
                <w:color w:val="000000" w:themeColor="text1"/>
              </w:rPr>
              <w:t>风电最大可用功率</w:t>
            </w:r>
          </w:p>
        </w:tc>
        <w:tc>
          <w:tcPr>
            <w:tcW w:w="861" w:type="pct"/>
            <w:vAlign w:val="center"/>
          </w:tcPr>
          <w:p w14:paraId="0E9FF962" w14:textId="77777777" w:rsidR="004D580C" w:rsidRPr="00E244B2" w:rsidRDefault="004D580C" w:rsidP="00166A8B">
            <w:pPr>
              <w:pStyle w:val="a8"/>
              <w:rPr>
                <w:color w:val="000000" w:themeColor="text1"/>
              </w:rPr>
            </w:pPr>
            <w:r w:rsidRPr="00E244B2">
              <w:rPr>
                <w:color w:val="000000" w:themeColor="text1"/>
              </w:rPr>
              <w:object w:dxaOrig="740" w:dyaOrig="380" w14:anchorId="788E2DE4">
                <v:shape id="_x0000_i2248" type="#_x0000_t75" style="width:36.6pt;height:18.9pt" o:ole="">
                  <v:imagedata r:id="rId2366" o:title=""/>
                </v:shape>
                <o:OLEObject Type="Embed" ProgID="Equation.DSMT4" ShapeID="_x0000_i2248" DrawAspect="Content" ObjectID="_1852642145" r:id="rId2367"/>
              </w:object>
            </w:r>
          </w:p>
        </w:tc>
        <w:tc>
          <w:tcPr>
            <w:tcW w:w="1124" w:type="pct"/>
            <w:vAlign w:val="center"/>
          </w:tcPr>
          <w:p w14:paraId="2A2ED994"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风电最大预测可用功率</w:t>
            </w:r>
          </w:p>
        </w:tc>
        <w:tc>
          <w:tcPr>
            <w:tcW w:w="427" w:type="pct"/>
            <w:vAlign w:val="center"/>
          </w:tcPr>
          <w:p w14:paraId="625DC659" w14:textId="77777777" w:rsidR="004D580C" w:rsidRPr="00E244B2" w:rsidRDefault="004D580C" w:rsidP="00166A8B">
            <w:pPr>
              <w:pStyle w:val="a8"/>
              <w:rPr>
                <w:color w:val="000000" w:themeColor="text1"/>
              </w:rPr>
            </w:pPr>
            <w:r w:rsidRPr="00E244B2">
              <w:rPr>
                <w:color w:val="000000" w:themeColor="text1"/>
              </w:rPr>
              <w:t>MW</w:t>
            </w:r>
          </w:p>
        </w:tc>
        <w:tc>
          <w:tcPr>
            <w:tcW w:w="575" w:type="pct"/>
            <w:vAlign w:val="center"/>
          </w:tcPr>
          <w:p w14:paraId="428F3E64" w14:textId="77777777" w:rsidR="004D580C" w:rsidRPr="00E244B2" w:rsidRDefault="004D580C" w:rsidP="00166A8B">
            <w:pPr>
              <w:pStyle w:val="a8"/>
              <w:rPr>
                <w:color w:val="000000" w:themeColor="text1"/>
              </w:rPr>
            </w:pPr>
            <w:r w:rsidRPr="00E244B2">
              <w:rPr>
                <w:color w:val="000000" w:themeColor="text1"/>
              </w:rPr>
              <w:t>预测数据（风速</w:t>
            </w:r>
            <w:r w:rsidRPr="00E244B2">
              <w:rPr>
                <w:color w:val="000000" w:themeColor="text1"/>
              </w:rPr>
              <w:t>-</w:t>
            </w:r>
            <w:r w:rsidRPr="00E244B2">
              <w:rPr>
                <w:color w:val="000000" w:themeColor="text1"/>
              </w:rPr>
              <w:t>功率曲线）</w:t>
            </w:r>
          </w:p>
        </w:tc>
        <w:tc>
          <w:tcPr>
            <w:tcW w:w="538" w:type="pct"/>
            <w:vAlign w:val="center"/>
          </w:tcPr>
          <w:p w14:paraId="0C59580D" w14:textId="77777777" w:rsidR="004D580C" w:rsidRPr="00E244B2" w:rsidRDefault="004D580C" w:rsidP="00166A8B">
            <w:pPr>
              <w:pStyle w:val="a8"/>
              <w:rPr>
                <w:color w:val="000000" w:themeColor="text1"/>
              </w:rPr>
            </w:pPr>
            <w:r w:rsidRPr="00E244B2">
              <w:rPr>
                <w:color w:val="000000" w:themeColor="text1"/>
              </w:rPr>
              <w:t>时段级（</w:t>
            </w:r>
            <w:r w:rsidRPr="00E244B2">
              <w:rPr>
                <w:color w:val="000000" w:themeColor="text1"/>
              </w:rPr>
              <w:t>15min/1h</w:t>
            </w:r>
            <w:r w:rsidRPr="00E244B2">
              <w:rPr>
                <w:color w:val="000000" w:themeColor="text1"/>
              </w:rPr>
              <w:t>）</w:t>
            </w:r>
          </w:p>
        </w:tc>
        <w:tc>
          <w:tcPr>
            <w:tcW w:w="657" w:type="pct"/>
            <w:vAlign w:val="center"/>
          </w:tcPr>
          <w:p w14:paraId="5A939668" w14:textId="77777777" w:rsidR="004D580C" w:rsidRPr="00E244B2" w:rsidRDefault="004D580C" w:rsidP="00166A8B">
            <w:pPr>
              <w:pStyle w:val="a8"/>
              <w:rPr>
                <w:color w:val="000000" w:themeColor="text1"/>
              </w:rPr>
            </w:pPr>
            <w:r w:rsidRPr="00E244B2">
              <w:rPr>
                <w:color w:val="000000" w:themeColor="text1"/>
              </w:rPr>
              <w:t>[100, 150, 160]</w:t>
            </w:r>
          </w:p>
        </w:tc>
      </w:tr>
      <w:tr w:rsidR="004D580C" w:rsidRPr="00E244B2" w14:paraId="48A7DA7E" w14:textId="77777777" w:rsidTr="00004CB4">
        <w:tc>
          <w:tcPr>
            <w:tcW w:w="818" w:type="pct"/>
            <w:vAlign w:val="center"/>
          </w:tcPr>
          <w:p w14:paraId="29F9654A" w14:textId="77777777" w:rsidR="004D580C" w:rsidRPr="00E244B2" w:rsidRDefault="004D580C" w:rsidP="00166A8B">
            <w:pPr>
              <w:pStyle w:val="a8"/>
              <w:rPr>
                <w:color w:val="000000" w:themeColor="text1"/>
              </w:rPr>
            </w:pPr>
            <w:r w:rsidRPr="00E244B2">
              <w:rPr>
                <w:color w:val="000000" w:themeColor="text1"/>
              </w:rPr>
              <w:t>风电总装机容量</w:t>
            </w:r>
          </w:p>
        </w:tc>
        <w:tc>
          <w:tcPr>
            <w:tcW w:w="861" w:type="pct"/>
            <w:vAlign w:val="center"/>
          </w:tcPr>
          <w:p w14:paraId="5FAF9595" w14:textId="77777777" w:rsidR="004D580C" w:rsidRPr="00E244B2" w:rsidRDefault="004D580C" w:rsidP="00166A8B">
            <w:pPr>
              <w:pStyle w:val="a8"/>
              <w:rPr>
                <w:color w:val="000000" w:themeColor="text1"/>
              </w:rPr>
            </w:pPr>
            <w:r w:rsidRPr="00E244B2">
              <w:rPr>
                <w:color w:val="000000" w:themeColor="text1"/>
              </w:rPr>
              <w:object w:dxaOrig="600" w:dyaOrig="380" w14:anchorId="018378CC">
                <v:shape id="_x0000_i2249" type="#_x0000_t75" style="width:29.9pt;height:18.9pt" o:ole="">
                  <v:imagedata r:id="rId2368" o:title=""/>
                </v:shape>
                <o:OLEObject Type="Embed" ProgID="Equation.DSMT4" ShapeID="_x0000_i2249" DrawAspect="Content" ObjectID="_1852642146" r:id="rId2369"/>
              </w:object>
            </w:r>
          </w:p>
        </w:tc>
        <w:tc>
          <w:tcPr>
            <w:tcW w:w="1124" w:type="pct"/>
            <w:vAlign w:val="center"/>
          </w:tcPr>
          <w:p w14:paraId="6E0A5CD4"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t> </w:t>
            </w:r>
            <m:oMath>
              <m:r>
                <w:rPr>
                  <w:rFonts w:ascii="Cambria Math" w:hAnsi="Cambria Math"/>
                  <w:color w:val="000000" w:themeColor="text1"/>
                </w:rPr>
                <m:t>p</m:t>
              </m:r>
            </m:oMath>
            <w:r w:rsidRPr="00E244B2">
              <w:rPr>
                <w:color w:val="000000" w:themeColor="text1"/>
              </w:rPr>
              <w:t> </w:t>
            </w:r>
            <w:r w:rsidRPr="00E244B2">
              <w:rPr>
                <w:color w:val="000000" w:themeColor="text1"/>
              </w:rPr>
              <w:t>的分区</w:t>
            </w:r>
            <w:r w:rsidRPr="00E244B2">
              <w:rPr>
                <w:color w:val="000000" w:themeColor="text1"/>
              </w:rPr>
              <w:t> </w:t>
            </w:r>
            <m:oMath>
              <m:r>
                <w:rPr>
                  <w:rFonts w:ascii="Cambria Math" w:hAnsi="Cambria Math"/>
                  <w:color w:val="000000" w:themeColor="text1"/>
                </w:rPr>
                <m:t>r</m:t>
              </m:r>
            </m:oMath>
            <w:r w:rsidRPr="00E244B2">
              <w:rPr>
                <w:color w:val="000000" w:themeColor="text1"/>
              </w:rPr>
              <w:t> </w:t>
            </w:r>
            <w:r w:rsidRPr="00E244B2">
              <w:rPr>
                <w:color w:val="000000" w:themeColor="text1"/>
              </w:rPr>
              <w:t>风电总装机容量</w:t>
            </w:r>
          </w:p>
        </w:tc>
        <w:tc>
          <w:tcPr>
            <w:tcW w:w="427" w:type="pct"/>
            <w:vAlign w:val="center"/>
          </w:tcPr>
          <w:p w14:paraId="1E9819D8" w14:textId="77777777" w:rsidR="004D580C" w:rsidRPr="00E244B2" w:rsidRDefault="004D580C" w:rsidP="00166A8B">
            <w:pPr>
              <w:pStyle w:val="a8"/>
              <w:rPr>
                <w:color w:val="000000" w:themeColor="text1"/>
              </w:rPr>
            </w:pPr>
            <w:r w:rsidRPr="00E244B2">
              <w:rPr>
                <w:color w:val="000000" w:themeColor="text1"/>
              </w:rPr>
              <w:t>MW</w:t>
            </w:r>
          </w:p>
        </w:tc>
        <w:tc>
          <w:tcPr>
            <w:tcW w:w="575" w:type="pct"/>
            <w:vAlign w:val="center"/>
          </w:tcPr>
          <w:p w14:paraId="4C242B71" w14:textId="77777777" w:rsidR="004D580C" w:rsidRPr="00E244B2" w:rsidRDefault="004D580C" w:rsidP="00166A8B">
            <w:pPr>
              <w:pStyle w:val="a8"/>
              <w:rPr>
                <w:color w:val="000000" w:themeColor="text1"/>
              </w:rPr>
            </w:pPr>
            <w:r w:rsidRPr="00E244B2">
              <w:rPr>
                <w:color w:val="000000" w:themeColor="text1"/>
              </w:rPr>
              <w:t>设备技术参数</w:t>
            </w:r>
          </w:p>
        </w:tc>
        <w:tc>
          <w:tcPr>
            <w:tcW w:w="538" w:type="pct"/>
            <w:vAlign w:val="center"/>
          </w:tcPr>
          <w:p w14:paraId="22A35BD4" w14:textId="77777777" w:rsidR="004D580C" w:rsidRPr="00E244B2" w:rsidRDefault="004D580C" w:rsidP="00166A8B">
            <w:pPr>
              <w:pStyle w:val="a8"/>
              <w:rPr>
                <w:color w:val="000000" w:themeColor="text1"/>
              </w:rPr>
            </w:pPr>
            <w:r w:rsidRPr="00E244B2">
              <w:rPr>
                <w:color w:val="000000" w:themeColor="text1"/>
              </w:rPr>
              <w:t>固定</w:t>
            </w:r>
          </w:p>
        </w:tc>
        <w:tc>
          <w:tcPr>
            <w:tcW w:w="657" w:type="pct"/>
            <w:vAlign w:val="center"/>
          </w:tcPr>
          <w:p w14:paraId="70069C52" w14:textId="77777777" w:rsidR="004D580C" w:rsidRPr="00E244B2" w:rsidRDefault="004D580C" w:rsidP="00166A8B">
            <w:pPr>
              <w:pStyle w:val="a8"/>
              <w:rPr>
                <w:color w:val="000000" w:themeColor="text1"/>
              </w:rPr>
            </w:pPr>
            <w:r w:rsidRPr="00E244B2">
              <w:rPr>
                <w:color w:val="000000" w:themeColor="text1"/>
              </w:rPr>
              <w:t>200</w:t>
            </w:r>
          </w:p>
        </w:tc>
      </w:tr>
      <w:tr w:rsidR="004D580C" w:rsidRPr="00E244B2" w14:paraId="315B5971" w14:textId="77777777" w:rsidTr="00004CB4">
        <w:tc>
          <w:tcPr>
            <w:tcW w:w="818" w:type="pct"/>
            <w:vAlign w:val="center"/>
          </w:tcPr>
          <w:p w14:paraId="6A75F268" w14:textId="77777777" w:rsidR="004D580C" w:rsidRPr="00E244B2" w:rsidRDefault="004D580C" w:rsidP="00166A8B">
            <w:pPr>
              <w:pStyle w:val="a8"/>
              <w:rPr>
                <w:color w:val="000000" w:themeColor="text1"/>
              </w:rPr>
            </w:pPr>
            <w:r w:rsidRPr="00E244B2">
              <w:rPr>
                <w:color w:val="000000" w:themeColor="text1"/>
              </w:rPr>
              <w:t>单位装机容量运维成本</w:t>
            </w:r>
          </w:p>
        </w:tc>
        <w:tc>
          <w:tcPr>
            <w:tcW w:w="861" w:type="pct"/>
            <w:vAlign w:val="center"/>
          </w:tcPr>
          <w:p w14:paraId="49E1696E" w14:textId="77777777" w:rsidR="004D580C" w:rsidRPr="00E244B2" w:rsidRDefault="004D580C" w:rsidP="00166A8B">
            <w:pPr>
              <w:pStyle w:val="a8"/>
              <w:rPr>
                <w:color w:val="000000" w:themeColor="text1"/>
              </w:rPr>
            </w:pPr>
            <w:r w:rsidRPr="00E244B2">
              <w:rPr>
                <w:color w:val="000000" w:themeColor="text1"/>
              </w:rPr>
              <w:object w:dxaOrig="620" w:dyaOrig="380" w14:anchorId="2BBDCC0E">
                <v:shape id="_x0000_i2250" type="#_x0000_t75" style="width:31.1pt;height:18.9pt" o:ole="">
                  <v:imagedata r:id="rId2370" o:title=""/>
                </v:shape>
                <o:OLEObject Type="Embed" ProgID="Equation.DSMT4" ShapeID="_x0000_i2250" DrawAspect="Content" ObjectID="_1852642147" r:id="rId2371"/>
              </w:object>
            </w:r>
          </w:p>
        </w:tc>
        <w:tc>
          <w:tcPr>
            <w:tcW w:w="1124" w:type="pct"/>
            <w:vAlign w:val="center"/>
          </w:tcPr>
          <w:p w14:paraId="67967F25" w14:textId="77777777" w:rsidR="004D580C" w:rsidRPr="00E244B2" w:rsidRDefault="004D580C" w:rsidP="00166A8B">
            <w:pPr>
              <w:pStyle w:val="a8"/>
              <w:rPr>
                <w:color w:val="000000" w:themeColor="text1"/>
              </w:rPr>
            </w:pPr>
            <w:r w:rsidRPr="00E244B2">
              <w:rPr>
                <w:color w:val="000000" w:themeColor="text1"/>
              </w:rPr>
              <w:t>风电单位装机容量运行维护成本</w:t>
            </w:r>
          </w:p>
        </w:tc>
        <w:tc>
          <w:tcPr>
            <w:tcW w:w="427" w:type="pct"/>
            <w:vAlign w:val="center"/>
          </w:tcPr>
          <w:p w14:paraId="139894A6"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r w:rsidRPr="00E244B2">
              <w:rPr>
                <w:color w:val="000000" w:themeColor="text1"/>
              </w:rPr>
              <w:t>年</w:t>
            </w:r>
          </w:p>
        </w:tc>
        <w:tc>
          <w:tcPr>
            <w:tcW w:w="575" w:type="pct"/>
            <w:vAlign w:val="center"/>
          </w:tcPr>
          <w:p w14:paraId="5F8B4E7D" w14:textId="77777777" w:rsidR="004D580C" w:rsidRPr="00E244B2" w:rsidRDefault="004D580C" w:rsidP="00166A8B">
            <w:pPr>
              <w:pStyle w:val="a8"/>
              <w:rPr>
                <w:color w:val="000000" w:themeColor="text1"/>
              </w:rPr>
            </w:pPr>
            <w:r w:rsidRPr="00E244B2">
              <w:rPr>
                <w:color w:val="000000" w:themeColor="text1"/>
              </w:rPr>
              <w:t>经济参数</w:t>
            </w:r>
          </w:p>
        </w:tc>
        <w:tc>
          <w:tcPr>
            <w:tcW w:w="538" w:type="pct"/>
            <w:vAlign w:val="center"/>
          </w:tcPr>
          <w:p w14:paraId="7E4EF55C" w14:textId="77777777" w:rsidR="004D580C" w:rsidRPr="00E244B2" w:rsidRDefault="004D580C" w:rsidP="00166A8B">
            <w:pPr>
              <w:pStyle w:val="a8"/>
              <w:rPr>
                <w:color w:val="000000" w:themeColor="text1"/>
              </w:rPr>
            </w:pPr>
            <w:r w:rsidRPr="00E244B2">
              <w:rPr>
                <w:color w:val="000000" w:themeColor="text1"/>
              </w:rPr>
              <w:t>固定</w:t>
            </w:r>
          </w:p>
        </w:tc>
        <w:tc>
          <w:tcPr>
            <w:tcW w:w="657" w:type="pct"/>
            <w:vAlign w:val="center"/>
          </w:tcPr>
          <w:p w14:paraId="3627D677" w14:textId="77777777" w:rsidR="004D580C" w:rsidRPr="00E244B2" w:rsidRDefault="004D580C" w:rsidP="00166A8B">
            <w:pPr>
              <w:pStyle w:val="a8"/>
              <w:rPr>
                <w:color w:val="000000" w:themeColor="text1"/>
              </w:rPr>
            </w:pPr>
            <w:r w:rsidRPr="00E244B2">
              <w:rPr>
                <w:color w:val="000000" w:themeColor="text1"/>
              </w:rPr>
              <w:t>80000</w:t>
            </w:r>
          </w:p>
        </w:tc>
      </w:tr>
      <w:tr w:rsidR="004D580C" w:rsidRPr="00E244B2" w14:paraId="54020C73" w14:textId="77777777" w:rsidTr="00004CB4">
        <w:tc>
          <w:tcPr>
            <w:tcW w:w="818" w:type="pct"/>
            <w:vAlign w:val="center"/>
          </w:tcPr>
          <w:p w14:paraId="1882FF19" w14:textId="77777777" w:rsidR="004D580C" w:rsidRPr="00E244B2" w:rsidRDefault="004D580C" w:rsidP="00166A8B">
            <w:pPr>
              <w:pStyle w:val="a8"/>
              <w:rPr>
                <w:color w:val="000000" w:themeColor="text1"/>
              </w:rPr>
            </w:pPr>
            <w:r w:rsidRPr="00E244B2">
              <w:rPr>
                <w:color w:val="000000" w:themeColor="text1"/>
              </w:rPr>
              <w:t>调度时段长度</w:t>
            </w:r>
          </w:p>
        </w:tc>
        <w:tc>
          <w:tcPr>
            <w:tcW w:w="861" w:type="pct"/>
            <w:vAlign w:val="center"/>
          </w:tcPr>
          <w:p w14:paraId="74811AA6" w14:textId="77777777" w:rsidR="004D580C" w:rsidRPr="00E244B2" w:rsidRDefault="004D580C" w:rsidP="00166A8B">
            <w:pPr>
              <w:pStyle w:val="a8"/>
              <w:rPr>
                <w:color w:val="000000" w:themeColor="text1"/>
              </w:rPr>
            </w:pPr>
            <w:r w:rsidRPr="00E244B2">
              <w:rPr>
                <w:color w:val="000000" w:themeColor="text1"/>
              </w:rPr>
              <w:object w:dxaOrig="300" w:dyaOrig="279" w14:anchorId="2B49F36E">
                <v:shape id="_x0000_i2251" type="#_x0000_t75" style="width:15.25pt;height:14.05pt" o:ole="">
                  <v:imagedata r:id="rId2372" o:title=""/>
                </v:shape>
                <o:OLEObject Type="Embed" ProgID="Equation.DSMT4" ShapeID="_x0000_i2251" DrawAspect="Content" ObjectID="_1852642148" r:id="rId2373"/>
              </w:object>
            </w:r>
          </w:p>
        </w:tc>
        <w:tc>
          <w:tcPr>
            <w:tcW w:w="1124" w:type="pct"/>
            <w:vAlign w:val="center"/>
          </w:tcPr>
          <w:p w14:paraId="17E857D4"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27" w:type="pct"/>
            <w:vAlign w:val="center"/>
          </w:tcPr>
          <w:p w14:paraId="477E2DDE" w14:textId="77777777" w:rsidR="004D580C" w:rsidRPr="00E244B2" w:rsidRDefault="004D580C" w:rsidP="00166A8B">
            <w:pPr>
              <w:pStyle w:val="a8"/>
              <w:rPr>
                <w:color w:val="000000" w:themeColor="text1"/>
              </w:rPr>
            </w:pPr>
            <w:r w:rsidRPr="00E244B2">
              <w:rPr>
                <w:color w:val="000000" w:themeColor="text1"/>
              </w:rPr>
              <w:t>h</w:t>
            </w:r>
          </w:p>
        </w:tc>
        <w:tc>
          <w:tcPr>
            <w:tcW w:w="575" w:type="pct"/>
            <w:vAlign w:val="center"/>
          </w:tcPr>
          <w:p w14:paraId="4EB26CEC" w14:textId="77777777" w:rsidR="004D580C" w:rsidRPr="00E244B2" w:rsidRDefault="004D580C" w:rsidP="00166A8B">
            <w:pPr>
              <w:pStyle w:val="a8"/>
              <w:rPr>
                <w:color w:val="000000" w:themeColor="text1"/>
              </w:rPr>
            </w:pPr>
            <w:r w:rsidRPr="00E244B2">
              <w:rPr>
                <w:color w:val="000000" w:themeColor="text1"/>
              </w:rPr>
              <w:t>模型设定</w:t>
            </w:r>
          </w:p>
        </w:tc>
        <w:tc>
          <w:tcPr>
            <w:tcW w:w="538" w:type="pct"/>
            <w:vAlign w:val="center"/>
          </w:tcPr>
          <w:p w14:paraId="2E097A52" w14:textId="77777777" w:rsidR="004D580C" w:rsidRPr="00E244B2" w:rsidRDefault="004D580C" w:rsidP="00166A8B">
            <w:pPr>
              <w:pStyle w:val="a8"/>
              <w:rPr>
                <w:color w:val="000000" w:themeColor="text1"/>
              </w:rPr>
            </w:pPr>
            <w:r w:rsidRPr="00E244B2">
              <w:rPr>
                <w:color w:val="000000" w:themeColor="text1"/>
              </w:rPr>
              <w:t>固定</w:t>
            </w:r>
          </w:p>
        </w:tc>
        <w:tc>
          <w:tcPr>
            <w:tcW w:w="657" w:type="pct"/>
            <w:vAlign w:val="center"/>
          </w:tcPr>
          <w:p w14:paraId="3CA6546F" w14:textId="77777777" w:rsidR="004D580C" w:rsidRPr="00E244B2" w:rsidRDefault="004D580C" w:rsidP="00166A8B">
            <w:pPr>
              <w:pStyle w:val="a8"/>
              <w:rPr>
                <w:color w:val="000000" w:themeColor="text1"/>
              </w:rPr>
            </w:pPr>
            <w:r w:rsidRPr="00E244B2">
              <w:rPr>
                <w:color w:val="000000" w:themeColor="text1"/>
              </w:rPr>
              <w:t>1</w:t>
            </w:r>
          </w:p>
        </w:tc>
      </w:tr>
    </w:tbl>
    <w:p w14:paraId="6DA487B8" w14:textId="77777777" w:rsidR="004D580C" w:rsidRPr="00E244B2" w:rsidRDefault="004D580C" w:rsidP="004D580C">
      <w:pPr>
        <w:ind w:firstLine="480"/>
        <w:rPr>
          <w:color w:val="000000" w:themeColor="text1"/>
        </w:rPr>
      </w:pPr>
    </w:p>
    <w:p w14:paraId="5BF785EB" w14:textId="77777777" w:rsidR="004D580C" w:rsidRPr="00E244B2" w:rsidRDefault="004D580C" w:rsidP="004D580C">
      <w:pPr>
        <w:ind w:firstLine="480"/>
        <w:rPr>
          <w:color w:val="000000" w:themeColor="text1"/>
        </w:rPr>
      </w:pPr>
    </w:p>
    <w:p w14:paraId="41D96DC0"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3E81EC12" w14:textId="77777777" w:rsidTr="00004CB4">
        <w:trPr>
          <w:tblHeader/>
        </w:trPr>
        <w:tc>
          <w:tcPr>
            <w:tcW w:w="704" w:type="pct"/>
            <w:shd w:val="clear" w:color="auto" w:fill="E8EEF5"/>
            <w:tcMar>
              <w:top w:w="100" w:type="dxa"/>
              <w:left w:w="120" w:type="dxa"/>
              <w:bottom w:w="100" w:type="dxa"/>
              <w:right w:w="120" w:type="dxa"/>
            </w:tcMar>
            <w:vAlign w:val="center"/>
          </w:tcPr>
          <w:p w14:paraId="4D542F5F"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31AA3A70"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6A9095E1"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47D2C59C"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7BF3C896"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5263174E"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55730206" w14:textId="77777777" w:rsidTr="00004CB4">
        <w:tc>
          <w:tcPr>
            <w:tcW w:w="704" w:type="pct"/>
            <w:vAlign w:val="center"/>
          </w:tcPr>
          <w:p w14:paraId="194A3520" w14:textId="77777777" w:rsidR="004D580C" w:rsidRPr="00E244B2" w:rsidRDefault="004D580C" w:rsidP="00166A8B">
            <w:pPr>
              <w:pStyle w:val="a8"/>
              <w:rPr>
                <w:color w:val="000000" w:themeColor="text1"/>
              </w:rPr>
            </w:pPr>
            <w:r w:rsidRPr="00E244B2">
              <w:rPr>
                <w:color w:val="000000" w:themeColor="text1"/>
              </w:rPr>
              <w:t>风电实际出力</w:t>
            </w:r>
          </w:p>
        </w:tc>
        <w:tc>
          <w:tcPr>
            <w:tcW w:w="1107" w:type="pct"/>
            <w:vAlign w:val="center"/>
          </w:tcPr>
          <w:p w14:paraId="4EE4C425" w14:textId="77777777" w:rsidR="004D580C" w:rsidRPr="00E244B2" w:rsidRDefault="004D580C" w:rsidP="00166A8B">
            <w:pPr>
              <w:pStyle w:val="a8"/>
              <w:rPr>
                <w:color w:val="000000" w:themeColor="text1"/>
              </w:rPr>
            </w:pPr>
            <w:r w:rsidRPr="00E244B2">
              <w:rPr>
                <w:color w:val="000000" w:themeColor="text1"/>
              </w:rPr>
              <w:object w:dxaOrig="480" w:dyaOrig="380" w14:anchorId="4F0C86BC">
                <v:shape id="_x0000_i2252" type="#_x0000_t75" style="width:25.65pt;height:20.15pt" o:ole="">
                  <v:imagedata r:id="rId2374" o:title=""/>
                </v:shape>
                <o:OLEObject Type="Embed" ProgID="Equation.DSMT4" ShapeID="_x0000_i2252" DrawAspect="Content" ObjectID="_1852642149" r:id="rId2375"/>
              </w:object>
            </w:r>
          </w:p>
        </w:tc>
        <w:tc>
          <w:tcPr>
            <w:tcW w:w="1171" w:type="pct"/>
            <w:vAlign w:val="center"/>
          </w:tcPr>
          <w:p w14:paraId="3945B022"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风电实际有功出力</w:t>
            </w:r>
          </w:p>
        </w:tc>
        <w:tc>
          <w:tcPr>
            <w:tcW w:w="393" w:type="pct"/>
            <w:vAlign w:val="center"/>
          </w:tcPr>
          <w:p w14:paraId="4182E962"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5640370E" w14:textId="77777777" w:rsidR="004D580C" w:rsidRPr="00E244B2" w:rsidRDefault="004D580C" w:rsidP="00166A8B">
            <w:pPr>
              <w:pStyle w:val="a8"/>
              <w:rPr>
                <w:color w:val="000000" w:themeColor="text1"/>
              </w:rPr>
            </w:pPr>
            <w:r w:rsidRPr="00E244B2">
              <w:rPr>
                <w:color w:val="000000" w:themeColor="text1"/>
              </w:rPr>
              <w:t>参与系统功率平衡、计算发电量与弃风量</w:t>
            </w:r>
          </w:p>
        </w:tc>
        <w:tc>
          <w:tcPr>
            <w:tcW w:w="812" w:type="pct"/>
            <w:vAlign w:val="center"/>
          </w:tcPr>
          <w:p w14:paraId="788D07D9" w14:textId="77777777" w:rsidR="004D580C" w:rsidRPr="00E244B2" w:rsidRDefault="004D580C" w:rsidP="00166A8B">
            <w:pPr>
              <w:pStyle w:val="a8"/>
              <w:rPr>
                <w:color w:val="000000" w:themeColor="text1"/>
              </w:rPr>
            </w:pPr>
            <w:r w:rsidRPr="00E244B2">
              <w:rPr>
                <w:color w:val="000000" w:themeColor="text1"/>
              </w:rPr>
              <w:t>[80, 120, 100]</w:t>
            </w:r>
          </w:p>
        </w:tc>
      </w:tr>
      <w:tr w:rsidR="004D580C" w:rsidRPr="00E244B2" w14:paraId="02AC44BB" w14:textId="77777777" w:rsidTr="00004CB4">
        <w:tc>
          <w:tcPr>
            <w:tcW w:w="704" w:type="pct"/>
            <w:vAlign w:val="center"/>
          </w:tcPr>
          <w:p w14:paraId="38217320" w14:textId="77777777" w:rsidR="004D580C" w:rsidRPr="00E244B2" w:rsidRDefault="004D580C" w:rsidP="00166A8B">
            <w:pPr>
              <w:pStyle w:val="a8"/>
              <w:rPr>
                <w:color w:val="000000" w:themeColor="text1"/>
              </w:rPr>
            </w:pPr>
            <w:r w:rsidRPr="00E244B2">
              <w:rPr>
                <w:color w:val="000000" w:themeColor="text1"/>
              </w:rPr>
              <w:t>固定运维成本</w:t>
            </w:r>
          </w:p>
        </w:tc>
        <w:tc>
          <w:tcPr>
            <w:tcW w:w="1107" w:type="pct"/>
            <w:vAlign w:val="center"/>
          </w:tcPr>
          <w:p w14:paraId="764A6F62" w14:textId="77777777" w:rsidR="004D580C" w:rsidRPr="00E244B2" w:rsidRDefault="004D580C" w:rsidP="00166A8B">
            <w:pPr>
              <w:pStyle w:val="a8"/>
              <w:rPr>
                <w:color w:val="000000" w:themeColor="text1"/>
              </w:rPr>
            </w:pPr>
            <w:r w:rsidRPr="00E244B2">
              <w:rPr>
                <w:color w:val="000000" w:themeColor="text1"/>
              </w:rPr>
              <w:object w:dxaOrig="480" w:dyaOrig="340" w14:anchorId="2E99AC3B">
                <v:shape id="_x0000_i2253" type="#_x0000_t75" style="width:25.65pt;height:15.25pt" o:ole="">
                  <v:imagedata r:id="rId2376" o:title=""/>
                </v:shape>
                <o:OLEObject Type="Embed" ProgID="Equation.DSMT4" ShapeID="_x0000_i2253" DrawAspect="Content" ObjectID="_1852642150" r:id="rId2377"/>
              </w:object>
            </w:r>
          </w:p>
        </w:tc>
        <w:tc>
          <w:tcPr>
            <w:tcW w:w="1171" w:type="pct"/>
            <w:vAlign w:val="center"/>
          </w:tcPr>
          <w:p w14:paraId="209FFDDC" w14:textId="77777777" w:rsidR="004D580C" w:rsidRPr="00E244B2" w:rsidRDefault="004D580C" w:rsidP="00166A8B">
            <w:pPr>
              <w:pStyle w:val="a8"/>
              <w:rPr>
                <w:color w:val="000000" w:themeColor="text1"/>
              </w:rPr>
            </w:pPr>
            <w:r w:rsidRPr="00E244B2">
              <w:rPr>
                <w:color w:val="000000" w:themeColor="text1"/>
              </w:rPr>
              <w:t>大区域</w:t>
            </w:r>
            <w:r w:rsidRPr="00E244B2">
              <w:rPr>
                <w:color w:val="000000" w:themeColor="text1"/>
              </w:rPr>
              <w:t> </w:t>
            </w:r>
            <m:oMath>
              <m:r>
                <w:rPr>
                  <w:rFonts w:ascii="Cambria Math" w:hAnsi="Cambria Math"/>
                  <w:color w:val="000000" w:themeColor="text1"/>
                </w:rPr>
                <m:t>a</m:t>
              </m:r>
            </m:oMath>
            <w:r w:rsidRPr="00E244B2">
              <w:rPr>
                <w:color w:val="000000" w:themeColor="text1"/>
              </w:rPr>
              <w:t> </w:t>
            </w:r>
            <w:r w:rsidRPr="00E244B2">
              <w:rPr>
                <w:color w:val="000000" w:themeColor="text1"/>
              </w:rPr>
              <w:t>内风电总固定运行维护成本</w:t>
            </w:r>
          </w:p>
        </w:tc>
        <w:tc>
          <w:tcPr>
            <w:tcW w:w="393" w:type="pct"/>
            <w:vAlign w:val="center"/>
          </w:tcPr>
          <w:p w14:paraId="34DAB31F"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451669B4" w14:textId="77777777" w:rsidR="004D580C" w:rsidRPr="00E244B2" w:rsidRDefault="004D580C" w:rsidP="00166A8B">
            <w:pPr>
              <w:pStyle w:val="a8"/>
              <w:rPr>
                <w:color w:val="000000" w:themeColor="text1"/>
              </w:rPr>
            </w:pPr>
            <w:r w:rsidRPr="00E244B2">
              <w:rPr>
                <w:color w:val="000000" w:themeColor="text1"/>
              </w:rPr>
              <w:t>运行成本核算</w:t>
            </w:r>
          </w:p>
        </w:tc>
        <w:tc>
          <w:tcPr>
            <w:tcW w:w="812" w:type="pct"/>
            <w:vAlign w:val="center"/>
          </w:tcPr>
          <w:p w14:paraId="07E1F623" w14:textId="77777777" w:rsidR="004D580C" w:rsidRPr="00E244B2" w:rsidRDefault="004D580C" w:rsidP="00166A8B">
            <w:pPr>
              <w:pStyle w:val="a8"/>
              <w:rPr>
                <w:color w:val="000000" w:themeColor="text1"/>
              </w:rPr>
            </w:pPr>
            <w:r w:rsidRPr="00E244B2">
              <w:rPr>
                <w:color w:val="000000" w:themeColor="text1"/>
              </w:rPr>
              <w:t>1.6×10⁷</w:t>
            </w:r>
          </w:p>
        </w:tc>
      </w:tr>
    </w:tbl>
    <w:p w14:paraId="25D56D43" w14:textId="77777777" w:rsidR="004D580C" w:rsidRPr="00E244B2" w:rsidRDefault="004D580C" w:rsidP="004D580C">
      <w:pPr>
        <w:ind w:firstLine="480"/>
        <w:rPr>
          <w:color w:val="000000" w:themeColor="text1"/>
        </w:rPr>
      </w:pPr>
    </w:p>
    <w:p w14:paraId="07CD6715" w14:textId="77777777" w:rsidR="004D580C" w:rsidRPr="00E244B2" w:rsidRDefault="004D580C" w:rsidP="004D580C">
      <w:pPr>
        <w:pStyle w:val="20"/>
        <w:rPr>
          <w:color w:val="000000" w:themeColor="text1"/>
        </w:rPr>
      </w:pPr>
      <w:r w:rsidRPr="00E244B2">
        <w:rPr>
          <w:rFonts w:hint="eastAsia"/>
          <w:color w:val="000000" w:themeColor="text1"/>
        </w:rPr>
        <w:lastRenderedPageBreak/>
        <w:t>光伏出力</w:t>
      </w:r>
      <w:r w:rsidRPr="00E244B2">
        <w:rPr>
          <w:color w:val="000000" w:themeColor="text1"/>
        </w:rPr>
        <w:t>运行模型</w:t>
      </w:r>
    </w:p>
    <w:p w14:paraId="6DF83C89"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292"/>
        <w:gridCol w:w="2412"/>
        <w:gridCol w:w="3145"/>
        <w:gridCol w:w="1199"/>
        <w:gridCol w:w="1611"/>
        <w:gridCol w:w="1442"/>
        <w:gridCol w:w="1841"/>
      </w:tblGrid>
      <w:tr w:rsidR="004D580C" w:rsidRPr="00E244B2" w14:paraId="617577FA" w14:textId="77777777" w:rsidTr="00004CB4">
        <w:trPr>
          <w:tblHeader/>
        </w:trPr>
        <w:tc>
          <w:tcPr>
            <w:tcW w:w="833" w:type="pct"/>
            <w:shd w:val="clear" w:color="auto" w:fill="E8EEF5"/>
            <w:tcMar>
              <w:top w:w="100" w:type="dxa"/>
              <w:left w:w="120" w:type="dxa"/>
              <w:bottom w:w="100" w:type="dxa"/>
              <w:right w:w="120" w:type="dxa"/>
            </w:tcMar>
            <w:vAlign w:val="center"/>
          </w:tcPr>
          <w:p w14:paraId="67373E8A"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4D672E31"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0A63E386"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351C375D"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1684C0A8"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7DDFA6A6"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0809224C"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5B6122EF" w14:textId="77777777" w:rsidTr="00004CB4">
        <w:tc>
          <w:tcPr>
            <w:tcW w:w="833" w:type="pct"/>
            <w:vAlign w:val="center"/>
          </w:tcPr>
          <w:p w14:paraId="72889EC3" w14:textId="77777777" w:rsidR="004D580C" w:rsidRPr="00E244B2" w:rsidRDefault="004D580C" w:rsidP="00166A8B">
            <w:pPr>
              <w:pStyle w:val="a8"/>
              <w:rPr>
                <w:color w:val="000000" w:themeColor="text1"/>
              </w:rPr>
            </w:pPr>
            <w:r w:rsidRPr="00E244B2">
              <w:rPr>
                <w:color w:val="000000" w:themeColor="text1"/>
              </w:rPr>
              <w:t>光伏最大可用功率</w:t>
            </w:r>
          </w:p>
        </w:tc>
        <w:tc>
          <w:tcPr>
            <w:tcW w:w="876" w:type="pct"/>
            <w:vAlign w:val="center"/>
          </w:tcPr>
          <w:p w14:paraId="7E3FA316" w14:textId="77777777" w:rsidR="004D580C" w:rsidRPr="00E244B2" w:rsidRDefault="004D580C" w:rsidP="00166A8B">
            <w:pPr>
              <w:pStyle w:val="a8"/>
              <w:rPr>
                <w:color w:val="000000" w:themeColor="text1"/>
              </w:rPr>
            </w:pPr>
            <w:r w:rsidRPr="00E244B2">
              <w:rPr>
                <w:color w:val="000000" w:themeColor="text1"/>
              </w:rPr>
              <w:object w:dxaOrig="620" w:dyaOrig="380" w14:anchorId="587131FE">
                <v:shape id="_x0000_i2254" type="#_x0000_t75" style="width:31.1pt;height:20.15pt" o:ole="">
                  <v:imagedata r:id="rId2378" o:title=""/>
                </v:shape>
                <o:OLEObject Type="Embed" ProgID="Equation.DSMT4" ShapeID="_x0000_i2254" DrawAspect="Content" ObjectID="_1852642151" r:id="rId2379"/>
              </w:object>
            </w:r>
          </w:p>
        </w:tc>
        <w:tc>
          <w:tcPr>
            <w:tcW w:w="1139" w:type="pct"/>
            <w:vAlign w:val="center"/>
          </w:tcPr>
          <w:p w14:paraId="6A6073C2"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光伏最大预测可用功率</w:t>
            </w:r>
          </w:p>
        </w:tc>
        <w:tc>
          <w:tcPr>
            <w:tcW w:w="441" w:type="pct"/>
            <w:vAlign w:val="center"/>
          </w:tcPr>
          <w:p w14:paraId="1145C18E"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3C1F2387" w14:textId="77777777" w:rsidR="004D580C" w:rsidRPr="00E244B2" w:rsidRDefault="004D580C" w:rsidP="00166A8B">
            <w:pPr>
              <w:pStyle w:val="a8"/>
              <w:rPr>
                <w:color w:val="000000" w:themeColor="text1"/>
              </w:rPr>
            </w:pPr>
            <w:r w:rsidRPr="00E244B2">
              <w:rPr>
                <w:color w:val="000000" w:themeColor="text1"/>
              </w:rPr>
              <w:t>预测数据（辐照度</w:t>
            </w:r>
            <w:r w:rsidRPr="00E244B2">
              <w:rPr>
                <w:color w:val="000000" w:themeColor="text1"/>
              </w:rPr>
              <w:t>-</w:t>
            </w:r>
            <w:r w:rsidRPr="00E244B2">
              <w:rPr>
                <w:color w:val="000000" w:themeColor="text1"/>
              </w:rPr>
              <w:t>功率曲线）</w:t>
            </w:r>
          </w:p>
        </w:tc>
        <w:tc>
          <w:tcPr>
            <w:tcW w:w="450" w:type="pct"/>
            <w:vAlign w:val="center"/>
          </w:tcPr>
          <w:p w14:paraId="11A2BBB3" w14:textId="77777777" w:rsidR="004D580C" w:rsidRPr="00E244B2" w:rsidRDefault="004D580C" w:rsidP="00166A8B">
            <w:pPr>
              <w:pStyle w:val="a8"/>
              <w:rPr>
                <w:color w:val="000000" w:themeColor="text1"/>
              </w:rPr>
            </w:pPr>
            <w:r w:rsidRPr="00E244B2">
              <w:rPr>
                <w:color w:val="000000" w:themeColor="text1"/>
              </w:rPr>
              <w:t>时段级（</w:t>
            </w:r>
            <w:r w:rsidRPr="00E244B2">
              <w:rPr>
                <w:color w:val="000000" w:themeColor="text1"/>
              </w:rPr>
              <w:t>15min/1h</w:t>
            </w:r>
            <w:r w:rsidRPr="00E244B2">
              <w:rPr>
                <w:color w:val="000000" w:themeColor="text1"/>
              </w:rPr>
              <w:t>）</w:t>
            </w:r>
          </w:p>
        </w:tc>
        <w:tc>
          <w:tcPr>
            <w:tcW w:w="671" w:type="pct"/>
            <w:vAlign w:val="center"/>
          </w:tcPr>
          <w:p w14:paraId="2B078AB6" w14:textId="77777777" w:rsidR="004D580C" w:rsidRPr="00E244B2" w:rsidRDefault="004D580C" w:rsidP="00166A8B">
            <w:pPr>
              <w:pStyle w:val="a8"/>
              <w:rPr>
                <w:color w:val="000000" w:themeColor="text1"/>
              </w:rPr>
            </w:pPr>
            <w:r w:rsidRPr="00E244B2">
              <w:rPr>
                <w:color w:val="000000" w:themeColor="text1"/>
              </w:rPr>
              <w:t>[100, 150, 160]</w:t>
            </w:r>
          </w:p>
        </w:tc>
      </w:tr>
      <w:tr w:rsidR="004D580C" w:rsidRPr="00E244B2" w14:paraId="28CD5735" w14:textId="77777777" w:rsidTr="00004CB4">
        <w:tc>
          <w:tcPr>
            <w:tcW w:w="833" w:type="pct"/>
            <w:vAlign w:val="center"/>
          </w:tcPr>
          <w:p w14:paraId="38861B38" w14:textId="77777777" w:rsidR="004D580C" w:rsidRPr="00E244B2" w:rsidRDefault="004D580C" w:rsidP="00166A8B">
            <w:pPr>
              <w:pStyle w:val="a8"/>
              <w:rPr>
                <w:color w:val="000000" w:themeColor="text1"/>
              </w:rPr>
            </w:pPr>
            <w:r w:rsidRPr="00E244B2">
              <w:rPr>
                <w:color w:val="000000" w:themeColor="text1"/>
              </w:rPr>
              <w:t>光伏总装机容量</w:t>
            </w:r>
          </w:p>
        </w:tc>
        <w:tc>
          <w:tcPr>
            <w:tcW w:w="876" w:type="pct"/>
            <w:vAlign w:val="center"/>
          </w:tcPr>
          <w:p w14:paraId="0BCEF882" w14:textId="77777777" w:rsidR="004D580C" w:rsidRPr="00E244B2" w:rsidRDefault="004D580C" w:rsidP="00166A8B">
            <w:pPr>
              <w:pStyle w:val="a8"/>
              <w:rPr>
                <w:color w:val="000000" w:themeColor="text1"/>
              </w:rPr>
            </w:pPr>
            <w:r w:rsidRPr="00E244B2">
              <w:rPr>
                <w:color w:val="000000" w:themeColor="text1"/>
              </w:rPr>
              <w:object w:dxaOrig="480" w:dyaOrig="380" w14:anchorId="0997BFF5">
                <v:shape id="_x0000_i2255" type="#_x0000_t75" style="width:25.65pt;height:20.15pt" o:ole="">
                  <v:imagedata r:id="rId2380" o:title=""/>
                </v:shape>
                <o:OLEObject Type="Embed" ProgID="Equation.DSMT4" ShapeID="_x0000_i2255" DrawAspect="Content" ObjectID="_1852642152" r:id="rId2381"/>
              </w:object>
            </w:r>
          </w:p>
        </w:tc>
        <w:tc>
          <w:tcPr>
            <w:tcW w:w="1139" w:type="pct"/>
            <w:vAlign w:val="center"/>
          </w:tcPr>
          <w:p w14:paraId="1E203971"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t> </w:t>
            </w:r>
            <m:oMath>
              <m:r>
                <w:rPr>
                  <w:rFonts w:ascii="Cambria Math" w:hAnsi="Cambria Math"/>
                  <w:color w:val="000000" w:themeColor="text1"/>
                </w:rPr>
                <m:t>p</m:t>
              </m:r>
            </m:oMath>
            <w:r w:rsidRPr="00E244B2">
              <w:rPr>
                <w:color w:val="000000" w:themeColor="text1"/>
              </w:rPr>
              <w:t> </w:t>
            </w:r>
            <w:r w:rsidRPr="00E244B2">
              <w:rPr>
                <w:color w:val="000000" w:themeColor="text1"/>
              </w:rPr>
              <w:t>的分区</w:t>
            </w:r>
            <w:r w:rsidRPr="00E244B2">
              <w:rPr>
                <w:color w:val="000000" w:themeColor="text1"/>
              </w:rPr>
              <w:t> </w:t>
            </w:r>
            <m:oMath>
              <m:r>
                <w:rPr>
                  <w:rFonts w:ascii="Cambria Math" w:hAnsi="Cambria Math"/>
                  <w:color w:val="000000" w:themeColor="text1"/>
                </w:rPr>
                <m:t>r</m:t>
              </m:r>
            </m:oMath>
            <w:r w:rsidRPr="00E244B2">
              <w:rPr>
                <w:color w:val="000000" w:themeColor="text1"/>
              </w:rPr>
              <w:t> </w:t>
            </w:r>
            <w:r w:rsidRPr="00E244B2">
              <w:rPr>
                <w:color w:val="000000" w:themeColor="text1"/>
              </w:rPr>
              <w:t>光伏总装机容量</w:t>
            </w:r>
          </w:p>
        </w:tc>
        <w:tc>
          <w:tcPr>
            <w:tcW w:w="441" w:type="pct"/>
            <w:vAlign w:val="center"/>
          </w:tcPr>
          <w:p w14:paraId="55486FF4"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56FBBD8E"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12A3C93B"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06B8B57" w14:textId="77777777" w:rsidR="004D580C" w:rsidRPr="00E244B2" w:rsidRDefault="004D580C" w:rsidP="00166A8B">
            <w:pPr>
              <w:pStyle w:val="a8"/>
              <w:rPr>
                <w:color w:val="000000" w:themeColor="text1"/>
              </w:rPr>
            </w:pPr>
            <w:r w:rsidRPr="00E244B2">
              <w:rPr>
                <w:color w:val="000000" w:themeColor="text1"/>
              </w:rPr>
              <w:t>200</w:t>
            </w:r>
          </w:p>
        </w:tc>
      </w:tr>
      <w:tr w:rsidR="004D580C" w:rsidRPr="00E244B2" w14:paraId="23793873" w14:textId="77777777" w:rsidTr="00004CB4">
        <w:tc>
          <w:tcPr>
            <w:tcW w:w="833" w:type="pct"/>
            <w:vAlign w:val="center"/>
          </w:tcPr>
          <w:p w14:paraId="6897547C" w14:textId="77777777" w:rsidR="004D580C" w:rsidRPr="00E244B2" w:rsidRDefault="004D580C" w:rsidP="00166A8B">
            <w:pPr>
              <w:pStyle w:val="a8"/>
              <w:rPr>
                <w:color w:val="000000" w:themeColor="text1"/>
              </w:rPr>
            </w:pPr>
            <w:r w:rsidRPr="00E244B2">
              <w:rPr>
                <w:color w:val="000000" w:themeColor="text1"/>
              </w:rPr>
              <w:t>单位装机容量运维成本</w:t>
            </w:r>
          </w:p>
        </w:tc>
        <w:tc>
          <w:tcPr>
            <w:tcW w:w="876" w:type="pct"/>
            <w:vAlign w:val="center"/>
          </w:tcPr>
          <w:p w14:paraId="1090F6C9" w14:textId="77777777" w:rsidR="004D580C" w:rsidRPr="00E244B2" w:rsidRDefault="004D580C" w:rsidP="00166A8B">
            <w:pPr>
              <w:pStyle w:val="a8"/>
              <w:rPr>
                <w:color w:val="000000" w:themeColor="text1"/>
              </w:rPr>
            </w:pPr>
            <w:r w:rsidRPr="00E244B2">
              <w:rPr>
                <w:color w:val="000000" w:themeColor="text1"/>
              </w:rPr>
              <w:object w:dxaOrig="499" w:dyaOrig="380" w14:anchorId="1DABD5F3">
                <v:shape id="_x0000_i2256" type="#_x0000_t75" style="width:25.65pt;height:20.15pt" o:ole="">
                  <v:imagedata r:id="rId2382" o:title=""/>
                </v:shape>
                <o:OLEObject Type="Embed" ProgID="Equation.DSMT4" ShapeID="_x0000_i2256" DrawAspect="Content" ObjectID="_1852642153" r:id="rId2383"/>
              </w:object>
            </w:r>
          </w:p>
        </w:tc>
        <w:tc>
          <w:tcPr>
            <w:tcW w:w="1139" w:type="pct"/>
            <w:vAlign w:val="center"/>
          </w:tcPr>
          <w:p w14:paraId="2458396A" w14:textId="77777777" w:rsidR="004D580C" w:rsidRPr="00E244B2" w:rsidRDefault="004D580C" w:rsidP="00166A8B">
            <w:pPr>
              <w:pStyle w:val="a8"/>
              <w:rPr>
                <w:color w:val="000000" w:themeColor="text1"/>
              </w:rPr>
            </w:pPr>
            <w:r w:rsidRPr="00E244B2">
              <w:rPr>
                <w:color w:val="000000" w:themeColor="text1"/>
              </w:rPr>
              <w:t>光伏单位装机容量运行维护成本</w:t>
            </w:r>
          </w:p>
        </w:tc>
        <w:tc>
          <w:tcPr>
            <w:tcW w:w="441" w:type="pct"/>
            <w:vAlign w:val="center"/>
          </w:tcPr>
          <w:p w14:paraId="679F5A6B"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r w:rsidRPr="00E244B2">
              <w:rPr>
                <w:color w:val="000000" w:themeColor="text1"/>
              </w:rPr>
              <w:t>年</w:t>
            </w:r>
          </w:p>
        </w:tc>
        <w:tc>
          <w:tcPr>
            <w:tcW w:w="589" w:type="pct"/>
            <w:vAlign w:val="center"/>
          </w:tcPr>
          <w:p w14:paraId="675C9C93"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66EFAE35"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3FB1C4B" w14:textId="77777777" w:rsidR="004D580C" w:rsidRPr="00E244B2" w:rsidRDefault="004D580C" w:rsidP="00166A8B">
            <w:pPr>
              <w:pStyle w:val="a8"/>
              <w:rPr>
                <w:color w:val="000000" w:themeColor="text1"/>
              </w:rPr>
            </w:pPr>
            <w:r w:rsidRPr="00E244B2">
              <w:rPr>
                <w:color w:val="000000" w:themeColor="text1"/>
              </w:rPr>
              <w:t>60000</w:t>
            </w:r>
          </w:p>
        </w:tc>
      </w:tr>
      <w:tr w:rsidR="004D580C" w:rsidRPr="00E244B2" w14:paraId="4F6D50E0" w14:textId="77777777" w:rsidTr="00004CB4">
        <w:tc>
          <w:tcPr>
            <w:tcW w:w="833" w:type="pct"/>
            <w:vAlign w:val="center"/>
          </w:tcPr>
          <w:p w14:paraId="7C774706" w14:textId="77777777" w:rsidR="004D580C" w:rsidRPr="00E244B2" w:rsidRDefault="004D580C" w:rsidP="00166A8B">
            <w:pPr>
              <w:pStyle w:val="a8"/>
              <w:rPr>
                <w:color w:val="000000" w:themeColor="text1"/>
              </w:rPr>
            </w:pPr>
            <w:r w:rsidRPr="00E244B2">
              <w:rPr>
                <w:color w:val="000000" w:themeColor="text1"/>
              </w:rPr>
              <w:t>调度时段长度</w:t>
            </w:r>
          </w:p>
        </w:tc>
        <w:tc>
          <w:tcPr>
            <w:tcW w:w="876" w:type="pct"/>
            <w:vAlign w:val="center"/>
          </w:tcPr>
          <w:p w14:paraId="06ECBAAD" w14:textId="77777777" w:rsidR="004D580C" w:rsidRPr="00E244B2" w:rsidRDefault="004D580C" w:rsidP="00166A8B">
            <w:pPr>
              <w:pStyle w:val="a8"/>
              <w:rPr>
                <w:color w:val="000000" w:themeColor="text1"/>
              </w:rPr>
            </w:pPr>
            <w:r w:rsidRPr="00E244B2">
              <w:rPr>
                <w:color w:val="000000" w:themeColor="text1"/>
              </w:rPr>
              <w:object w:dxaOrig="300" w:dyaOrig="279" w14:anchorId="643B8ABD">
                <v:shape id="_x0000_i2257" type="#_x0000_t75" style="width:15.25pt;height:15.25pt" o:ole="">
                  <v:imagedata r:id="rId2384" o:title=""/>
                </v:shape>
                <o:OLEObject Type="Embed" ProgID="Equation.DSMT4" ShapeID="_x0000_i2257" DrawAspect="Content" ObjectID="_1852642154" r:id="rId2385"/>
              </w:object>
            </w:r>
          </w:p>
        </w:tc>
        <w:tc>
          <w:tcPr>
            <w:tcW w:w="1139" w:type="pct"/>
            <w:vAlign w:val="center"/>
          </w:tcPr>
          <w:p w14:paraId="42C23E50"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30DD5722"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3664858C"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49642FAA"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3856480" w14:textId="77777777" w:rsidR="004D580C" w:rsidRPr="00E244B2" w:rsidRDefault="004D580C" w:rsidP="00166A8B">
            <w:pPr>
              <w:pStyle w:val="a8"/>
              <w:rPr>
                <w:color w:val="000000" w:themeColor="text1"/>
              </w:rPr>
            </w:pPr>
            <w:r w:rsidRPr="00E244B2">
              <w:rPr>
                <w:rFonts w:hint="eastAsia"/>
                <w:color w:val="000000" w:themeColor="text1"/>
              </w:rPr>
              <w:t>1</w:t>
            </w:r>
          </w:p>
        </w:tc>
      </w:tr>
    </w:tbl>
    <w:p w14:paraId="2FC47B11" w14:textId="77777777" w:rsidR="004D580C" w:rsidRPr="00E244B2" w:rsidRDefault="004D580C" w:rsidP="004D580C">
      <w:pPr>
        <w:ind w:firstLine="480"/>
        <w:rPr>
          <w:color w:val="000000" w:themeColor="text1"/>
        </w:rPr>
      </w:pPr>
    </w:p>
    <w:p w14:paraId="1FB1FEEA" w14:textId="77777777" w:rsidR="004D580C" w:rsidRPr="00E244B2" w:rsidRDefault="004D580C" w:rsidP="004D580C">
      <w:pPr>
        <w:ind w:firstLine="480"/>
        <w:rPr>
          <w:color w:val="000000" w:themeColor="text1"/>
        </w:rPr>
      </w:pPr>
    </w:p>
    <w:p w14:paraId="0A8D1248"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561C8D94" w14:textId="77777777" w:rsidTr="00004CB4">
        <w:trPr>
          <w:tblHeader/>
        </w:trPr>
        <w:tc>
          <w:tcPr>
            <w:tcW w:w="704" w:type="pct"/>
            <w:shd w:val="clear" w:color="auto" w:fill="E8EEF5"/>
            <w:tcMar>
              <w:top w:w="100" w:type="dxa"/>
              <w:left w:w="120" w:type="dxa"/>
              <w:bottom w:w="100" w:type="dxa"/>
              <w:right w:w="120" w:type="dxa"/>
            </w:tcMar>
            <w:vAlign w:val="center"/>
          </w:tcPr>
          <w:p w14:paraId="6102FB44"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4A6E58DD"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0653E51D"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5B89404E"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3B74E812"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0EF7DE6C"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48727656" w14:textId="77777777" w:rsidTr="00004CB4">
        <w:tc>
          <w:tcPr>
            <w:tcW w:w="704" w:type="pct"/>
            <w:vAlign w:val="center"/>
          </w:tcPr>
          <w:p w14:paraId="20705763" w14:textId="77777777" w:rsidR="004D580C" w:rsidRPr="00E244B2" w:rsidRDefault="004D580C" w:rsidP="00166A8B">
            <w:pPr>
              <w:pStyle w:val="a8"/>
              <w:rPr>
                <w:color w:val="000000" w:themeColor="text1"/>
              </w:rPr>
            </w:pPr>
            <w:r w:rsidRPr="00E244B2">
              <w:rPr>
                <w:color w:val="000000" w:themeColor="text1"/>
              </w:rPr>
              <w:t>光伏实际出力</w:t>
            </w:r>
          </w:p>
        </w:tc>
        <w:tc>
          <w:tcPr>
            <w:tcW w:w="1107" w:type="pct"/>
            <w:vAlign w:val="center"/>
          </w:tcPr>
          <w:p w14:paraId="10D524AB" w14:textId="77777777" w:rsidR="004D580C" w:rsidRPr="00E244B2" w:rsidRDefault="004D580C" w:rsidP="00166A8B">
            <w:pPr>
              <w:pStyle w:val="a8"/>
              <w:rPr>
                <w:color w:val="000000" w:themeColor="text1"/>
              </w:rPr>
            </w:pPr>
            <w:r w:rsidRPr="00E244B2">
              <w:rPr>
                <w:color w:val="000000" w:themeColor="text1"/>
              </w:rPr>
              <w:object w:dxaOrig="440" w:dyaOrig="380" w14:anchorId="5B466F17">
                <v:shape id="_x0000_i2258" type="#_x0000_t75" style="width:20.15pt;height:20.15pt" o:ole="">
                  <v:imagedata r:id="rId2386" o:title=""/>
                </v:shape>
                <o:OLEObject Type="Embed" ProgID="Equation.DSMT4" ShapeID="_x0000_i2258" DrawAspect="Content" ObjectID="_1852642155" r:id="rId2387"/>
              </w:object>
            </w:r>
          </w:p>
        </w:tc>
        <w:tc>
          <w:tcPr>
            <w:tcW w:w="1171" w:type="pct"/>
            <w:vAlign w:val="center"/>
          </w:tcPr>
          <w:p w14:paraId="5BEC7455"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光伏实际有功出力</w:t>
            </w:r>
          </w:p>
        </w:tc>
        <w:tc>
          <w:tcPr>
            <w:tcW w:w="393" w:type="pct"/>
            <w:vAlign w:val="center"/>
          </w:tcPr>
          <w:p w14:paraId="1937D445" w14:textId="77777777" w:rsidR="004D580C" w:rsidRPr="00E244B2" w:rsidRDefault="004D580C" w:rsidP="00004CB4">
            <w:pPr>
              <w:widowControl/>
              <w:spacing w:line="375" w:lineRule="atLeast"/>
              <w:ind w:firstLineChars="0" w:firstLine="0"/>
              <w:jc w:val="center"/>
              <w:rPr>
                <w:color w:val="000000" w:themeColor="text1"/>
                <w:sz w:val="22"/>
                <w:szCs w:val="22"/>
              </w:rPr>
            </w:pPr>
            <w:r w:rsidRPr="00E244B2">
              <w:rPr>
                <w:color w:val="000000" w:themeColor="text1"/>
                <w:sz w:val="22"/>
                <w:szCs w:val="22"/>
              </w:rPr>
              <w:t>MW</w:t>
            </w:r>
          </w:p>
        </w:tc>
        <w:tc>
          <w:tcPr>
            <w:tcW w:w="813" w:type="pct"/>
            <w:vAlign w:val="center"/>
          </w:tcPr>
          <w:p w14:paraId="0DD72A6B" w14:textId="77777777" w:rsidR="004D580C" w:rsidRPr="00E244B2" w:rsidRDefault="004D580C" w:rsidP="00166A8B">
            <w:pPr>
              <w:pStyle w:val="a8"/>
              <w:rPr>
                <w:color w:val="000000" w:themeColor="text1"/>
              </w:rPr>
            </w:pPr>
            <w:r w:rsidRPr="00E244B2">
              <w:rPr>
                <w:color w:val="000000" w:themeColor="text1"/>
              </w:rPr>
              <w:t>参与系统功率平衡、计算发电量</w:t>
            </w:r>
          </w:p>
        </w:tc>
        <w:tc>
          <w:tcPr>
            <w:tcW w:w="812" w:type="pct"/>
            <w:vAlign w:val="center"/>
          </w:tcPr>
          <w:p w14:paraId="12830C10" w14:textId="77777777" w:rsidR="004D580C" w:rsidRPr="00E244B2" w:rsidRDefault="004D580C" w:rsidP="00166A8B">
            <w:pPr>
              <w:pStyle w:val="a8"/>
              <w:rPr>
                <w:color w:val="000000" w:themeColor="text1"/>
              </w:rPr>
            </w:pPr>
            <w:r w:rsidRPr="00E244B2">
              <w:rPr>
                <w:color w:val="000000" w:themeColor="text1"/>
              </w:rPr>
              <w:t>[80, 120, 100]</w:t>
            </w:r>
          </w:p>
        </w:tc>
      </w:tr>
      <w:tr w:rsidR="004D580C" w:rsidRPr="00E244B2" w14:paraId="25AA613D" w14:textId="77777777" w:rsidTr="00004CB4">
        <w:tc>
          <w:tcPr>
            <w:tcW w:w="704" w:type="pct"/>
            <w:vAlign w:val="center"/>
          </w:tcPr>
          <w:p w14:paraId="6A32A7BE" w14:textId="77777777" w:rsidR="004D580C" w:rsidRPr="00E244B2" w:rsidRDefault="004D580C" w:rsidP="00166A8B">
            <w:pPr>
              <w:pStyle w:val="a8"/>
              <w:rPr>
                <w:color w:val="000000" w:themeColor="text1"/>
              </w:rPr>
            </w:pPr>
            <w:r w:rsidRPr="00E244B2">
              <w:rPr>
                <w:color w:val="000000" w:themeColor="text1"/>
              </w:rPr>
              <w:t>固定运维成本</w:t>
            </w:r>
          </w:p>
        </w:tc>
        <w:tc>
          <w:tcPr>
            <w:tcW w:w="1107" w:type="pct"/>
            <w:vAlign w:val="center"/>
          </w:tcPr>
          <w:p w14:paraId="345A1072" w14:textId="77777777" w:rsidR="004D580C" w:rsidRPr="00E244B2" w:rsidRDefault="004D580C" w:rsidP="00166A8B">
            <w:pPr>
              <w:pStyle w:val="a8"/>
              <w:rPr>
                <w:color w:val="000000" w:themeColor="text1"/>
              </w:rPr>
            </w:pPr>
            <w:r w:rsidRPr="00E244B2">
              <w:rPr>
                <w:color w:val="000000" w:themeColor="text1"/>
              </w:rPr>
              <w:object w:dxaOrig="360" w:dyaOrig="340" w14:anchorId="3820BDEA">
                <v:shape id="_x0000_i2259" type="#_x0000_t75" style="width:15.25pt;height:15.25pt" o:ole="">
                  <v:imagedata r:id="rId2388" o:title=""/>
                </v:shape>
                <o:OLEObject Type="Embed" ProgID="Equation.DSMT4" ShapeID="_x0000_i2259" DrawAspect="Content" ObjectID="_1852642156" r:id="rId2389"/>
              </w:object>
            </w:r>
          </w:p>
        </w:tc>
        <w:tc>
          <w:tcPr>
            <w:tcW w:w="1171" w:type="pct"/>
            <w:vAlign w:val="center"/>
          </w:tcPr>
          <w:p w14:paraId="7E35B8E1" w14:textId="77777777" w:rsidR="004D580C" w:rsidRPr="00E244B2" w:rsidRDefault="004D580C" w:rsidP="00166A8B">
            <w:pPr>
              <w:pStyle w:val="a8"/>
              <w:rPr>
                <w:color w:val="000000" w:themeColor="text1"/>
              </w:rPr>
            </w:pPr>
            <w:r w:rsidRPr="00E244B2">
              <w:rPr>
                <w:color w:val="000000" w:themeColor="text1"/>
              </w:rPr>
              <w:t>大区域</w:t>
            </w:r>
            <w:r w:rsidRPr="00E244B2">
              <w:rPr>
                <w:color w:val="000000" w:themeColor="text1"/>
              </w:rPr>
              <w:t> </w:t>
            </w:r>
            <m:oMath>
              <m:r>
                <w:rPr>
                  <w:rFonts w:ascii="Cambria Math" w:hAnsi="Cambria Math"/>
                  <w:color w:val="000000" w:themeColor="text1"/>
                </w:rPr>
                <m:t>a</m:t>
              </m:r>
            </m:oMath>
            <w:r w:rsidRPr="00E244B2">
              <w:rPr>
                <w:color w:val="000000" w:themeColor="text1"/>
              </w:rPr>
              <w:t> </w:t>
            </w:r>
            <w:r w:rsidRPr="00E244B2">
              <w:rPr>
                <w:color w:val="000000" w:themeColor="text1"/>
              </w:rPr>
              <w:t>内光伏总固定运行维护成本</w:t>
            </w:r>
          </w:p>
        </w:tc>
        <w:tc>
          <w:tcPr>
            <w:tcW w:w="393" w:type="pct"/>
            <w:vAlign w:val="center"/>
          </w:tcPr>
          <w:p w14:paraId="6E029D46"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75588B46" w14:textId="77777777" w:rsidR="004D580C" w:rsidRPr="00E244B2" w:rsidRDefault="004D580C" w:rsidP="00166A8B">
            <w:pPr>
              <w:pStyle w:val="a8"/>
              <w:rPr>
                <w:color w:val="000000" w:themeColor="text1"/>
              </w:rPr>
            </w:pPr>
            <w:r w:rsidRPr="00E244B2">
              <w:rPr>
                <w:color w:val="000000" w:themeColor="text1"/>
              </w:rPr>
              <w:t>运行成本核算</w:t>
            </w:r>
          </w:p>
        </w:tc>
        <w:tc>
          <w:tcPr>
            <w:tcW w:w="812" w:type="pct"/>
            <w:vAlign w:val="center"/>
          </w:tcPr>
          <w:p w14:paraId="60E3FE94" w14:textId="77777777" w:rsidR="004D580C" w:rsidRPr="00E244B2" w:rsidRDefault="004D580C" w:rsidP="00166A8B">
            <w:pPr>
              <w:pStyle w:val="a8"/>
              <w:rPr>
                <w:color w:val="000000" w:themeColor="text1"/>
              </w:rPr>
            </w:pPr>
            <w:r w:rsidRPr="00E244B2">
              <w:rPr>
                <w:color w:val="000000" w:themeColor="text1"/>
              </w:rPr>
              <w:t>1.2×10⁷</w:t>
            </w:r>
          </w:p>
        </w:tc>
      </w:tr>
    </w:tbl>
    <w:p w14:paraId="1461231A" w14:textId="77777777" w:rsidR="004D580C" w:rsidRPr="00E244B2" w:rsidRDefault="004D580C" w:rsidP="004D580C">
      <w:pPr>
        <w:ind w:firstLine="480"/>
        <w:rPr>
          <w:color w:val="000000" w:themeColor="text1"/>
        </w:rPr>
      </w:pPr>
    </w:p>
    <w:p w14:paraId="6D8C49ED" w14:textId="77777777" w:rsidR="004D580C" w:rsidRPr="00E244B2" w:rsidRDefault="004D580C" w:rsidP="004D580C">
      <w:pPr>
        <w:pStyle w:val="20"/>
        <w:rPr>
          <w:color w:val="000000" w:themeColor="text1"/>
        </w:rPr>
      </w:pPr>
      <w:r w:rsidRPr="00E244B2">
        <w:rPr>
          <w:rFonts w:hint="eastAsia"/>
          <w:color w:val="000000" w:themeColor="text1"/>
        </w:rPr>
        <w:lastRenderedPageBreak/>
        <w:t>新能源友好电站</w:t>
      </w:r>
      <w:r w:rsidRPr="00E244B2">
        <w:rPr>
          <w:color w:val="000000" w:themeColor="text1"/>
        </w:rPr>
        <w:t>运行模型</w:t>
      </w:r>
    </w:p>
    <w:p w14:paraId="39FCECC1"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0F305D86" w14:textId="77777777" w:rsidTr="00004CB4">
        <w:trPr>
          <w:tblHeader/>
        </w:trPr>
        <w:tc>
          <w:tcPr>
            <w:tcW w:w="833" w:type="pct"/>
            <w:shd w:val="clear" w:color="auto" w:fill="E8EEF5"/>
            <w:tcMar>
              <w:top w:w="100" w:type="dxa"/>
              <w:left w:w="120" w:type="dxa"/>
              <w:bottom w:w="100" w:type="dxa"/>
              <w:right w:w="120" w:type="dxa"/>
            </w:tcMar>
            <w:vAlign w:val="center"/>
          </w:tcPr>
          <w:p w14:paraId="37137212"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000BDABC"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61D308A1"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77FEFA61"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0BD84650"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030E3446"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52F8004D"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3852029D" w14:textId="77777777" w:rsidTr="00004CB4">
        <w:tc>
          <w:tcPr>
            <w:tcW w:w="833" w:type="pct"/>
            <w:vAlign w:val="center"/>
          </w:tcPr>
          <w:p w14:paraId="4D80961A" w14:textId="77777777" w:rsidR="004D580C" w:rsidRPr="00E244B2" w:rsidRDefault="004D580C" w:rsidP="00166A8B">
            <w:pPr>
              <w:pStyle w:val="a8"/>
              <w:rPr>
                <w:color w:val="000000" w:themeColor="text1"/>
              </w:rPr>
            </w:pPr>
            <w:r w:rsidRPr="00E244B2">
              <w:rPr>
                <w:color w:val="000000" w:themeColor="text1"/>
              </w:rPr>
              <w:t>站内风电最大可用功率</w:t>
            </w:r>
          </w:p>
        </w:tc>
        <w:tc>
          <w:tcPr>
            <w:tcW w:w="876" w:type="pct"/>
            <w:vAlign w:val="center"/>
          </w:tcPr>
          <w:p w14:paraId="590B34AB" w14:textId="77777777" w:rsidR="004D580C" w:rsidRPr="00E244B2" w:rsidRDefault="004D580C" w:rsidP="00166A8B">
            <w:pPr>
              <w:pStyle w:val="a8"/>
              <w:rPr>
                <w:color w:val="000000" w:themeColor="text1"/>
              </w:rPr>
            </w:pPr>
            <w:r w:rsidRPr="00E244B2">
              <w:rPr>
                <w:color w:val="000000" w:themeColor="text1"/>
              </w:rPr>
              <w:object w:dxaOrig="859" w:dyaOrig="380" w14:anchorId="5B229DD0">
                <v:shape id="_x0000_i2260" type="#_x0000_t75" style="width:40.9pt;height:20.15pt" o:ole="">
                  <v:imagedata r:id="rId2390" o:title=""/>
                </v:shape>
                <o:OLEObject Type="Embed" ProgID="Equation.DSMT4" ShapeID="_x0000_i2260" DrawAspect="Content" ObjectID="_1852642157" r:id="rId2391"/>
              </w:object>
            </w:r>
          </w:p>
        </w:tc>
        <w:tc>
          <w:tcPr>
            <w:tcW w:w="1139" w:type="pct"/>
            <w:vAlign w:val="center"/>
          </w:tcPr>
          <w:p w14:paraId="1DF05A11"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在时段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的风电最大可用功率</w:t>
            </w:r>
          </w:p>
        </w:tc>
        <w:tc>
          <w:tcPr>
            <w:tcW w:w="441" w:type="pct"/>
            <w:vAlign w:val="center"/>
          </w:tcPr>
          <w:p w14:paraId="28BBFEC4"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4F296EB5" w14:textId="77777777" w:rsidR="004D580C" w:rsidRPr="00E244B2" w:rsidRDefault="004D580C" w:rsidP="00166A8B">
            <w:pPr>
              <w:pStyle w:val="a8"/>
              <w:rPr>
                <w:color w:val="000000" w:themeColor="text1"/>
              </w:rPr>
            </w:pPr>
            <w:r w:rsidRPr="00E244B2">
              <w:rPr>
                <w:color w:val="000000" w:themeColor="text1"/>
              </w:rPr>
              <w:t>预测数据</w:t>
            </w:r>
          </w:p>
        </w:tc>
        <w:tc>
          <w:tcPr>
            <w:tcW w:w="450" w:type="pct"/>
            <w:vAlign w:val="center"/>
          </w:tcPr>
          <w:p w14:paraId="0388F6DD"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38733F59" w14:textId="77777777" w:rsidR="004D580C" w:rsidRPr="00E244B2" w:rsidRDefault="004D580C" w:rsidP="00166A8B">
            <w:pPr>
              <w:pStyle w:val="a8"/>
              <w:rPr>
                <w:color w:val="000000" w:themeColor="text1"/>
              </w:rPr>
            </w:pPr>
            <w:r w:rsidRPr="00E244B2">
              <w:rPr>
                <w:color w:val="000000" w:themeColor="text1"/>
              </w:rPr>
              <w:t>[80, 100, 90]</w:t>
            </w:r>
          </w:p>
        </w:tc>
      </w:tr>
      <w:tr w:rsidR="004D580C" w:rsidRPr="00E244B2" w14:paraId="0FEF91C7" w14:textId="77777777" w:rsidTr="00004CB4">
        <w:tc>
          <w:tcPr>
            <w:tcW w:w="833" w:type="pct"/>
            <w:vAlign w:val="center"/>
          </w:tcPr>
          <w:p w14:paraId="3D3B0D3D" w14:textId="77777777" w:rsidR="004D580C" w:rsidRPr="00E244B2" w:rsidRDefault="004D580C" w:rsidP="00166A8B">
            <w:pPr>
              <w:pStyle w:val="a8"/>
              <w:rPr>
                <w:color w:val="000000" w:themeColor="text1"/>
              </w:rPr>
            </w:pPr>
            <w:r w:rsidRPr="00E244B2">
              <w:rPr>
                <w:color w:val="000000" w:themeColor="text1"/>
              </w:rPr>
              <w:t>站内光伏最大可用功率</w:t>
            </w:r>
          </w:p>
        </w:tc>
        <w:tc>
          <w:tcPr>
            <w:tcW w:w="876" w:type="pct"/>
            <w:vAlign w:val="center"/>
          </w:tcPr>
          <w:p w14:paraId="1D77AC96" w14:textId="77777777" w:rsidR="004D580C" w:rsidRPr="00E244B2" w:rsidRDefault="004D580C" w:rsidP="00166A8B">
            <w:pPr>
              <w:pStyle w:val="a8"/>
              <w:rPr>
                <w:color w:val="000000" w:themeColor="text1"/>
              </w:rPr>
            </w:pPr>
            <w:r w:rsidRPr="00E244B2">
              <w:rPr>
                <w:color w:val="000000" w:themeColor="text1"/>
              </w:rPr>
              <w:object w:dxaOrig="740" w:dyaOrig="380" w14:anchorId="5A0D0C4D">
                <v:shape id="_x0000_i2261" type="#_x0000_t75" style="width:36.6pt;height:20.15pt" o:ole="">
                  <v:imagedata r:id="rId2392" o:title=""/>
                </v:shape>
                <o:OLEObject Type="Embed" ProgID="Equation.DSMT4" ShapeID="_x0000_i2261" DrawAspect="Content" ObjectID="_1852642158" r:id="rId2393"/>
              </w:object>
            </w:r>
          </w:p>
        </w:tc>
        <w:tc>
          <w:tcPr>
            <w:tcW w:w="1139" w:type="pct"/>
            <w:vAlign w:val="center"/>
          </w:tcPr>
          <w:p w14:paraId="1324BEA7"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在时段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的光伏最大可用功率</w:t>
            </w:r>
          </w:p>
        </w:tc>
        <w:tc>
          <w:tcPr>
            <w:tcW w:w="441" w:type="pct"/>
            <w:vAlign w:val="center"/>
          </w:tcPr>
          <w:p w14:paraId="03B2BD13"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7B0C426A" w14:textId="77777777" w:rsidR="004D580C" w:rsidRPr="00E244B2" w:rsidRDefault="004D580C" w:rsidP="00166A8B">
            <w:pPr>
              <w:pStyle w:val="a8"/>
              <w:rPr>
                <w:color w:val="000000" w:themeColor="text1"/>
              </w:rPr>
            </w:pPr>
            <w:r w:rsidRPr="00E244B2">
              <w:rPr>
                <w:color w:val="000000" w:themeColor="text1"/>
              </w:rPr>
              <w:t>预测数据</w:t>
            </w:r>
          </w:p>
        </w:tc>
        <w:tc>
          <w:tcPr>
            <w:tcW w:w="450" w:type="pct"/>
            <w:vAlign w:val="center"/>
          </w:tcPr>
          <w:p w14:paraId="205CC569"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220E0C03" w14:textId="77777777" w:rsidR="004D580C" w:rsidRPr="00E244B2" w:rsidRDefault="004D580C" w:rsidP="00166A8B">
            <w:pPr>
              <w:pStyle w:val="a8"/>
              <w:rPr>
                <w:color w:val="000000" w:themeColor="text1"/>
              </w:rPr>
            </w:pPr>
            <w:r w:rsidRPr="00E244B2">
              <w:rPr>
                <w:color w:val="000000" w:themeColor="text1"/>
              </w:rPr>
              <w:t>[60, 80, 70]</w:t>
            </w:r>
          </w:p>
        </w:tc>
      </w:tr>
      <w:tr w:rsidR="004D580C" w:rsidRPr="00E244B2" w14:paraId="3D32BC56" w14:textId="77777777" w:rsidTr="00004CB4">
        <w:tc>
          <w:tcPr>
            <w:tcW w:w="833" w:type="pct"/>
            <w:vAlign w:val="center"/>
          </w:tcPr>
          <w:p w14:paraId="74B84C17" w14:textId="77777777" w:rsidR="004D580C" w:rsidRPr="00E244B2" w:rsidRDefault="004D580C" w:rsidP="00166A8B">
            <w:pPr>
              <w:pStyle w:val="a8"/>
              <w:rPr>
                <w:color w:val="000000" w:themeColor="text1"/>
              </w:rPr>
            </w:pPr>
            <w:r w:rsidRPr="00E244B2">
              <w:rPr>
                <w:color w:val="000000" w:themeColor="text1"/>
              </w:rPr>
              <w:t>站内风电装机容量</w:t>
            </w:r>
          </w:p>
        </w:tc>
        <w:tc>
          <w:tcPr>
            <w:tcW w:w="876" w:type="pct"/>
            <w:vAlign w:val="center"/>
          </w:tcPr>
          <w:p w14:paraId="5D4C1586" w14:textId="77777777" w:rsidR="004D580C" w:rsidRPr="00E244B2" w:rsidRDefault="004D580C" w:rsidP="00166A8B">
            <w:pPr>
              <w:pStyle w:val="a8"/>
              <w:rPr>
                <w:color w:val="000000" w:themeColor="text1"/>
              </w:rPr>
            </w:pPr>
            <w:r w:rsidRPr="00E244B2">
              <w:rPr>
                <w:color w:val="000000" w:themeColor="text1"/>
              </w:rPr>
              <w:object w:dxaOrig="740" w:dyaOrig="380" w14:anchorId="419DDAB6">
                <v:shape id="_x0000_i2262" type="#_x0000_t75" style="width:36.6pt;height:20.15pt" o:ole="">
                  <v:imagedata r:id="rId2394" o:title=""/>
                </v:shape>
                <o:OLEObject Type="Embed" ProgID="Equation.DSMT4" ShapeID="_x0000_i2262" DrawAspect="Content" ObjectID="_1852642159" r:id="rId2395"/>
              </w:object>
            </w:r>
          </w:p>
        </w:tc>
        <w:tc>
          <w:tcPr>
            <w:tcW w:w="1139" w:type="pct"/>
            <w:vAlign w:val="center"/>
          </w:tcPr>
          <w:p w14:paraId="4AE2A998"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内部风电装机容量</w:t>
            </w:r>
          </w:p>
        </w:tc>
        <w:tc>
          <w:tcPr>
            <w:tcW w:w="441" w:type="pct"/>
            <w:vAlign w:val="center"/>
          </w:tcPr>
          <w:p w14:paraId="749105FB"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7A9F5F3F"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4F15F7D6"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8D1A1A3" w14:textId="77777777" w:rsidR="004D580C" w:rsidRPr="00E244B2" w:rsidRDefault="004D580C" w:rsidP="00166A8B">
            <w:pPr>
              <w:pStyle w:val="a8"/>
              <w:rPr>
                <w:color w:val="000000" w:themeColor="text1"/>
              </w:rPr>
            </w:pPr>
            <w:r w:rsidRPr="00E244B2">
              <w:rPr>
                <w:color w:val="000000" w:themeColor="text1"/>
              </w:rPr>
              <w:t>100</w:t>
            </w:r>
          </w:p>
        </w:tc>
      </w:tr>
      <w:tr w:rsidR="004D580C" w:rsidRPr="00E244B2" w14:paraId="4DE72BCB" w14:textId="77777777" w:rsidTr="00004CB4">
        <w:tc>
          <w:tcPr>
            <w:tcW w:w="833" w:type="pct"/>
            <w:vAlign w:val="center"/>
          </w:tcPr>
          <w:p w14:paraId="5E700C14" w14:textId="77777777" w:rsidR="004D580C" w:rsidRPr="00E244B2" w:rsidRDefault="004D580C" w:rsidP="00166A8B">
            <w:pPr>
              <w:pStyle w:val="a8"/>
              <w:rPr>
                <w:color w:val="000000" w:themeColor="text1"/>
              </w:rPr>
            </w:pPr>
            <w:r w:rsidRPr="00E244B2">
              <w:rPr>
                <w:color w:val="000000" w:themeColor="text1"/>
              </w:rPr>
              <w:t>站内光伏装机容量</w:t>
            </w:r>
          </w:p>
        </w:tc>
        <w:tc>
          <w:tcPr>
            <w:tcW w:w="876" w:type="pct"/>
            <w:vAlign w:val="center"/>
          </w:tcPr>
          <w:p w14:paraId="0B8C3722" w14:textId="77777777" w:rsidR="004D580C" w:rsidRPr="00E244B2" w:rsidRDefault="004D580C" w:rsidP="00166A8B">
            <w:pPr>
              <w:pStyle w:val="a8"/>
              <w:rPr>
                <w:color w:val="000000" w:themeColor="text1"/>
              </w:rPr>
            </w:pPr>
            <w:r w:rsidRPr="00E244B2">
              <w:rPr>
                <w:color w:val="000000" w:themeColor="text1"/>
              </w:rPr>
              <w:object w:dxaOrig="620" w:dyaOrig="380" w14:anchorId="5FDC51CE">
                <v:shape id="_x0000_i2263" type="#_x0000_t75" style="width:31.1pt;height:20.15pt" o:ole="">
                  <v:imagedata r:id="rId2396" o:title=""/>
                </v:shape>
                <o:OLEObject Type="Embed" ProgID="Equation.DSMT4" ShapeID="_x0000_i2263" DrawAspect="Content" ObjectID="_1852642160" r:id="rId2397"/>
              </w:object>
            </w:r>
          </w:p>
        </w:tc>
        <w:tc>
          <w:tcPr>
            <w:tcW w:w="1139" w:type="pct"/>
            <w:vAlign w:val="center"/>
          </w:tcPr>
          <w:p w14:paraId="1D2BBAFE"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内部光伏装机容量</w:t>
            </w:r>
          </w:p>
        </w:tc>
        <w:tc>
          <w:tcPr>
            <w:tcW w:w="441" w:type="pct"/>
            <w:vAlign w:val="center"/>
          </w:tcPr>
          <w:p w14:paraId="31B1591F"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7BB4D299"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63003DB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B4C01A1" w14:textId="77777777" w:rsidR="004D580C" w:rsidRPr="00E244B2" w:rsidRDefault="004D580C" w:rsidP="00166A8B">
            <w:pPr>
              <w:pStyle w:val="a8"/>
              <w:rPr>
                <w:color w:val="000000" w:themeColor="text1"/>
              </w:rPr>
            </w:pPr>
            <w:r w:rsidRPr="00E244B2">
              <w:rPr>
                <w:color w:val="000000" w:themeColor="text1"/>
              </w:rPr>
              <w:t>80</w:t>
            </w:r>
          </w:p>
        </w:tc>
      </w:tr>
      <w:tr w:rsidR="004D580C" w:rsidRPr="00E244B2" w14:paraId="5B9607B6" w14:textId="77777777" w:rsidTr="00004CB4">
        <w:tc>
          <w:tcPr>
            <w:tcW w:w="833" w:type="pct"/>
            <w:vAlign w:val="center"/>
          </w:tcPr>
          <w:p w14:paraId="3887EE54" w14:textId="77777777" w:rsidR="004D580C" w:rsidRPr="00E244B2" w:rsidRDefault="004D580C" w:rsidP="00166A8B">
            <w:pPr>
              <w:pStyle w:val="a8"/>
              <w:rPr>
                <w:color w:val="000000" w:themeColor="text1"/>
              </w:rPr>
            </w:pPr>
            <w:r w:rsidRPr="00E244B2">
              <w:rPr>
                <w:color w:val="000000" w:themeColor="text1"/>
              </w:rPr>
              <w:t>站内风电单位容量运维成本</w:t>
            </w:r>
          </w:p>
        </w:tc>
        <w:tc>
          <w:tcPr>
            <w:tcW w:w="876" w:type="pct"/>
            <w:vAlign w:val="center"/>
          </w:tcPr>
          <w:p w14:paraId="51CECF5A" w14:textId="77777777" w:rsidR="004D580C" w:rsidRPr="00E244B2" w:rsidRDefault="004D580C" w:rsidP="00166A8B">
            <w:pPr>
              <w:pStyle w:val="a8"/>
              <w:rPr>
                <w:color w:val="000000" w:themeColor="text1"/>
              </w:rPr>
            </w:pPr>
            <w:r w:rsidRPr="00E244B2">
              <w:rPr>
                <w:color w:val="000000" w:themeColor="text1"/>
              </w:rPr>
              <w:object w:dxaOrig="859" w:dyaOrig="380" w14:anchorId="223B35F0">
                <v:shape id="_x0000_i2264" type="#_x0000_t75" style="width:40.9pt;height:20.15pt" o:ole="">
                  <v:imagedata r:id="rId2398" o:title=""/>
                </v:shape>
                <o:OLEObject Type="Embed" ProgID="Equation.DSMT4" ShapeID="_x0000_i2264" DrawAspect="Content" ObjectID="_1852642161" r:id="rId2399"/>
              </w:object>
            </w:r>
          </w:p>
        </w:tc>
        <w:tc>
          <w:tcPr>
            <w:tcW w:w="1139" w:type="pct"/>
            <w:vAlign w:val="center"/>
          </w:tcPr>
          <w:p w14:paraId="05F58A70"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内风电单位装机容量固定运行维护成本</w:t>
            </w:r>
          </w:p>
        </w:tc>
        <w:tc>
          <w:tcPr>
            <w:tcW w:w="441" w:type="pct"/>
            <w:vAlign w:val="center"/>
          </w:tcPr>
          <w:p w14:paraId="37CC9CE4"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3FABA521"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36EAB5B6"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6549CEF9"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51F9F235" w14:textId="77777777" w:rsidTr="00004CB4">
        <w:tc>
          <w:tcPr>
            <w:tcW w:w="833" w:type="pct"/>
            <w:vAlign w:val="center"/>
          </w:tcPr>
          <w:p w14:paraId="25B2C87B" w14:textId="77777777" w:rsidR="004D580C" w:rsidRPr="00E244B2" w:rsidRDefault="004D580C" w:rsidP="00166A8B">
            <w:pPr>
              <w:pStyle w:val="a8"/>
              <w:rPr>
                <w:color w:val="000000" w:themeColor="text1"/>
              </w:rPr>
            </w:pPr>
            <w:r w:rsidRPr="00E244B2">
              <w:rPr>
                <w:color w:val="000000" w:themeColor="text1"/>
              </w:rPr>
              <w:t>站内光伏单位容量运维成本</w:t>
            </w:r>
          </w:p>
        </w:tc>
        <w:tc>
          <w:tcPr>
            <w:tcW w:w="876" w:type="pct"/>
            <w:vAlign w:val="center"/>
          </w:tcPr>
          <w:p w14:paraId="56C1D7B8" w14:textId="77777777" w:rsidR="004D580C" w:rsidRPr="00E244B2" w:rsidRDefault="004D580C" w:rsidP="00166A8B">
            <w:pPr>
              <w:pStyle w:val="a8"/>
              <w:rPr>
                <w:color w:val="000000" w:themeColor="text1"/>
              </w:rPr>
            </w:pPr>
            <w:r w:rsidRPr="00E244B2">
              <w:rPr>
                <w:color w:val="000000" w:themeColor="text1"/>
              </w:rPr>
              <w:object w:dxaOrig="740" w:dyaOrig="380" w14:anchorId="5490F374">
                <v:shape id="_x0000_i2265" type="#_x0000_t75" style="width:36.6pt;height:20.15pt" o:ole="">
                  <v:imagedata r:id="rId2400" o:title=""/>
                </v:shape>
                <o:OLEObject Type="Embed" ProgID="Equation.DSMT4" ShapeID="_x0000_i2265" DrawAspect="Content" ObjectID="_1852642162" r:id="rId2401"/>
              </w:object>
            </w:r>
          </w:p>
        </w:tc>
        <w:tc>
          <w:tcPr>
            <w:tcW w:w="1139" w:type="pct"/>
            <w:vAlign w:val="center"/>
          </w:tcPr>
          <w:p w14:paraId="657DA128"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内光伏单位装机容量固定运行维护成本</w:t>
            </w:r>
          </w:p>
        </w:tc>
        <w:tc>
          <w:tcPr>
            <w:tcW w:w="441" w:type="pct"/>
            <w:vAlign w:val="center"/>
          </w:tcPr>
          <w:p w14:paraId="1F9C6A47"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4EA5EB1A"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4E391EF5"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00658708"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0B2717DD" w14:textId="77777777" w:rsidTr="00004CB4">
        <w:tc>
          <w:tcPr>
            <w:tcW w:w="833" w:type="pct"/>
            <w:vAlign w:val="center"/>
          </w:tcPr>
          <w:p w14:paraId="7CCDACD9" w14:textId="77777777" w:rsidR="004D580C" w:rsidRPr="00E244B2" w:rsidRDefault="004D580C" w:rsidP="00166A8B">
            <w:pPr>
              <w:pStyle w:val="a8"/>
              <w:rPr>
                <w:color w:val="000000" w:themeColor="text1"/>
              </w:rPr>
            </w:pPr>
            <w:r w:rsidRPr="00E244B2">
              <w:rPr>
                <w:color w:val="000000" w:themeColor="text1"/>
              </w:rPr>
              <w:t>储能最大充电功率</w:t>
            </w:r>
          </w:p>
        </w:tc>
        <w:tc>
          <w:tcPr>
            <w:tcW w:w="876" w:type="pct"/>
            <w:vAlign w:val="center"/>
          </w:tcPr>
          <w:p w14:paraId="796D0800" w14:textId="77777777" w:rsidR="004D580C" w:rsidRPr="00E244B2" w:rsidRDefault="004D580C" w:rsidP="00166A8B">
            <w:pPr>
              <w:pStyle w:val="a8"/>
              <w:rPr>
                <w:color w:val="000000" w:themeColor="text1"/>
              </w:rPr>
            </w:pPr>
            <w:r w:rsidRPr="00E244B2">
              <w:rPr>
                <w:color w:val="000000" w:themeColor="text1"/>
              </w:rPr>
              <w:object w:dxaOrig="800" w:dyaOrig="380" w14:anchorId="57D89CFB">
                <v:shape id="_x0000_i2266" type="#_x0000_t75" style="width:40.9pt;height:20.15pt" o:ole="">
                  <v:imagedata r:id="rId2402" o:title=""/>
                </v:shape>
                <o:OLEObject Type="Embed" ProgID="Equation.DSMT4" ShapeID="_x0000_i2266" DrawAspect="Content" ObjectID="_1852642163" r:id="rId2403"/>
              </w:object>
            </w:r>
          </w:p>
        </w:tc>
        <w:tc>
          <w:tcPr>
            <w:tcW w:w="1139" w:type="pct"/>
            <w:vAlign w:val="center"/>
          </w:tcPr>
          <w:p w14:paraId="66D8DBE9"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内储能最大充电功率</w:t>
            </w:r>
          </w:p>
        </w:tc>
        <w:tc>
          <w:tcPr>
            <w:tcW w:w="441" w:type="pct"/>
            <w:vAlign w:val="center"/>
          </w:tcPr>
          <w:p w14:paraId="287979D9"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57444B81"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72116D40"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19924D7"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5D031246" w14:textId="77777777" w:rsidTr="00004CB4">
        <w:tc>
          <w:tcPr>
            <w:tcW w:w="833" w:type="pct"/>
            <w:vAlign w:val="center"/>
          </w:tcPr>
          <w:p w14:paraId="75CB1EE5" w14:textId="77777777" w:rsidR="004D580C" w:rsidRPr="00E244B2" w:rsidRDefault="004D580C" w:rsidP="00166A8B">
            <w:pPr>
              <w:pStyle w:val="a8"/>
              <w:rPr>
                <w:color w:val="000000" w:themeColor="text1"/>
              </w:rPr>
            </w:pPr>
            <w:r w:rsidRPr="00E244B2">
              <w:rPr>
                <w:color w:val="000000" w:themeColor="text1"/>
              </w:rPr>
              <w:t>储能最大放电功率</w:t>
            </w:r>
          </w:p>
        </w:tc>
        <w:tc>
          <w:tcPr>
            <w:tcW w:w="876" w:type="pct"/>
            <w:vAlign w:val="center"/>
          </w:tcPr>
          <w:p w14:paraId="0C6D3E71" w14:textId="77777777" w:rsidR="004D580C" w:rsidRPr="00E244B2" w:rsidRDefault="004D580C" w:rsidP="00166A8B">
            <w:pPr>
              <w:pStyle w:val="a8"/>
              <w:rPr>
                <w:color w:val="000000" w:themeColor="text1"/>
              </w:rPr>
            </w:pPr>
            <w:r w:rsidRPr="00E244B2">
              <w:rPr>
                <w:color w:val="000000" w:themeColor="text1"/>
              </w:rPr>
              <w:object w:dxaOrig="800" w:dyaOrig="380" w14:anchorId="2C0B1BFB">
                <v:shape id="_x0000_i2267" type="#_x0000_t75" style="width:40.9pt;height:20.15pt" o:ole="">
                  <v:imagedata r:id="rId2404" o:title=""/>
                </v:shape>
                <o:OLEObject Type="Embed" ProgID="Equation.DSMT4" ShapeID="_x0000_i2267" DrawAspect="Content" ObjectID="_1852642164" r:id="rId2405"/>
              </w:object>
            </w:r>
          </w:p>
        </w:tc>
        <w:tc>
          <w:tcPr>
            <w:tcW w:w="1139" w:type="pct"/>
            <w:vAlign w:val="center"/>
          </w:tcPr>
          <w:p w14:paraId="56012348"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内储能最大放电功率</w:t>
            </w:r>
          </w:p>
        </w:tc>
        <w:tc>
          <w:tcPr>
            <w:tcW w:w="441" w:type="pct"/>
            <w:vAlign w:val="center"/>
          </w:tcPr>
          <w:p w14:paraId="04B35DC6"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70211585"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4043900B"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AF9D23B"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13CAC93B" w14:textId="77777777" w:rsidTr="00004CB4">
        <w:tc>
          <w:tcPr>
            <w:tcW w:w="833" w:type="pct"/>
            <w:vAlign w:val="center"/>
          </w:tcPr>
          <w:p w14:paraId="59E0F68C" w14:textId="77777777" w:rsidR="004D580C" w:rsidRPr="00E244B2" w:rsidRDefault="004D580C" w:rsidP="00166A8B">
            <w:pPr>
              <w:pStyle w:val="a8"/>
              <w:rPr>
                <w:color w:val="000000" w:themeColor="text1"/>
              </w:rPr>
            </w:pPr>
            <w:r w:rsidRPr="00E244B2">
              <w:rPr>
                <w:color w:val="000000" w:themeColor="text1"/>
              </w:rPr>
              <w:t>储能最小允许容量</w:t>
            </w:r>
          </w:p>
        </w:tc>
        <w:tc>
          <w:tcPr>
            <w:tcW w:w="876" w:type="pct"/>
            <w:vAlign w:val="center"/>
          </w:tcPr>
          <w:p w14:paraId="265F4103" w14:textId="77777777" w:rsidR="004D580C" w:rsidRPr="00E244B2" w:rsidRDefault="004D580C" w:rsidP="00166A8B">
            <w:pPr>
              <w:pStyle w:val="a8"/>
              <w:rPr>
                <w:color w:val="000000" w:themeColor="text1"/>
              </w:rPr>
            </w:pPr>
            <w:r w:rsidRPr="00E244B2">
              <w:rPr>
                <w:color w:val="000000" w:themeColor="text1"/>
              </w:rPr>
              <w:object w:dxaOrig="780" w:dyaOrig="400" w14:anchorId="413D3B02">
                <v:shape id="_x0000_i2268" type="#_x0000_t75" style="width:40.9pt;height:20.15pt" o:ole="">
                  <v:imagedata r:id="rId2406" o:title=""/>
                </v:shape>
                <o:OLEObject Type="Embed" ProgID="Equation.DSMT4" ShapeID="_x0000_i2268" DrawAspect="Content" ObjectID="_1852642165" r:id="rId2407"/>
              </w:object>
            </w:r>
          </w:p>
        </w:tc>
        <w:tc>
          <w:tcPr>
            <w:tcW w:w="1139" w:type="pct"/>
            <w:vAlign w:val="center"/>
          </w:tcPr>
          <w:p w14:paraId="2F4DD600"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内储能最小允许储存能量</w:t>
            </w:r>
          </w:p>
        </w:tc>
        <w:tc>
          <w:tcPr>
            <w:tcW w:w="441" w:type="pct"/>
            <w:vAlign w:val="center"/>
          </w:tcPr>
          <w:p w14:paraId="58178388"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191DE7D4" w14:textId="77777777" w:rsidR="004D580C" w:rsidRPr="00E244B2" w:rsidRDefault="004D580C" w:rsidP="00166A8B">
            <w:pPr>
              <w:pStyle w:val="a8"/>
              <w:rPr>
                <w:color w:val="000000" w:themeColor="text1"/>
              </w:rPr>
            </w:pPr>
            <w:r w:rsidRPr="00E244B2">
              <w:rPr>
                <w:color w:val="000000" w:themeColor="text1"/>
              </w:rPr>
              <w:t>设备技术参数</w:t>
            </w:r>
            <w:r w:rsidRPr="00E244B2">
              <w:rPr>
                <w:color w:val="000000" w:themeColor="text1"/>
              </w:rPr>
              <w:t>/</w:t>
            </w:r>
            <w:r w:rsidRPr="00E244B2">
              <w:rPr>
                <w:color w:val="000000" w:themeColor="text1"/>
              </w:rPr>
              <w:t>运行要求</w:t>
            </w:r>
          </w:p>
        </w:tc>
        <w:tc>
          <w:tcPr>
            <w:tcW w:w="450" w:type="pct"/>
            <w:vAlign w:val="center"/>
          </w:tcPr>
          <w:p w14:paraId="2B536750"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9AF43DA" w14:textId="77777777" w:rsidR="004D580C" w:rsidRPr="00E244B2" w:rsidRDefault="004D580C" w:rsidP="00166A8B">
            <w:pPr>
              <w:pStyle w:val="a8"/>
              <w:rPr>
                <w:color w:val="000000" w:themeColor="text1"/>
              </w:rPr>
            </w:pPr>
            <w:r w:rsidRPr="00E244B2">
              <w:rPr>
                <w:color w:val="000000" w:themeColor="text1"/>
              </w:rPr>
              <w:t>10</w:t>
            </w:r>
          </w:p>
        </w:tc>
      </w:tr>
      <w:tr w:rsidR="004D580C" w:rsidRPr="00E244B2" w14:paraId="3D526ED4" w14:textId="77777777" w:rsidTr="00004CB4">
        <w:tc>
          <w:tcPr>
            <w:tcW w:w="833" w:type="pct"/>
            <w:vAlign w:val="center"/>
          </w:tcPr>
          <w:p w14:paraId="65969766" w14:textId="77777777" w:rsidR="004D580C" w:rsidRPr="00E244B2" w:rsidRDefault="004D580C" w:rsidP="00166A8B">
            <w:pPr>
              <w:pStyle w:val="a8"/>
              <w:rPr>
                <w:color w:val="000000" w:themeColor="text1"/>
              </w:rPr>
            </w:pPr>
            <w:r w:rsidRPr="00E244B2">
              <w:rPr>
                <w:color w:val="000000" w:themeColor="text1"/>
              </w:rPr>
              <w:t>储能最大允许容量</w:t>
            </w:r>
          </w:p>
        </w:tc>
        <w:tc>
          <w:tcPr>
            <w:tcW w:w="876" w:type="pct"/>
            <w:vAlign w:val="center"/>
          </w:tcPr>
          <w:p w14:paraId="5D3B2262" w14:textId="77777777" w:rsidR="004D580C" w:rsidRPr="00E244B2" w:rsidRDefault="004D580C" w:rsidP="00166A8B">
            <w:pPr>
              <w:pStyle w:val="a8"/>
              <w:rPr>
                <w:color w:val="000000" w:themeColor="text1"/>
              </w:rPr>
            </w:pPr>
            <w:r w:rsidRPr="00E244B2">
              <w:rPr>
                <w:color w:val="000000" w:themeColor="text1"/>
              </w:rPr>
              <w:object w:dxaOrig="800" w:dyaOrig="400" w14:anchorId="650D98DC">
                <v:shape id="_x0000_i2269" type="#_x0000_t75" style="width:40.9pt;height:20.15pt" o:ole="">
                  <v:imagedata r:id="rId2408" o:title=""/>
                </v:shape>
                <o:OLEObject Type="Embed" ProgID="Equation.DSMT4" ShapeID="_x0000_i2269" DrawAspect="Content" ObjectID="_1852642166" r:id="rId2409"/>
              </w:object>
            </w:r>
          </w:p>
        </w:tc>
        <w:tc>
          <w:tcPr>
            <w:tcW w:w="1139" w:type="pct"/>
            <w:vAlign w:val="center"/>
          </w:tcPr>
          <w:p w14:paraId="40A2ECE2"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内储能最大允许储存能量</w:t>
            </w:r>
          </w:p>
        </w:tc>
        <w:tc>
          <w:tcPr>
            <w:tcW w:w="441" w:type="pct"/>
            <w:vAlign w:val="center"/>
          </w:tcPr>
          <w:p w14:paraId="4566676D"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049AABD3" w14:textId="77777777" w:rsidR="004D580C" w:rsidRPr="00E244B2" w:rsidRDefault="004D580C" w:rsidP="00166A8B">
            <w:pPr>
              <w:pStyle w:val="a8"/>
              <w:rPr>
                <w:color w:val="000000" w:themeColor="text1"/>
              </w:rPr>
            </w:pPr>
            <w:r w:rsidRPr="00E244B2">
              <w:rPr>
                <w:color w:val="000000" w:themeColor="text1"/>
              </w:rPr>
              <w:t>设备技术参数</w:t>
            </w:r>
            <w:r w:rsidRPr="00E244B2">
              <w:rPr>
                <w:color w:val="000000" w:themeColor="text1"/>
              </w:rPr>
              <w:t>/</w:t>
            </w:r>
            <w:r w:rsidRPr="00E244B2">
              <w:rPr>
                <w:color w:val="000000" w:themeColor="text1"/>
              </w:rPr>
              <w:t>运行要求</w:t>
            </w:r>
          </w:p>
        </w:tc>
        <w:tc>
          <w:tcPr>
            <w:tcW w:w="450" w:type="pct"/>
            <w:vAlign w:val="center"/>
          </w:tcPr>
          <w:p w14:paraId="3CBE6E5B"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09C7571" w14:textId="77777777" w:rsidR="004D580C" w:rsidRPr="00E244B2" w:rsidRDefault="004D580C" w:rsidP="00166A8B">
            <w:pPr>
              <w:pStyle w:val="a8"/>
              <w:rPr>
                <w:color w:val="000000" w:themeColor="text1"/>
              </w:rPr>
            </w:pPr>
            <w:r w:rsidRPr="00E244B2">
              <w:rPr>
                <w:color w:val="000000" w:themeColor="text1"/>
              </w:rPr>
              <w:t>90</w:t>
            </w:r>
          </w:p>
        </w:tc>
      </w:tr>
      <w:tr w:rsidR="004D580C" w:rsidRPr="00E244B2" w14:paraId="244E2725" w14:textId="77777777" w:rsidTr="00004CB4">
        <w:tc>
          <w:tcPr>
            <w:tcW w:w="833" w:type="pct"/>
            <w:vAlign w:val="center"/>
          </w:tcPr>
          <w:p w14:paraId="1E72A1BF" w14:textId="77777777" w:rsidR="004D580C" w:rsidRPr="00E244B2" w:rsidRDefault="004D580C" w:rsidP="00166A8B">
            <w:pPr>
              <w:pStyle w:val="a8"/>
              <w:rPr>
                <w:color w:val="000000" w:themeColor="text1"/>
              </w:rPr>
            </w:pPr>
            <w:r w:rsidRPr="00E244B2">
              <w:rPr>
                <w:color w:val="000000" w:themeColor="text1"/>
              </w:rPr>
              <w:lastRenderedPageBreak/>
              <w:t>储能充电效率</w:t>
            </w:r>
          </w:p>
        </w:tc>
        <w:tc>
          <w:tcPr>
            <w:tcW w:w="876" w:type="pct"/>
            <w:vAlign w:val="center"/>
          </w:tcPr>
          <w:p w14:paraId="2EB3D0FD" w14:textId="77777777" w:rsidR="004D580C" w:rsidRPr="00E244B2" w:rsidRDefault="004D580C" w:rsidP="00166A8B">
            <w:pPr>
              <w:pStyle w:val="a8"/>
              <w:rPr>
                <w:color w:val="000000" w:themeColor="text1"/>
              </w:rPr>
            </w:pPr>
            <w:r w:rsidRPr="00E244B2">
              <w:rPr>
                <w:color w:val="000000" w:themeColor="text1"/>
              </w:rPr>
              <w:object w:dxaOrig="520" w:dyaOrig="380" w14:anchorId="55AE27A8">
                <v:shape id="_x0000_i2270" type="#_x0000_t75" style="width:25.65pt;height:20.15pt" o:ole="">
                  <v:imagedata r:id="rId2410" o:title=""/>
                </v:shape>
                <o:OLEObject Type="Embed" ProgID="Equation.DSMT4" ShapeID="_x0000_i2270" DrawAspect="Content" ObjectID="_1852642167" r:id="rId2411"/>
              </w:object>
            </w:r>
          </w:p>
        </w:tc>
        <w:tc>
          <w:tcPr>
            <w:tcW w:w="1139" w:type="pct"/>
            <w:vAlign w:val="center"/>
          </w:tcPr>
          <w:p w14:paraId="43654104"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内储能充电效率</w:t>
            </w:r>
          </w:p>
        </w:tc>
        <w:tc>
          <w:tcPr>
            <w:tcW w:w="441" w:type="pct"/>
            <w:vAlign w:val="center"/>
          </w:tcPr>
          <w:p w14:paraId="1E7C1EC1"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1AB4A5F6"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1F4F8BA9"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9AD9C33" w14:textId="77777777" w:rsidR="004D580C" w:rsidRPr="00E244B2" w:rsidRDefault="004D580C" w:rsidP="00166A8B">
            <w:pPr>
              <w:pStyle w:val="a8"/>
              <w:rPr>
                <w:color w:val="000000" w:themeColor="text1"/>
              </w:rPr>
            </w:pPr>
            <w:r w:rsidRPr="00E244B2">
              <w:rPr>
                <w:color w:val="000000" w:themeColor="text1"/>
              </w:rPr>
              <w:t>0.95</w:t>
            </w:r>
          </w:p>
        </w:tc>
      </w:tr>
      <w:tr w:rsidR="004D580C" w:rsidRPr="00E244B2" w14:paraId="42A6F79B" w14:textId="77777777" w:rsidTr="00004CB4">
        <w:tc>
          <w:tcPr>
            <w:tcW w:w="833" w:type="pct"/>
            <w:vAlign w:val="center"/>
          </w:tcPr>
          <w:p w14:paraId="65408F61" w14:textId="77777777" w:rsidR="004D580C" w:rsidRPr="00E244B2" w:rsidRDefault="004D580C" w:rsidP="00166A8B">
            <w:pPr>
              <w:pStyle w:val="a8"/>
              <w:rPr>
                <w:color w:val="000000" w:themeColor="text1"/>
              </w:rPr>
            </w:pPr>
            <w:r w:rsidRPr="00E244B2">
              <w:rPr>
                <w:color w:val="000000" w:themeColor="text1"/>
              </w:rPr>
              <w:t>储能放电效率</w:t>
            </w:r>
          </w:p>
        </w:tc>
        <w:tc>
          <w:tcPr>
            <w:tcW w:w="876" w:type="pct"/>
            <w:vAlign w:val="center"/>
          </w:tcPr>
          <w:p w14:paraId="78C96D60" w14:textId="77777777" w:rsidR="004D580C" w:rsidRPr="00E244B2" w:rsidRDefault="004D580C" w:rsidP="00166A8B">
            <w:pPr>
              <w:pStyle w:val="a8"/>
              <w:rPr>
                <w:color w:val="000000" w:themeColor="text1"/>
              </w:rPr>
            </w:pPr>
            <w:r w:rsidRPr="00E244B2">
              <w:rPr>
                <w:color w:val="000000" w:themeColor="text1"/>
              </w:rPr>
              <w:object w:dxaOrig="540" w:dyaOrig="380" w14:anchorId="15343BEA">
                <v:shape id="_x0000_i2271" type="#_x0000_t75" style="width:25.65pt;height:20.15pt" o:ole="">
                  <v:imagedata r:id="rId2412" o:title=""/>
                </v:shape>
                <o:OLEObject Type="Embed" ProgID="Equation.DSMT4" ShapeID="_x0000_i2271" DrawAspect="Content" ObjectID="_1852642168" r:id="rId2413"/>
              </w:object>
            </w:r>
          </w:p>
        </w:tc>
        <w:tc>
          <w:tcPr>
            <w:tcW w:w="1139" w:type="pct"/>
            <w:vAlign w:val="center"/>
          </w:tcPr>
          <w:p w14:paraId="627606B7"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内储能放电效率</w:t>
            </w:r>
          </w:p>
        </w:tc>
        <w:tc>
          <w:tcPr>
            <w:tcW w:w="441" w:type="pct"/>
            <w:vAlign w:val="center"/>
          </w:tcPr>
          <w:p w14:paraId="64EC8AA5"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618FD8EC"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6681AEAC"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816EDA1" w14:textId="77777777" w:rsidR="004D580C" w:rsidRPr="00E244B2" w:rsidRDefault="004D580C" w:rsidP="00166A8B">
            <w:pPr>
              <w:pStyle w:val="a8"/>
              <w:rPr>
                <w:color w:val="000000" w:themeColor="text1"/>
              </w:rPr>
            </w:pPr>
            <w:r w:rsidRPr="00E244B2">
              <w:rPr>
                <w:color w:val="000000" w:themeColor="text1"/>
              </w:rPr>
              <w:t>0.95</w:t>
            </w:r>
          </w:p>
        </w:tc>
      </w:tr>
      <w:tr w:rsidR="004D580C" w:rsidRPr="00E244B2" w14:paraId="7F5CAB0D" w14:textId="77777777" w:rsidTr="00004CB4">
        <w:tc>
          <w:tcPr>
            <w:tcW w:w="833" w:type="pct"/>
            <w:vAlign w:val="center"/>
          </w:tcPr>
          <w:p w14:paraId="1A75BF0A" w14:textId="77777777" w:rsidR="004D580C" w:rsidRPr="00E244B2" w:rsidRDefault="004D580C" w:rsidP="00166A8B">
            <w:pPr>
              <w:pStyle w:val="a8"/>
              <w:rPr>
                <w:color w:val="000000" w:themeColor="text1"/>
              </w:rPr>
            </w:pPr>
            <w:r w:rsidRPr="00E244B2">
              <w:rPr>
                <w:color w:val="000000" w:themeColor="text1"/>
              </w:rPr>
              <w:t>储能自放电率</w:t>
            </w:r>
          </w:p>
        </w:tc>
        <w:tc>
          <w:tcPr>
            <w:tcW w:w="876" w:type="pct"/>
            <w:vAlign w:val="center"/>
          </w:tcPr>
          <w:p w14:paraId="322EB248" w14:textId="77777777" w:rsidR="004D580C" w:rsidRPr="00E244B2" w:rsidRDefault="004D580C" w:rsidP="00166A8B">
            <w:pPr>
              <w:pStyle w:val="a8"/>
              <w:rPr>
                <w:color w:val="000000" w:themeColor="text1"/>
              </w:rPr>
            </w:pPr>
            <w:r w:rsidRPr="00E244B2">
              <w:rPr>
                <w:color w:val="000000" w:themeColor="text1"/>
              </w:rPr>
              <w:object w:dxaOrig="499" w:dyaOrig="380" w14:anchorId="0FEB385B">
                <v:shape id="_x0000_i2272" type="#_x0000_t75" style="width:25.65pt;height:20.15pt" o:ole="">
                  <v:imagedata r:id="rId2414" o:title=""/>
                </v:shape>
                <o:OLEObject Type="Embed" ProgID="Equation.DSMT4" ShapeID="_x0000_i2272" DrawAspect="Content" ObjectID="_1852642169" r:id="rId2415"/>
              </w:object>
            </w:r>
          </w:p>
        </w:tc>
        <w:tc>
          <w:tcPr>
            <w:tcW w:w="1139" w:type="pct"/>
            <w:vAlign w:val="center"/>
          </w:tcPr>
          <w:p w14:paraId="447A5138"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内储能单位时间能量损耗比例</w:t>
            </w:r>
          </w:p>
        </w:tc>
        <w:tc>
          <w:tcPr>
            <w:tcW w:w="441" w:type="pct"/>
            <w:vAlign w:val="center"/>
          </w:tcPr>
          <w:p w14:paraId="238A9BC0"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1785D664"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047E724E"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01F3C1C1" w14:textId="77777777" w:rsidR="004D580C" w:rsidRPr="00E244B2" w:rsidRDefault="004D580C" w:rsidP="00166A8B">
            <w:pPr>
              <w:pStyle w:val="a8"/>
              <w:rPr>
                <w:color w:val="000000" w:themeColor="text1"/>
              </w:rPr>
            </w:pPr>
            <w:r w:rsidRPr="00E244B2">
              <w:rPr>
                <w:color w:val="000000" w:themeColor="text1"/>
              </w:rPr>
              <w:t>0.0071%</w:t>
            </w:r>
          </w:p>
        </w:tc>
      </w:tr>
      <w:tr w:rsidR="004D580C" w:rsidRPr="00E244B2" w14:paraId="7008EA44" w14:textId="77777777" w:rsidTr="00004CB4">
        <w:tc>
          <w:tcPr>
            <w:tcW w:w="833" w:type="pct"/>
            <w:vAlign w:val="center"/>
          </w:tcPr>
          <w:p w14:paraId="211B1CCB" w14:textId="77777777" w:rsidR="004D580C" w:rsidRPr="00E244B2" w:rsidRDefault="004D580C" w:rsidP="00166A8B">
            <w:pPr>
              <w:pStyle w:val="a8"/>
              <w:rPr>
                <w:color w:val="000000" w:themeColor="text1"/>
              </w:rPr>
            </w:pPr>
            <w:r w:rsidRPr="00E244B2">
              <w:rPr>
                <w:color w:val="000000" w:themeColor="text1"/>
              </w:rPr>
              <w:t>储能初始储存能量</w:t>
            </w:r>
          </w:p>
        </w:tc>
        <w:tc>
          <w:tcPr>
            <w:tcW w:w="876" w:type="pct"/>
            <w:vAlign w:val="center"/>
          </w:tcPr>
          <w:p w14:paraId="282C6719" w14:textId="77777777" w:rsidR="004D580C" w:rsidRPr="00E244B2" w:rsidRDefault="004D580C" w:rsidP="00166A8B">
            <w:pPr>
              <w:pStyle w:val="a8"/>
              <w:rPr>
                <w:color w:val="000000" w:themeColor="text1"/>
              </w:rPr>
            </w:pPr>
            <w:r w:rsidRPr="00E244B2">
              <w:rPr>
                <w:color w:val="000000" w:themeColor="text1"/>
              </w:rPr>
              <w:object w:dxaOrig="700" w:dyaOrig="400" w14:anchorId="4DDDC550">
                <v:shape id="_x0000_i2273" type="#_x0000_t75" style="width:36.6pt;height:20.15pt" o:ole="">
                  <v:imagedata r:id="rId2416" o:title=""/>
                </v:shape>
                <o:OLEObject Type="Embed" ProgID="Equation.DSMT4" ShapeID="_x0000_i2273" DrawAspect="Content" ObjectID="_1852642170" r:id="rId2417"/>
              </w:object>
            </w:r>
          </w:p>
        </w:tc>
        <w:tc>
          <w:tcPr>
            <w:tcW w:w="1139" w:type="pct"/>
            <w:vAlign w:val="center"/>
          </w:tcPr>
          <w:p w14:paraId="4A7BEB45"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内储能在调度周期开始时的初始储存能量</w:t>
            </w:r>
          </w:p>
        </w:tc>
        <w:tc>
          <w:tcPr>
            <w:tcW w:w="441" w:type="pct"/>
            <w:vAlign w:val="center"/>
          </w:tcPr>
          <w:p w14:paraId="0EFD90F5"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30AEC725" w14:textId="77777777" w:rsidR="004D580C" w:rsidRPr="00E244B2" w:rsidRDefault="004D580C" w:rsidP="00166A8B">
            <w:pPr>
              <w:pStyle w:val="a8"/>
              <w:rPr>
                <w:color w:val="000000" w:themeColor="text1"/>
              </w:rPr>
            </w:pPr>
            <w:r w:rsidRPr="00E244B2">
              <w:rPr>
                <w:color w:val="000000" w:themeColor="text1"/>
              </w:rPr>
              <w:t>BMS/</w:t>
            </w:r>
            <w:r w:rsidRPr="00E244B2">
              <w:rPr>
                <w:color w:val="000000" w:themeColor="text1"/>
              </w:rPr>
              <w:t>设定值</w:t>
            </w:r>
          </w:p>
        </w:tc>
        <w:tc>
          <w:tcPr>
            <w:tcW w:w="450" w:type="pct"/>
            <w:vAlign w:val="center"/>
          </w:tcPr>
          <w:p w14:paraId="3C1A9C80" w14:textId="77777777" w:rsidR="004D580C" w:rsidRPr="00E244B2" w:rsidRDefault="004D580C" w:rsidP="00166A8B">
            <w:pPr>
              <w:pStyle w:val="a8"/>
              <w:rPr>
                <w:color w:val="000000" w:themeColor="text1"/>
              </w:rPr>
            </w:pPr>
            <w:r w:rsidRPr="00E244B2">
              <w:rPr>
                <w:color w:val="000000" w:themeColor="text1"/>
              </w:rPr>
              <w:t>初始值</w:t>
            </w:r>
          </w:p>
        </w:tc>
        <w:tc>
          <w:tcPr>
            <w:tcW w:w="671" w:type="pct"/>
            <w:vAlign w:val="center"/>
          </w:tcPr>
          <w:p w14:paraId="63F2ADF8"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0EB626C0" w14:textId="77777777" w:rsidTr="00004CB4">
        <w:tc>
          <w:tcPr>
            <w:tcW w:w="833" w:type="pct"/>
            <w:vAlign w:val="center"/>
          </w:tcPr>
          <w:p w14:paraId="2110377A" w14:textId="77777777" w:rsidR="004D580C" w:rsidRPr="00E244B2" w:rsidRDefault="004D580C" w:rsidP="00166A8B">
            <w:pPr>
              <w:pStyle w:val="a8"/>
              <w:rPr>
                <w:color w:val="000000" w:themeColor="text1"/>
              </w:rPr>
            </w:pPr>
            <w:r w:rsidRPr="00E244B2">
              <w:rPr>
                <w:color w:val="000000" w:themeColor="text1"/>
              </w:rPr>
              <w:t>调度时段长度</w:t>
            </w:r>
          </w:p>
        </w:tc>
        <w:tc>
          <w:tcPr>
            <w:tcW w:w="876" w:type="pct"/>
            <w:vAlign w:val="center"/>
          </w:tcPr>
          <w:p w14:paraId="062D1811" w14:textId="77777777" w:rsidR="004D580C" w:rsidRPr="00E244B2" w:rsidRDefault="004D580C" w:rsidP="00166A8B">
            <w:pPr>
              <w:pStyle w:val="a8"/>
              <w:rPr>
                <w:color w:val="000000" w:themeColor="text1"/>
              </w:rPr>
            </w:pPr>
            <w:r w:rsidRPr="00E244B2">
              <w:rPr>
                <w:color w:val="000000" w:themeColor="text1"/>
              </w:rPr>
              <w:object w:dxaOrig="300" w:dyaOrig="279" w14:anchorId="4FE76820">
                <v:shape id="_x0000_i2274" type="#_x0000_t75" style="width:15.25pt;height:15.25pt" o:ole="">
                  <v:imagedata r:id="rId2418" o:title=""/>
                </v:shape>
                <o:OLEObject Type="Embed" ProgID="Equation.DSMT4" ShapeID="_x0000_i2274" DrawAspect="Content" ObjectID="_1852642171" r:id="rId2419"/>
              </w:object>
            </w:r>
          </w:p>
        </w:tc>
        <w:tc>
          <w:tcPr>
            <w:tcW w:w="1139" w:type="pct"/>
            <w:vAlign w:val="center"/>
          </w:tcPr>
          <w:p w14:paraId="0B01085D"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41AA9680" w14:textId="77777777" w:rsidR="004D580C" w:rsidRPr="00E244B2" w:rsidRDefault="004D580C" w:rsidP="00166A8B">
            <w:pPr>
              <w:pStyle w:val="a8"/>
              <w:rPr>
                <w:color w:val="000000" w:themeColor="text1"/>
              </w:rPr>
            </w:pPr>
            <w:r w:rsidRPr="00E244B2">
              <w:rPr>
                <w:rFonts w:hint="eastAsia"/>
                <w:color w:val="000000" w:themeColor="text1"/>
              </w:rPr>
              <w:t>h</w:t>
            </w:r>
          </w:p>
        </w:tc>
        <w:tc>
          <w:tcPr>
            <w:tcW w:w="589" w:type="pct"/>
            <w:vAlign w:val="center"/>
          </w:tcPr>
          <w:p w14:paraId="485C879D"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20CB6715"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63E4A53" w14:textId="77777777" w:rsidR="004D580C" w:rsidRPr="00E244B2" w:rsidRDefault="004D580C" w:rsidP="00166A8B">
            <w:pPr>
              <w:pStyle w:val="a8"/>
              <w:rPr>
                <w:color w:val="000000" w:themeColor="text1"/>
              </w:rPr>
            </w:pPr>
            <w:r w:rsidRPr="00E244B2">
              <w:rPr>
                <w:rFonts w:hint="eastAsia"/>
                <w:color w:val="000000" w:themeColor="text1"/>
              </w:rPr>
              <w:t>1</w:t>
            </w:r>
          </w:p>
        </w:tc>
      </w:tr>
    </w:tbl>
    <w:p w14:paraId="7CF949FF" w14:textId="77777777" w:rsidR="004D580C" w:rsidRPr="00E244B2" w:rsidRDefault="004D580C" w:rsidP="004D580C">
      <w:pPr>
        <w:ind w:firstLine="480"/>
        <w:rPr>
          <w:color w:val="000000" w:themeColor="text1"/>
        </w:rPr>
      </w:pPr>
    </w:p>
    <w:p w14:paraId="0298A8F6" w14:textId="77777777" w:rsidR="004D580C" w:rsidRPr="00E244B2" w:rsidRDefault="004D580C" w:rsidP="004D580C">
      <w:pPr>
        <w:ind w:firstLine="480"/>
        <w:rPr>
          <w:color w:val="000000" w:themeColor="text1"/>
        </w:rPr>
      </w:pPr>
    </w:p>
    <w:p w14:paraId="35969971"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679502C9" w14:textId="77777777" w:rsidTr="00004CB4">
        <w:trPr>
          <w:tblHeader/>
        </w:trPr>
        <w:tc>
          <w:tcPr>
            <w:tcW w:w="704" w:type="pct"/>
            <w:shd w:val="clear" w:color="auto" w:fill="E8EEF5"/>
            <w:tcMar>
              <w:top w:w="100" w:type="dxa"/>
              <w:left w:w="120" w:type="dxa"/>
              <w:bottom w:w="100" w:type="dxa"/>
              <w:right w:w="120" w:type="dxa"/>
            </w:tcMar>
            <w:vAlign w:val="center"/>
          </w:tcPr>
          <w:p w14:paraId="6D89671B"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4B456C98"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4163F1BD"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323DB66E"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048C5A7A"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1777BCDC"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6BCF9F15" w14:textId="77777777" w:rsidTr="00004CB4">
        <w:tc>
          <w:tcPr>
            <w:tcW w:w="704" w:type="pct"/>
            <w:vAlign w:val="center"/>
          </w:tcPr>
          <w:p w14:paraId="5A98C211" w14:textId="77777777" w:rsidR="004D580C" w:rsidRPr="00E244B2" w:rsidRDefault="004D580C" w:rsidP="00166A8B">
            <w:pPr>
              <w:pStyle w:val="a8"/>
              <w:rPr>
                <w:color w:val="000000" w:themeColor="text1"/>
              </w:rPr>
            </w:pPr>
            <w:r w:rsidRPr="00E244B2">
              <w:rPr>
                <w:color w:val="000000" w:themeColor="text1"/>
              </w:rPr>
              <w:t>风电直接对外输出功率</w:t>
            </w:r>
          </w:p>
        </w:tc>
        <w:tc>
          <w:tcPr>
            <w:tcW w:w="1107" w:type="pct"/>
            <w:vAlign w:val="center"/>
          </w:tcPr>
          <w:p w14:paraId="3159F957" w14:textId="77777777" w:rsidR="004D580C" w:rsidRPr="00E244B2" w:rsidRDefault="004D580C" w:rsidP="00166A8B">
            <w:pPr>
              <w:pStyle w:val="a8"/>
              <w:rPr>
                <w:color w:val="000000" w:themeColor="text1"/>
              </w:rPr>
            </w:pPr>
            <w:r w:rsidRPr="00E244B2">
              <w:rPr>
                <w:color w:val="000000" w:themeColor="text1"/>
              </w:rPr>
              <w:object w:dxaOrig="800" w:dyaOrig="380" w14:anchorId="7B927A33">
                <v:shape id="_x0000_i2275" type="#_x0000_t75" style="width:40.9pt;height:20.15pt" o:ole="">
                  <v:imagedata r:id="rId2420" o:title=""/>
                </v:shape>
                <o:OLEObject Type="Embed" ProgID="Equation.DSMT4" ShapeID="_x0000_i2275" DrawAspect="Content" ObjectID="_1852642172" r:id="rId2421"/>
              </w:object>
            </w:r>
          </w:p>
        </w:tc>
        <w:tc>
          <w:tcPr>
            <w:tcW w:w="1171" w:type="pct"/>
            <w:vAlign w:val="center"/>
          </w:tcPr>
          <w:p w14:paraId="63BF5F69" w14:textId="77777777" w:rsidR="004D580C" w:rsidRPr="00E244B2" w:rsidRDefault="004D580C" w:rsidP="00166A8B">
            <w:pPr>
              <w:pStyle w:val="a8"/>
              <w:rPr>
                <w:color w:val="000000" w:themeColor="text1"/>
              </w:rPr>
            </w:pPr>
            <w:r w:rsidRPr="00E244B2">
              <w:rPr>
                <w:color w:val="000000" w:themeColor="text1"/>
              </w:rPr>
              <w:t>站内风电直接对外输出功率</w:t>
            </w:r>
          </w:p>
        </w:tc>
        <w:tc>
          <w:tcPr>
            <w:tcW w:w="393" w:type="pct"/>
            <w:vAlign w:val="center"/>
          </w:tcPr>
          <w:p w14:paraId="3FBC330F"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31FFA037" w14:textId="77777777" w:rsidR="004D580C" w:rsidRPr="00E244B2" w:rsidRDefault="004D580C" w:rsidP="00166A8B">
            <w:pPr>
              <w:pStyle w:val="a8"/>
              <w:rPr>
                <w:color w:val="000000" w:themeColor="text1"/>
              </w:rPr>
            </w:pPr>
            <w:r w:rsidRPr="00E244B2">
              <w:rPr>
                <w:color w:val="000000" w:themeColor="text1"/>
              </w:rPr>
              <w:t>参与电站对外出力构成</w:t>
            </w:r>
          </w:p>
        </w:tc>
        <w:tc>
          <w:tcPr>
            <w:tcW w:w="812" w:type="pct"/>
            <w:vAlign w:val="center"/>
          </w:tcPr>
          <w:p w14:paraId="36B228AF" w14:textId="77777777" w:rsidR="004D580C" w:rsidRPr="00E244B2" w:rsidRDefault="004D580C" w:rsidP="00166A8B">
            <w:pPr>
              <w:pStyle w:val="a8"/>
              <w:rPr>
                <w:color w:val="000000" w:themeColor="text1"/>
              </w:rPr>
            </w:pPr>
            <w:r w:rsidRPr="00E244B2">
              <w:rPr>
                <w:color w:val="000000" w:themeColor="text1"/>
              </w:rPr>
              <w:t>[60, 80, 70]</w:t>
            </w:r>
          </w:p>
        </w:tc>
      </w:tr>
      <w:tr w:rsidR="004D580C" w:rsidRPr="00E244B2" w14:paraId="1853FF3E" w14:textId="77777777" w:rsidTr="00004CB4">
        <w:tc>
          <w:tcPr>
            <w:tcW w:w="704" w:type="pct"/>
            <w:vAlign w:val="center"/>
          </w:tcPr>
          <w:p w14:paraId="1716DCD8" w14:textId="77777777" w:rsidR="004D580C" w:rsidRPr="00E244B2" w:rsidRDefault="004D580C" w:rsidP="00166A8B">
            <w:pPr>
              <w:pStyle w:val="a8"/>
              <w:rPr>
                <w:color w:val="000000" w:themeColor="text1"/>
              </w:rPr>
            </w:pPr>
            <w:r w:rsidRPr="00E244B2">
              <w:rPr>
                <w:color w:val="000000" w:themeColor="text1"/>
              </w:rPr>
              <w:t>风电用于储能充电功率</w:t>
            </w:r>
          </w:p>
        </w:tc>
        <w:tc>
          <w:tcPr>
            <w:tcW w:w="1107" w:type="pct"/>
            <w:vAlign w:val="center"/>
          </w:tcPr>
          <w:p w14:paraId="632319D1" w14:textId="77777777" w:rsidR="004D580C" w:rsidRPr="00E244B2" w:rsidRDefault="004D580C" w:rsidP="00166A8B">
            <w:pPr>
              <w:pStyle w:val="a8"/>
              <w:rPr>
                <w:color w:val="000000" w:themeColor="text1"/>
              </w:rPr>
            </w:pPr>
            <w:r w:rsidRPr="00E244B2">
              <w:rPr>
                <w:color w:val="000000" w:themeColor="text1"/>
              </w:rPr>
              <w:object w:dxaOrig="760" w:dyaOrig="380" w14:anchorId="3D66E9EB">
                <v:shape id="_x0000_i2276" type="#_x0000_t75" style="width:35.4pt;height:20.15pt" o:ole="">
                  <v:imagedata r:id="rId2422" o:title=""/>
                </v:shape>
                <o:OLEObject Type="Embed" ProgID="Equation.DSMT4" ShapeID="_x0000_i2276" DrawAspect="Content" ObjectID="_1852642173" r:id="rId2423"/>
              </w:object>
            </w:r>
          </w:p>
        </w:tc>
        <w:tc>
          <w:tcPr>
            <w:tcW w:w="1171" w:type="pct"/>
            <w:vAlign w:val="center"/>
          </w:tcPr>
          <w:p w14:paraId="54A24E7A" w14:textId="77777777" w:rsidR="004D580C" w:rsidRPr="00E244B2" w:rsidRDefault="004D580C" w:rsidP="00166A8B">
            <w:pPr>
              <w:pStyle w:val="a8"/>
              <w:rPr>
                <w:color w:val="000000" w:themeColor="text1"/>
              </w:rPr>
            </w:pPr>
            <w:r w:rsidRPr="00E244B2">
              <w:rPr>
                <w:color w:val="000000" w:themeColor="text1"/>
              </w:rPr>
              <w:t>站内风电用于储能充电的功率</w:t>
            </w:r>
          </w:p>
        </w:tc>
        <w:tc>
          <w:tcPr>
            <w:tcW w:w="393" w:type="pct"/>
            <w:vAlign w:val="center"/>
          </w:tcPr>
          <w:p w14:paraId="71A97935"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0D9BCCC2" w14:textId="77777777" w:rsidR="004D580C" w:rsidRPr="00E244B2" w:rsidRDefault="004D580C" w:rsidP="00166A8B">
            <w:pPr>
              <w:pStyle w:val="a8"/>
              <w:rPr>
                <w:color w:val="000000" w:themeColor="text1"/>
              </w:rPr>
            </w:pPr>
            <w:r w:rsidRPr="00E244B2">
              <w:rPr>
                <w:color w:val="000000" w:themeColor="text1"/>
              </w:rPr>
              <w:t>计算储能充电来源</w:t>
            </w:r>
          </w:p>
        </w:tc>
        <w:tc>
          <w:tcPr>
            <w:tcW w:w="812" w:type="pct"/>
            <w:vAlign w:val="center"/>
          </w:tcPr>
          <w:p w14:paraId="2D0AF489" w14:textId="77777777" w:rsidR="004D580C" w:rsidRPr="00E244B2" w:rsidRDefault="004D580C" w:rsidP="00166A8B">
            <w:pPr>
              <w:pStyle w:val="a8"/>
              <w:rPr>
                <w:color w:val="000000" w:themeColor="text1"/>
              </w:rPr>
            </w:pPr>
            <w:r w:rsidRPr="00E244B2">
              <w:rPr>
                <w:color w:val="000000" w:themeColor="text1"/>
              </w:rPr>
              <w:t>[20, 20, 20]</w:t>
            </w:r>
          </w:p>
        </w:tc>
      </w:tr>
      <w:tr w:rsidR="004D580C" w:rsidRPr="00E244B2" w14:paraId="245B5CBE" w14:textId="77777777" w:rsidTr="00004CB4">
        <w:tc>
          <w:tcPr>
            <w:tcW w:w="704" w:type="pct"/>
            <w:vAlign w:val="center"/>
          </w:tcPr>
          <w:p w14:paraId="6973AE56" w14:textId="77777777" w:rsidR="004D580C" w:rsidRPr="00E244B2" w:rsidRDefault="004D580C" w:rsidP="00166A8B">
            <w:pPr>
              <w:pStyle w:val="a8"/>
              <w:rPr>
                <w:color w:val="000000" w:themeColor="text1"/>
              </w:rPr>
            </w:pPr>
            <w:r w:rsidRPr="00E244B2">
              <w:rPr>
                <w:color w:val="000000" w:themeColor="text1"/>
              </w:rPr>
              <w:t>弃风功率</w:t>
            </w:r>
          </w:p>
        </w:tc>
        <w:tc>
          <w:tcPr>
            <w:tcW w:w="1107" w:type="pct"/>
            <w:vAlign w:val="center"/>
          </w:tcPr>
          <w:p w14:paraId="15F3F7A8" w14:textId="77777777" w:rsidR="004D580C" w:rsidRPr="00E244B2" w:rsidRDefault="004D580C" w:rsidP="00166A8B">
            <w:pPr>
              <w:pStyle w:val="a8"/>
              <w:rPr>
                <w:color w:val="000000" w:themeColor="text1"/>
              </w:rPr>
            </w:pPr>
            <w:r w:rsidRPr="00E244B2">
              <w:rPr>
                <w:color w:val="000000" w:themeColor="text1"/>
              </w:rPr>
              <w:object w:dxaOrig="840" w:dyaOrig="380" w14:anchorId="3028ABB9">
                <v:shape id="_x0000_i2277" type="#_x0000_t75" style="width:40.9pt;height:20.15pt" o:ole="">
                  <v:imagedata r:id="rId2424" o:title=""/>
                </v:shape>
                <o:OLEObject Type="Embed" ProgID="Equation.DSMT4" ShapeID="_x0000_i2277" DrawAspect="Content" ObjectID="_1852642174" r:id="rId2425"/>
              </w:object>
            </w:r>
          </w:p>
        </w:tc>
        <w:tc>
          <w:tcPr>
            <w:tcW w:w="1171" w:type="pct"/>
            <w:vAlign w:val="center"/>
          </w:tcPr>
          <w:p w14:paraId="4B709669" w14:textId="77777777" w:rsidR="004D580C" w:rsidRPr="00E244B2" w:rsidRDefault="004D580C" w:rsidP="00166A8B">
            <w:pPr>
              <w:pStyle w:val="a8"/>
              <w:rPr>
                <w:color w:val="000000" w:themeColor="text1"/>
              </w:rPr>
            </w:pPr>
            <w:r w:rsidRPr="00E244B2">
              <w:rPr>
                <w:color w:val="000000" w:themeColor="text1"/>
              </w:rPr>
              <w:t>站内弃风功率</w:t>
            </w:r>
          </w:p>
        </w:tc>
        <w:tc>
          <w:tcPr>
            <w:tcW w:w="393" w:type="pct"/>
            <w:vAlign w:val="center"/>
          </w:tcPr>
          <w:p w14:paraId="394724B1"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79577F60" w14:textId="77777777" w:rsidR="004D580C" w:rsidRPr="00E244B2" w:rsidRDefault="004D580C" w:rsidP="00166A8B">
            <w:pPr>
              <w:pStyle w:val="a8"/>
              <w:rPr>
                <w:color w:val="000000" w:themeColor="text1"/>
              </w:rPr>
            </w:pPr>
            <w:r w:rsidRPr="00E244B2">
              <w:rPr>
                <w:color w:val="000000" w:themeColor="text1"/>
              </w:rPr>
              <w:t>计算弃风惩罚成本</w:t>
            </w:r>
          </w:p>
        </w:tc>
        <w:tc>
          <w:tcPr>
            <w:tcW w:w="812" w:type="pct"/>
            <w:vAlign w:val="center"/>
          </w:tcPr>
          <w:p w14:paraId="2CBE875A" w14:textId="77777777" w:rsidR="004D580C" w:rsidRPr="00E244B2" w:rsidRDefault="004D580C" w:rsidP="00166A8B">
            <w:pPr>
              <w:pStyle w:val="a8"/>
              <w:rPr>
                <w:color w:val="000000" w:themeColor="text1"/>
              </w:rPr>
            </w:pPr>
            <w:r w:rsidRPr="00E244B2">
              <w:rPr>
                <w:color w:val="000000" w:themeColor="text1"/>
              </w:rPr>
              <w:t>[0, 0, 0]</w:t>
            </w:r>
          </w:p>
        </w:tc>
      </w:tr>
      <w:tr w:rsidR="004D580C" w:rsidRPr="00E244B2" w14:paraId="6863A374" w14:textId="77777777" w:rsidTr="00004CB4">
        <w:tc>
          <w:tcPr>
            <w:tcW w:w="704" w:type="pct"/>
            <w:vAlign w:val="center"/>
          </w:tcPr>
          <w:p w14:paraId="60019EB7" w14:textId="77777777" w:rsidR="004D580C" w:rsidRPr="00E244B2" w:rsidRDefault="004D580C" w:rsidP="00166A8B">
            <w:pPr>
              <w:pStyle w:val="a8"/>
              <w:rPr>
                <w:color w:val="000000" w:themeColor="text1"/>
              </w:rPr>
            </w:pPr>
            <w:r w:rsidRPr="00E244B2">
              <w:rPr>
                <w:color w:val="000000" w:themeColor="text1"/>
              </w:rPr>
              <w:t>光伏直接对外输出功率</w:t>
            </w:r>
          </w:p>
        </w:tc>
        <w:tc>
          <w:tcPr>
            <w:tcW w:w="1107" w:type="pct"/>
            <w:vAlign w:val="center"/>
          </w:tcPr>
          <w:p w14:paraId="3932CD70" w14:textId="77777777" w:rsidR="004D580C" w:rsidRPr="00E244B2" w:rsidRDefault="004D580C" w:rsidP="00166A8B">
            <w:pPr>
              <w:pStyle w:val="a8"/>
              <w:rPr>
                <w:color w:val="000000" w:themeColor="text1"/>
              </w:rPr>
            </w:pPr>
            <w:r w:rsidRPr="00E244B2">
              <w:rPr>
                <w:color w:val="000000" w:themeColor="text1"/>
              </w:rPr>
              <w:object w:dxaOrig="680" w:dyaOrig="380" w14:anchorId="23509966">
                <v:shape id="_x0000_i2278" type="#_x0000_t75" style="width:36.6pt;height:20.15pt" o:ole="">
                  <v:imagedata r:id="rId2426" o:title=""/>
                </v:shape>
                <o:OLEObject Type="Embed" ProgID="Equation.DSMT4" ShapeID="_x0000_i2278" DrawAspect="Content" ObjectID="_1852642175" r:id="rId2427"/>
              </w:object>
            </w:r>
          </w:p>
        </w:tc>
        <w:tc>
          <w:tcPr>
            <w:tcW w:w="1171" w:type="pct"/>
            <w:vAlign w:val="center"/>
          </w:tcPr>
          <w:p w14:paraId="6D001E4C" w14:textId="77777777" w:rsidR="004D580C" w:rsidRPr="00E244B2" w:rsidRDefault="004D580C" w:rsidP="00166A8B">
            <w:pPr>
              <w:pStyle w:val="a8"/>
              <w:rPr>
                <w:color w:val="000000" w:themeColor="text1"/>
              </w:rPr>
            </w:pPr>
            <w:r w:rsidRPr="00E244B2">
              <w:rPr>
                <w:color w:val="000000" w:themeColor="text1"/>
              </w:rPr>
              <w:t>站内光伏直接对外输出功率</w:t>
            </w:r>
          </w:p>
        </w:tc>
        <w:tc>
          <w:tcPr>
            <w:tcW w:w="393" w:type="pct"/>
            <w:vAlign w:val="center"/>
          </w:tcPr>
          <w:p w14:paraId="389736EE"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1C2322E7" w14:textId="77777777" w:rsidR="004D580C" w:rsidRPr="00E244B2" w:rsidRDefault="004D580C" w:rsidP="00166A8B">
            <w:pPr>
              <w:pStyle w:val="a8"/>
              <w:rPr>
                <w:color w:val="000000" w:themeColor="text1"/>
              </w:rPr>
            </w:pPr>
            <w:r w:rsidRPr="00E244B2">
              <w:rPr>
                <w:color w:val="000000" w:themeColor="text1"/>
              </w:rPr>
              <w:t>参与电站对外出力构成</w:t>
            </w:r>
          </w:p>
        </w:tc>
        <w:tc>
          <w:tcPr>
            <w:tcW w:w="812" w:type="pct"/>
            <w:vAlign w:val="center"/>
          </w:tcPr>
          <w:p w14:paraId="0AFEB49D" w14:textId="77777777" w:rsidR="004D580C" w:rsidRPr="00E244B2" w:rsidRDefault="004D580C" w:rsidP="00166A8B">
            <w:pPr>
              <w:pStyle w:val="a8"/>
              <w:rPr>
                <w:color w:val="000000" w:themeColor="text1"/>
              </w:rPr>
            </w:pPr>
            <w:r w:rsidRPr="00E244B2">
              <w:rPr>
                <w:color w:val="000000" w:themeColor="text1"/>
              </w:rPr>
              <w:t>[40, 60, 50]</w:t>
            </w:r>
          </w:p>
        </w:tc>
      </w:tr>
      <w:tr w:rsidR="004D580C" w:rsidRPr="00E244B2" w14:paraId="3E913014" w14:textId="77777777" w:rsidTr="00004CB4">
        <w:tc>
          <w:tcPr>
            <w:tcW w:w="704" w:type="pct"/>
            <w:vAlign w:val="center"/>
          </w:tcPr>
          <w:p w14:paraId="518290BA" w14:textId="77777777" w:rsidR="004D580C" w:rsidRPr="00E244B2" w:rsidRDefault="004D580C" w:rsidP="00166A8B">
            <w:pPr>
              <w:pStyle w:val="a8"/>
              <w:rPr>
                <w:color w:val="000000" w:themeColor="text1"/>
              </w:rPr>
            </w:pPr>
            <w:r w:rsidRPr="00E244B2">
              <w:rPr>
                <w:color w:val="000000" w:themeColor="text1"/>
              </w:rPr>
              <w:lastRenderedPageBreak/>
              <w:t>光伏用于储能充电功率</w:t>
            </w:r>
          </w:p>
        </w:tc>
        <w:tc>
          <w:tcPr>
            <w:tcW w:w="1107" w:type="pct"/>
            <w:vAlign w:val="center"/>
          </w:tcPr>
          <w:p w14:paraId="18F70584" w14:textId="77777777" w:rsidR="004D580C" w:rsidRPr="00E244B2" w:rsidRDefault="004D580C" w:rsidP="00166A8B">
            <w:pPr>
              <w:pStyle w:val="a8"/>
              <w:rPr>
                <w:color w:val="000000" w:themeColor="text1"/>
              </w:rPr>
            </w:pPr>
            <w:r w:rsidRPr="00E244B2">
              <w:rPr>
                <w:color w:val="000000" w:themeColor="text1"/>
              </w:rPr>
              <w:object w:dxaOrig="639" w:dyaOrig="380" w14:anchorId="66199294">
                <v:shape id="_x0000_i2279" type="#_x0000_t75" style="width:31.1pt;height:20.15pt" o:ole="">
                  <v:imagedata r:id="rId2428" o:title=""/>
                </v:shape>
                <o:OLEObject Type="Embed" ProgID="Equation.DSMT4" ShapeID="_x0000_i2279" DrawAspect="Content" ObjectID="_1852642176" r:id="rId2429"/>
              </w:object>
            </w:r>
          </w:p>
        </w:tc>
        <w:tc>
          <w:tcPr>
            <w:tcW w:w="1171" w:type="pct"/>
            <w:vAlign w:val="center"/>
          </w:tcPr>
          <w:p w14:paraId="579B598A" w14:textId="77777777" w:rsidR="004D580C" w:rsidRPr="00E244B2" w:rsidRDefault="004D580C" w:rsidP="00166A8B">
            <w:pPr>
              <w:pStyle w:val="a8"/>
              <w:rPr>
                <w:color w:val="000000" w:themeColor="text1"/>
              </w:rPr>
            </w:pPr>
            <w:r w:rsidRPr="00E244B2">
              <w:rPr>
                <w:color w:val="000000" w:themeColor="text1"/>
              </w:rPr>
              <w:t>站内光伏用于储能充电的功率</w:t>
            </w:r>
          </w:p>
        </w:tc>
        <w:tc>
          <w:tcPr>
            <w:tcW w:w="393" w:type="pct"/>
            <w:vAlign w:val="center"/>
          </w:tcPr>
          <w:p w14:paraId="7DC6F2FF"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5465281B" w14:textId="77777777" w:rsidR="004D580C" w:rsidRPr="00E244B2" w:rsidRDefault="004D580C" w:rsidP="00166A8B">
            <w:pPr>
              <w:pStyle w:val="a8"/>
              <w:rPr>
                <w:color w:val="000000" w:themeColor="text1"/>
              </w:rPr>
            </w:pPr>
            <w:r w:rsidRPr="00E244B2">
              <w:rPr>
                <w:color w:val="000000" w:themeColor="text1"/>
              </w:rPr>
              <w:t>计算储能充电来源</w:t>
            </w:r>
          </w:p>
        </w:tc>
        <w:tc>
          <w:tcPr>
            <w:tcW w:w="812" w:type="pct"/>
            <w:vAlign w:val="center"/>
          </w:tcPr>
          <w:p w14:paraId="47C07D3C" w14:textId="77777777" w:rsidR="004D580C" w:rsidRPr="00E244B2" w:rsidRDefault="004D580C" w:rsidP="00166A8B">
            <w:pPr>
              <w:pStyle w:val="a8"/>
              <w:rPr>
                <w:color w:val="000000" w:themeColor="text1"/>
              </w:rPr>
            </w:pPr>
            <w:r w:rsidRPr="00E244B2">
              <w:rPr>
                <w:color w:val="000000" w:themeColor="text1"/>
              </w:rPr>
              <w:t>[20, 20, 20]</w:t>
            </w:r>
          </w:p>
        </w:tc>
      </w:tr>
      <w:tr w:rsidR="004D580C" w:rsidRPr="00E244B2" w14:paraId="6EC47FC5" w14:textId="77777777" w:rsidTr="00004CB4">
        <w:tc>
          <w:tcPr>
            <w:tcW w:w="704" w:type="pct"/>
            <w:vAlign w:val="center"/>
          </w:tcPr>
          <w:p w14:paraId="62EE3B77" w14:textId="77777777" w:rsidR="004D580C" w:rsidRPr="00E244B2" w:rsidRDefault="004D580C" w:rsidP="00166A8B">
            <w:pPr>
              <w:pStyle w:val="a8"/>
              <w:rPr>
                <w:color w:val="000000" w:themeColor="text1"/>
              </w:rPr>
            </w:pPr>
            <w:r w:rsidRPr="00E244B2">
              <w:rPr>
                <w:color w:val="000000" w:themeColor="text1"/>
              </w:rPr>
              <w:t>弃光功率</w:t>
            </w:r>
          </w:p>
        </w:tc>
        <w:tc>
          <w:tcPr>
            <w:tcW w:w="1107" w:type="pct"/>
            <w:vAlign w:val="center"/>
          </w:tcPr>
          <w:p w14:paraId="686C3A04" w14:textId="77777777" w:rsidR="004D580C" w:rsidRPr="00E244B2" w:rsidRDefault="004D580C" w:rsidP="00166A8B">
            <w:pPr>
              <w:pStyle w:val="a8"/>
              <w:rPr>
                <w:color w:val="000000" w:themeColor="text1"/>
              </w:rPr>
            </w:pPr>
            <w:r w:rsidRPr="00E244B2">
              <w:rPr>
                <w:color w:val="000000" w:themeColor="text1"/>
              </w:rPr>
              <w:object w:dxaOrig="700" w:dyaOrig="380" w14:anchorId="7E191E44">
                <v:shape id="_x0000_i2280" type="#_x0000_t75" style="width:36.6pt;height:20.15pt" o:ole="">
                  <v:imagedata r:id="rId2430" o:title=""/>
                </v:shape>
                <o:OLEObject Type="Embed" ProgID="Equation.DSMT4" ShapeID="_x0000_i2280" DrawAspect="Content" ObjectID="_1852642177" r:id="rId2431"/>
              </w:object>
            </w:r>
          </w:p>
        </w:tc>
        <w:tc>
          <w:tcPr>
            <w:tcW w:w="1171" w:type="pct"/>
            <w:vAlign w:val="center"/>
          </w:tcPr>
          <w:p w14:paraId="1AFA99FA" w14:textId="77777777" w:rsidR="004D580C" w:rsidRPr="00E244B2" w:rsidRDefault="004D580C" w:rsidP="00166A8B">
            <w:pPr>
              <w:pStyle w:val="a8"/>
              <w:rPr>
                <w:color w:val="000000" w:themeColor="text1"/>
              </w:rPr>
            </w:pPr>
            <w:r w:rsidRPr="00E244B2">
              <w:rPr>
                <w:color w:val="000000" w:themeColor="text1"/>
              </w:rPr>
              <w:t>站内弃光功率</w:t>
            </w:r>
          </w:p>
        </w:tc>
        <w:tc>
          <w:tcPr>
            <w:tcW w:w="393" w:type="pct"/>
            <w:vAlign w:val="center"/>
          </w:tcPr>
          <w:p w14:paraId="1AF1BC3A"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46CEBD95" w14:textId="77777777" w:rsidR="004D580C" w:rsidRPr="00E244B2" w:rsidRDefault="004D580C" w:rsidP="00166A8B">
            <w:pPr>
              <w:pStyle w:val="a8"/>
              <w:rPr>
                <w:color w:val="000000" w:themeColor="text1"/>
              </w:rPr>
            </w:pPr>
            <w:r w:rsidRPr="00E244B2">
              <w:rPr>
                <w:color w:val="000000" w:themeColor="text1"/>
              </w:rPr>
              <w:t>计算弃光惩罚成本</w:t>
            </w:r>
          </w:p>
        </w:tc>
        <w:tc>
          <w:tcPr>
            <w:tcW w:w="812" w:type="pct"/>
            <w:vAlign w:val="center"/>
          </w:tcPr>
          <w:p w14:paraId="044BE608" w14:textId="77777777" w:rsidR="004D580C" w:rsidRPr="00E244B2" w:rsidRDefault="004D580C" w:rsidP="00166A8B">
            <w:pPr>
              <w:pStyle w:val="a8"/>
              <w:rPr>
                <w:color w:val="000000" w:themeColor="text1"/>
              </w:rPr>
            </w:pPr>
            <w:r w:rsidRPr="00E244B2">
              <w:rPr>
                <w:color w:val="000000" w:themeColor="text1"/>
              </w:rPr>
              <w:t>[0, 0, 0]</w:t>
            </w:r>
          </w:p>
        </w:tc>
      </w:tr>
      <w:tr w:rsidR="004D580C" w:rsidRPr="00E244B2" w14:paraId="03599377" w14:textId="77777777" w:rsidTr="00004CB4">
        <w:tc>
          <w:tcPr>
            <w:tcW w:w="704" w:type="pct"/>
            <w:vAlign w:val="center"/>
          </w:tcPr>
          <w:p w14:paraId="0366919F" w14:textId="77777777" w:rsidR="004D580C" w:rsidRPr="00E244B2" w:rsidRDefault="004D580C" w:rsidP="00166A8B">
            <w:pPr>
              <w:pStyle w:val="a8"/>
              <w:rPr>
                <w:color w:val="000000" w:themeColor="text1"/>
              </w:rPr>
            </w:pPr>
            <w:r w:rsidRPr="00E244B2">
              <w:rPr>
                <w:color w:val="000000" w:themeColor="text1"/>
              </w:rPr>
              <w:t>储能充电功率</w:t>
            </w:r>
          </w:p>
        </w:tc>
        <w:tc>
          <w:tcPr>
            <w:tcW w:w="1107" w:type="pct"/>
            <w:vAlign w:val="center"/>
          </w:tcPr>
          <w:p w14:paraId="10ED275A" w14:textId="77777777" w:rsidR="004D580C" w:rsidRPr="00E244B2" w:rsidRDefault="004D580C" w:rsidP="00166A8B">
            <w:pPr>
              <w:pStyle w:val="a8"/>
              <w:rPr>
                <w:color w:val="000000" w:themeColor="text1"/>
              </w:rPr>
            </w:pPr>
            <w:r w:rsidRPr="00E244B2">
              <w:rPr>
                <w:color w:val="000000" w:themeColor="text1"/>
              </w:rPr>
              <w:object w:dxaOrig="540" w:dyaOrig="380" w14:anchorId="24AB0320">
                <v:shape id="_x0000_i2281" type="#_x0000_t75" style="width:25.65pt;height:20.15pt" o:ole="">
                  <v:imagedata r:id="rId2432" o:title=""/>
                </v:shape>
                <o:OLEObject Type="Embed" ProgID="Equation.DSMT4" ShapeID="_x0000_i2281" DrawAspect="Content" ObjectID="_1852642178" r:id="rId2433"/>
              </w:object>
            </w:r>
          </w:p>
        </w:tc>
        <w:tc>
          <w:tcPr>
            <w:tcW w:w="1171" w:type="pct"/>
            <w:vAlign w:val="center"/>
          </w:tcPr>
          <w:p w14:paraId="750B7013" w14:textId="77777777" w:rsidR="004D580C" w:rsidRPr="00E244B2" w:rsidRDefault="004D580C" w:rsidP="00166A8B">
            <w:pPr>
              <w:pStyle w:val="a8"/>
              <w:rPr>
                <w:color w:val="000000" w:themeColor="text1"/>
              </w:rPr>
            </w:pPr>
            <w:r w:rsidRPr="00E244B2">
              <w:rPr>
                <w:color w:val="000000" w:themeColor="text1"/>
              </w:rPr>
              <w:t>站内储能充电功率</w:t>
            </w:r>
          </w:p>
        </w:tc>
        <w:tc>
          <w:tcPr>
            <w:tcW w:w="393" w:type="pct"/>
            <w:vAlign w:val="center"/>
          </w:tcPr>
          <w:p w14:paraId="52D77493"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2EA005FE" w14:textId="77777777" w:rsidR="004D580C" w:rsidRPr="00E244B2" w:rsidRDefault="004D580C" w:rsidP="00166A8B">
            <w:pPr>
              <w:pStyle w:val="a8"/>
              <w:rPr>
                <w:color w:val="000000" w:themeColor="text1"/>
              </w:rPr>
            </w:pPr>
            <w:r w:rsidRPr="00E244B2">
              <w:rPr>
                <w:color w:val="000000" w:themeColor="text1"/>
              </w:rPr>
              <w:t>参与储能量平衡</w:t>
            </w:r>
          </w:p>
        </w:tc>
        <w:tc>
          <w:tcPr>
            <w:tcW w:w="812" w:type="pct"/>
            <w:vAlign w:val="center"/>
          </w:tcPr>
          <w:p w14:paraId="4C12ABE7" w14:textId="77777777" w:rsidR="004D580C" w:rsidRPr="00E244B2" w:rsidRDefault="004D580C" w:rsidP="00166A8B">
            <w:pPr>
              <w:pStyle w:val="a8"/>
              <w:rPr>
                <w:color w:val="000000" w:themeColor="text1"/>
              </w:rPr>
            </w:pPr>
            <w:r w:rsidRPr="00E244B2">
              <w:rPr>
                <w:color w:val="000000" w:themeColor="text1"/>
              </w:rPr>
              <w:t>[40, 40, 40]</w:t>
            </w:r>
          </w:p>
        </w:tc>
      </w:tr>
      <w:tr w:rsidR="004D580C" w:rsidRPr="00E244B2" w14:paraId="521DB0B4" w14:textId="77777777" w:rsidTr="00004CB4">
        <w:tc>
          <w:tcPr>
            <w:tcW w:w="704" w:type="pct"/>
            <w:vAlign w:val="center"/>
          </w:tcPr>
          <w:p w14:paraId="1E7AE7D7" w14:textId="77777777" w:rsidR="004D580C" w:rsidRPr="00E244B2" w:rsidRDefault="004D580C" w:rsidP="00166A8B">
            <w:pPr>
              <w:pStyle w:val="a8"/>
              <w:rPr>
                <w:color w:val="000000" w:themeColor="text1"/>
              </w:rPr>
            </w:pPr>
            <w:r w:rsidRPr="00E244B2">
              <w:rPr>
                <w:color w:val="000000" w:themeColor="text1"/>
              </w:rPr>
              <w:t>储能放电功率</w:t>
            </w:r>
          </w:p>
        </w:tc>
        <w:tc>
          <w:tcPr>
            <w:tcW w:w="1107" w:type="pct"/>
            <w:vAlign w:val="center"/>
          </w:tcPr>
          <w:p w14:paraId="6C1CF201" w14:textId="77777777" w:rsidR="004D580C" w:rsidRPr="00E244B2" w:rsidRDefault="004D580C" w:rsidP="00166A8B">
            <w:pPr>
              <w:pStyle w:val="a8"/>
              <w:rPr>
                <w:color w:val="000000" w:themeColor="text1"/>
              </w:rPr>
            </w:pPr>
            <w:r w:rsidRPr="00E244B2">
              <w:rPr>
                <w:color w:val="000000" w:themeColor="text1"/>
              </w:rPr>
              <w:object w:dxaOrig="560" w:dyaOrig="380" w14:anchorId="4FA3B62B">
                <v:shape id="_x0000_i2282" type="#_x0000_t75" style="width:25.65pt;height:20.15pt" o:ole="">
                  <v:imagedata r:id="rId2434" o:title=""/>
                </v:shape>
                <o:OLEObject Type="Embed" ProgID="Equation.DSMT4" ShapeID="_x0000_i2282" DrawAspect="Content" ObjectID="_1852642179" r:id="rId2435"/>
              </w:object>
            </w:r>
          </w:p>
        </w:tc>
        <w:tc>
          <w:tcPr>
            <w:tcW w:w="1171" w:type="pct"/>
            <w:vAlign w:val="center"/>
          </w:tcPr>
          <w:p w14:paraId="2D7CF478" w14:textId="77777777" w:rsidR="004D580C" w:rsidRPr="00E244B2" w:rsidRDefault="004D580C" w:rsidP="00166A8B">
            <w:pPr>
              <w:pStyle w:val="a8"/>
              <w:rPr>
                <w:color w:val="000000" w:themeColor="text1"/>
              </w:rPr>
            </w:pPr>
            <w:r w:rsidRPr="00E244B2">
              <w:rPr>
                <w:color w:val="000000" w:themeColor="text1"/>
              </w:rPr>
              <w:t>站内储能放电功率</w:t>
            </w:r>
          </w:p>
        </w:tc>
        <w:tc>
          <w:tcPr>
            <w:tcW w:w="393" w:type="pct"/>
            <w:vAlign w:val="center"/>
          </w:tcPr>
          <w:p w14:paraId="2DBB6CD9"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0A4B7EBA" w14:textId="77777777" w:rsidR="004D580C" w:rsidRPr="00E244B2" w:rsidRDefault="004D580C" w:rsidP="00166A8B">
            <w:pPr>
              <w:pStyle w:val="a8"/>
              <w:rPr>
                <w:color w:val="000000" w:themeColor="text1"/>
              </w:rPr>
            </w:pPr>
            <w:r w:rsidRPr="00E244B2">
              <w:rPr>
                <w:color w:val="000000" w:themeColor="text1"/>
              </w:rPr>
              <w:t>参与电站对外出力构成</w:t>
            </w:r>
          </w:p>
        </w:tc>
        <w:tc>
          <w:tcPr>
            <w:tcW w:w="812" w:type="pct"/>
            <w:vAlign w:val="center"/>
          </w:tcPr>
          <w:p w14:paraId="0D495A66" w14:textId="77777777" w:rsidR="004D580C" w:rsidRPr="00E244B2" w:rsidRDefault="004D580C" w:rsidP="00166A8B">
            <w:pPr>
              <w:pStyle w:val="a8"/>
              <w:rPr>
                <w:color w:val="000000" w:themeColor="text1"/>
              </w:rPr>
            </w:pPr>
            <w:r w:rsidRPr="00E244B2">
              <w:rPr>
                <w:color w:val="000000" w:themeColor="text1"/>
              </w:rPr>
              <w:t>[0, 0, 30]</w:t>
            </w:r>
          </w:p>
        </w:tc>
      </w:tr>
      <w:tr w:rsidR="004D580C" w:rsidRPr="00E244B2" w14:paraId="4C020D55" w14:textId="77777777" w:rsidTr="00004CB4">
        <w:tc>
          <w:tcPr>
            <w:tcW w:w="704" w:type="pct"/>
            <w:vAlign w:val="center"/>
          </w:tcPr>
          <w:p w14:paraId="5810C554" w14:textId="77777777" w:rsidR="004D580C" w:rsidRPr="00E244B2" w:rsidRDefault="004D580C" w:rsidP="00166A8B">
            <w:pPr>
              <w:pStyle w:val="a8"/>
              <w:rPr>
                <w:color w:val="000000" w:themeColor="text1"/>
              </w:rPr>
            </w:pPr>
            <w:r w:rsidRPr="00E244B2">
              <w:rPr>
                <w:color w:val="000000" w:themeColor="text1"/>
              </w:rPr>
              <w:t>储能充电状态</w:t>
            </w:r>
          </w:p>
        </w:tc>
        <w:tc>
          <w:tcPr>
            <w:tcW w:w="1107" w:type="pct"/>
            <w:vAlign w:val="center"/>
          </w:tcPr>
          <w:p w14:paraId="166EFC7D" w14:textId="77777777" w:rsidR="004D580C" w:rsidRPr="00E244B2" w:rsidRDefault="004D580C" w:rsidP="00166A8B">
            <w:pPr>
              <w:pStyle w:val="a8"/>
              <w:rPr>
                <w:color w:val="000000" w:themeColor="text1"/>
              </w:rPr>
            </w:pPr>
            <w:r w:rsidRPr="00E244B2">
              <w:rPr>
                <w:color w:val="000000" w:themeColor="text1"/>
              </w:rPr>
              <w:object w:dxaOrig="540" w:dyaOrig="380" w14:anchorId="56907DC4">
                <v:shape id="_x0000_i2283" type="#_x0000_t75" style="width:25.65pt;height:20.15pt" o:ole="">
                  <v:imagedata r:id="rId2436" o:title=""/>
                </v:shape>
                <o:OLEObject Type="Embed" ProgID="Equation.DSMT4" ShapeID="_x0000_i2283" DrawAspect="Content" ObjectID="_1852642180" r:id="rId2437"/>
              </w:object>
            </w:r>
          </w:p>
        </w:tc>
        <w:tc>
          <w:tcPr>
            <w:tcW w:w="1171" w:type="pct"/>
            <w:vAlign w:val="center"/>
          </w:tcPr>
          <w:p w14:paraId="3AD8FA23"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储能是否处于充电状态</w:t>
            </w:r>
          </w:p>
        </w:tc>
        <w:tc>
          <w:tcPr>
            <w:tcW w:w="393" w:type="pct"/>
            <w:vAlign w:val="center"/>
          </w:tcPr>
          <w:p w14:paraId="3100E96E"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0B07FD34" w14:textId="77777777" w:rsidR="004D580C" w:rsidRPr="00E244B2" w:rsidRDefault="004D580C" w:rsidP="00166A8B">
            <w:pPr>
              <w:pStyle w:val="a8"/>
              <w:rPr>
                <w:color w:val="000000" w:themeColor="text1"/>
              </w:rPr>
            </w:pPr>
            <w:r w:rsidRPr="00E244B2">
              <w:rPr>
                <w:color w:val="000000" w:themeColor="text1"/>
              </w:rPr>
              <w:t>判断储能充放电状态</w:t>
            </w:r>
          </w:p>
        </w:tc>
        <w:tc>
          <w:tcPr>
            <w:tcW w:w="812" w:type="pct"/>
            <w:vAlign w:val="center"/>
          </w:tcPr>
          <w:p w14:paraId="4C895801" w14:textId="77777777" w:rsidR="004D580C" w:rsidRPr="00E244B2" w:rsidRDefault="004D580C" w:rsidP="00166A8B">
            <w:pPr>
              <w:pStyle w:val="a8"/>
              <w:rPr>
                <w:color w:val="000000" w:themeColor="text1"/>
              </w:rPr>
            </w:pPr>
            <w:r w:rsidRPr="00E244B2">
              <w:rPr>
                <w:color w:val="000000" w:themeColor="text1"/>
              </w:rPr>
              <w:t>[1, 1, 0]</w:t>
            </w:r>
          </w:p>
        </w:tc>
      </w:tr>
      <w:tr w:rsidR="004D580C" w:rsidRPr="00E244B2" w14:paraId="50ADDE33" w14:textId="77777777" w:rsidTr="00004CB4">
        <w:tc>
          <w:tcPr>
            <w:tcW w:w="704" w:type="pct"/>
            <w:vAlign w:val="center"/>
          </w:tcPr>
          <w:p w14:paraId="05C65019" w14:textId="77777777" w:rsidR="004D580C" w:rsidRPr="00E244B2" w:rsidRDefault="004D580C" w:rsidP="00166A8B">
            <w:pPr>
              <w:pStyle w:val="a8"/>
              <w:rPr>
                <w:color w:val="000000" w:themeColor="text1"/>
              </w:rPr>
            </w:pPr>
            <w:r w:rsidRPr="00E244B2">
              <w:rPr>
                <w:color w:val="000000" w:themeColor="text1"/>
              </w:rPr>
              <w:t>储能放电状态</w:t>
            </w:r>
          </w:p>
        </w:tc>
        <w:tc>
          <w:tcPr>
            <w:tcW w:w="1107" w:type="pct"/>
            <w:vAlign w:val="center"/>
          </w:tcPr>
          <w:p w14:paraId="23FB76DF" w14:textId="77777777" w:rsidR="004D580C" w:rsidRPr="00E244B2" w:rsidRDefault="004D580C" w:rsidP="00166A8B">
            <w:pPr>
              <w:pStyle w:val="a8"/>
              <w:rPr>
                <w:color w:val="000000" w:themeColor="text1"/>
              </w:rPr>
            </w:pPr>
            <w:r w:rsidRPr="00E244B2">
              <w:rPr>
                <w:color w:val="000000" w:themeColor="text1"/>
              </w:rPr>
              <w:object w:dxaOrig="540" w:dyaOrig="380" w14:anchorId="0035A27F">
                <v:shape id="_x0000_i2284" type="#_x0000_t75" style="width:25.65pt;height:20.15pt" o:ole="">
                  <v:imagedata r:id="rId2438" o:title=""/>
                </v:shape>
                <o:OLEObject Type="Embed" ProgID="Equation.DSMT4" ShapeID="_x0000_i2284" DrawAspect="Content" ObjectID="_1852642181" r:id="rId2439"/>
              </w:object>
            </w:r>
          </w:p>
        </w:tc>
        <w:tc>
          <w:tcPr>
            <w:tcW w:w="1171" w:type="pct"/>
            <w:vAlign w:val="center"/>
          </w:tcPr>
          <w:p w14:paraId="010C0DCD"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储能是否处于放电状态</w:t>
            </w:r>
          </w:p>
        </w:tc>
        <w:tc>
          <w:tcPr>
            <w:tcW w:w="393" w:type="pct"/>
            <w:vAlign w:val="center"/>
          </w:tcPr>
          <w:p w14:paraId="467A1B35"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5572A0C3" w14:textId="77777777" w:rsidR="004D580C" w:rsidRPr="00E244B2" w:rsidRDefault="004D580C" w:rsidP="00166A8B">
            <w:pPr>
              <w:pStyle w:val="a8"/>
              <w:rPr>
                <w:color w:val="000000" w:themeColor="text1"/>
              </w:rPr>
            </w:pPr>
            <w:r w:rsidRPr="00E244B2">
              <w:rPr>
                <w:color w:val="000000" w:themeColor="text1"/>
              </w:rPr>
              <w:t>判断储能充放电状态</w:t>
            </w:r>
          </w:p>
        </w:tc>
        <w:tc>
          <w:tcPr>
            <w:tcW w:w="812" w:type="pct"/>
            <w:vAlign w:val="center"/>
          </w:tcPr>
          <w:p w14:paraId="298E3C59" w14:textId="77777777" w:rsidR="004D580C" w:rsidRPr="00E244B2" w:rsidRDefault="004D580C" w:rsidP="00166A8B">
            <w:pPr>
              <w:pStyle w:val="a8"/>
              <w:rPr>
                <w:color w:val="000000" w:themeColor="text1"/>
              </w:rPr>
            </w:pPr>
            <w:r w:rsidRPr="00E244B2">
              <w:rPr>
                <w:color w:val="000000" w:themeColor="text1"/>
              </w:rPr>
              <w:t>[0, 0, 1]</w:t>
            </w:r>
          </w:p>
        </w:tc>
      </w:tr>
      <w:tr w:rsidR="004D580C" w:rsidRPr="00E244B2" w14:paraId="02893FC7" w14:textId="77777777" w:rsidTr="00004CB4">
        <w:tc>
          <w:tcPr>
            <w:tcW w:w="704" w:type="pct"/>
            <w:vAlign w:val="center"/>
          </w:tcPr>
          <w:p w14:paraId="39322963" w14:textId="77777777" w:rsidR="004D580C" w:rsidRPr="00E244B2" w:rsidRDefault="004D580C" w:rsidP="00166A8B">
            <w:pPr>
              <w:pStyle w:val="a8"/>
              <w:rPr>
                <w:color w:val="000000" w:themeColor="text1"/>
              </w:rPr>
            </w:pPr>
            <w:r w:rsidRPr="00E244B2">
              <w:rPr>
                <w:color w:val="000000" w:themeColor="text1"/>
              </w:rPr>
              <w:t>储能储存能量</w:t>
            </w:r>
          </w:p>
        </w:tc>
        <w:tc>
          <w:tcPr>
            <w:tcW w:w="1107" w:type="pct"/>
            <w:vAlign w:val="center"/>
          </w:tcPr>
          <w:p w14:paraId="546A9328" w14:textId="77777777" w:rsidR="004D580C" w:rsidRPr="00E244B2" w:rsidRDefault="004D580C" w:rsidP="00166A8B">
            <w:pPr>
              <w:pStyle w:val="a8"/>
              <w:rPr>
                <w:color w:val="000000" w:themeColor="text1"/>
              </w:rPr>
            </w:pPr>
            <w:r w:rsidRPr="00E244B2">
              <w:rPr>
                <w:color w:val="000000" w:themeColor="text1"/>
              </w:rPr>
              <w:object w:dxaOrig="580" w:dyaOrig="380" w14:anchorId="24A790E5">
                <v:shape id="_x0000_i2285" type="#_x0000_t75" style="width:31.1pt;height:20.15pt" o:ole="">
                  <v:imagedata r:id="rId2440" o:title=""/>
                </v:shape>
                <o:OLEObject Type="Embed" ProgID="Equation.DSMT4" ShapeID="_x0000_i2285" DrawAspect="Content" ObjectID="_1852642182" r:id="rId2441"/>
              </w:object>
            </w:r>
          </w:p>
        </w:tc>
        <w:tc>
          <w:tcPr>
            <w:tcW w:w="1171" w:type="pct"/>
            <w:vAlign w:val="center"/>
          </w:tcPr>
          <w:p w14:paraId="179C375B"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末储能储存能量</w:t>
            </w:r>
          </w:p>
        </w:tc>
        <w:tc>
          <w:tcPr>
            <w:tcW w:w="393" w:type="pct"/>
            <w:vAlign w:val="center"/>
          </w:tcPr>
          <w:p w14:paraId="5F045F05" w14:textId="77777777" w:rsidR="004D580C" w:rsidRPr="00E244B2" w:rsidRDefault="004D580C" w:rsidP="00166A8B">
            <w:pPr>
              <w:pStyle w:val="a8"/>
              <w:rPr>
                <w:color w:val="000000" w:themeColor="text1"/>
              </w:rPr>
            </w:pPr>
            <w:r w:rsidRPr="00E244B2">
              <w:rPr>
                <w:color w:val="000000" w:themeColor="text1"/>
              </w:rPr>
              <w:t>MWh</w:t>
            </w:r>
          </w:p>
        </w:tc>
        <w:tc>
          <w:tcPr>
            <w:tcW w:w="813" w:type="pct"/>
            <w:vAlign w:val="center"/>
          </w:tcPr>
          <w:p w14:paraId="45BE2F2A" w14:textId="77777777" w:rsidR="004D580C" w:rsidRPr="00E244B2" w:rsidRDefault="004D580C" w:rsidP="00166A8B">
            <w:pPr>
              <w:pStyle w:val="a8"/>
              <w:rPr>
                <w:color w:val="000000" w:themeColor="text1"/>
              </w:rPr>
            </w:pPr>
            <w:r w:rsidRPr="00E244B2">
              <w:rPr>
                <w:color w:val="000000" w:themeColor="text1"/>
              </w:rPr>
              <w:t>检查运行边界</w:t>
            </w:r>
          </w:p>
        </w:tc>
        <w:tc>
          <w:tcPr>
            <w:tcW w:w="812" w:type="pct"/>
            <w:vAlign w:val="center"/>
          </w:tcPr>
          <w:p w14:paraId="2C242AC3" w14:textId="77777777" w:rsidR="004D580C" w:rsidRPr="00E244B2" w:rsidRDefault="004D580C" w:rsidP="00166A8B">
            <w:pPr>
              <w:pStyle w:val="a8"/>
              <w:rPr>
                <w:color w:val="000000" w:themeColor="text1"/>
              </w:rPr>
            </w:pPr>
            <w:r w:rsidRPr="00E244B2">
              <w:rPr>
                <w:color w:val="000000" w:themeColor="text1"/>
              </w:rPr>
              <w:t>[60, 70, 55]</w:t>
            </w:r>
          </w:p>
        </w:tc>
      </w:tr>
      <w:tr w:rsidR="004D580C" w:rsidRPr="00E244B2" w14:paraId="4A286228" w14:textId="77777777" w:rsidTr="00004CB4">
        <w:tc>
          <w:tcPr>
            <w:tcW w:w="704" w:type="pct"/>
            <w:vAlign w:val="center"/>
          </w:tcPr>
          <w:p w14:paraId="66606CF6" w14:textId="77777777" w:rsidR="004D580C" w:rsidRPr="00E244B2" w:rsidRDefault="004D580C" w:rsidP="00166A8B">
            <w:pPr>
              <w:pStyle w:val="a8"/>
              <w:rPr>
                <w:color w:val="000000" w:themeColor="text1"/>
              </w:rPr>
            </w:pPr>
            <w:r w:rsidRPr="00E244B2">
              <w:rPr>
                <w:color w:val="000000" w:themeColor="text1"/>
              </w:rPr>
              <w:t>新能源友好电站对外出力</w:t>
            </w:r>
          </w:p>
        </w:tc>
        <w:tc>
          <w:tcPr>
            <w:tcW w:w="1107" w:type="pct"/>
            <w:vAlign w:val="center"/>
          </w:tcPr>
          <w:p w14:paraId="1C411800" w14:textId="77777777" w:rsidR="004D580C" w:rsidRPr="00E244B2" w:rsidRDefault="004D580C" w:rsidP="00166A8B">
            <w:pPr>
              <w:pStyle w:val="a8"/>
              <w:rPr>
                <w:color w:val="000000" w:themeColor="text1"/>
              </w:rPr>
            </w:pPr>
            <w:r w:rsidRPr="00E244B2">
              <w:rPr>
                <w:color w:val="000000" w:themeColor="text1"/>
              </w:rPr>
              <w:object w:dxaOrig="540" w:dyaOrig="380" w14:anchorId="4B6E61DB">
                <v:shape id="_x0000_i2286" type="#_x0000_t75" style="width:25.65pt;height:20.15pt" o:ole="">
                  <v:imagedata r:id="rId2442" o:title=""/>
                </v:shape>
                <o:OLEObject Type="Embed" ProgID="Equation.DSMT4" ShapeID="_x0000_i2286" DrawAspect="Content" ObjectID="_1852642183" r:id="rId2443"/>
              </w:object>
            </w:r>
          </w:p>
        </w:tc>
        <w:tc>
          <w:tcPr>
            <w:tcW w:w="1171" w:type="pct"/>
            <w:vAlign w:val="center"/>
          </w:tcPr>
          <w:p w14:paraId="0842816F"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电站向电网实际送出的总功率</w:t>
            </w:r>
          </w:p>
        </w:tc>
        <w:tc>
          <w:tcPr>
            <w:tcW w:w="393" w:type="pct"/>
            <w:vAlign w:val="center"/>
          </w:tcPr>
          <w:p w14:paraId="7A6C3319"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23F133A1" w14:textId="77777777" w:rsidR="004D580C" w:rsidRPr="00E244B2" w:rsidRDefault="004D580C" w:rsidP="00166A8B">
            <w:pPr>
              <w:pStyle w:val="a8"/>
              <w:rPr>
                <w:color w:val="000000" w:themeColor="text1"/>
              </w:rPr>
            </w:pPr>
            <w:r w:rsidRPr="00E244B2">
              <w:rPr>
                <w:color w:val="000000" w:themeColor="text1"/>
              </w:rPr>
              <w:t>参与系统功率平衡</w:t>
            </w:r>
          </w:p>
        </w:tc>
        <w:tc>
          <w:tcPr>
            <w:tcW w:w="812" w:type="pct"/>
            <w:vAlign w:val="center"/>
          </w:tcPr>
          <w:p w14:paraId="7756708A" w14:textId="77777777" w:rsidR="004D580C" w:rsidRPr="00E244B2" w:rsidRDefault="004D580C" w:rsidP="00166A8B">
            <w:pPr>
              <w:pStyle w:val="a8"/>
              <w:rPr>
                <w:color w:val="000000" w:themeColor="text1"/>
              </w:rPr>
            </w:pPr>
            <w:r w:rsidRPr="00E244B2">
              <w:rPr>
                <w:color w:val="000000" w:themeColor="text1"/>
              </w:rPr>
              <w:t>[100, 140, 150]</w:t>
            </w:r>
          </w:p>
        </w:tc>
      </w:tr>
    </w:tbl>
    <w:p w14:paraId="0A4A7479" w14:textId="77777777" w:rsidR="004D580C" w:rsidRPr="00E244B2" w:rsidRDefault="004D580C" w:rsidP="004D580C">
      <w:pPr>
        <w:ind w:firstLine="480"/>
        <w:rPr>
          <w:color w:val="000000" w:themeColor="text1"/>
        </w:rPr>
      </w:pPr>
    </w:p>
    <w:p w14:paraId="6562F48F" w14:textId="77777777" w:rsidR="004D580C" w:rsidRPr="00E244B2" w:rsidRDefault="004D580C" w:rsidP="004D580C">
      <w:pPr>
        <w:pStyle w:val="20"/>
        <w:rPr>
          <w:color w:val="000000" w:themeColor="text1"/>
        </w:rPr>
      </w:pPr>
      <w:r w:rsidRPr="00E244B2">
        <w:rPr>
          <w:rFonts w:hint="eastAsia"/>
          <w:color w:val="000000" w:themeColor="text1"/>
        </w:rPr>
        <w:t>核电</w:t>
      </w:r>
      <w:r w:rsidRPr="00E244B2">
        <w:rPr>
          <w:color w:val="000000" w:themeColor="text1"/>
        </w:rPr>
        <w:t>运行模型</w:t>
      </w:r>
    </w:p>
    <w:p w14:paraId="204D1168"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5AC21CF9" w14:textId="77777777" w:rsidTr="00004CB4">
        <w:trPr>
          <w:tblHeader/>
        </w:trPr>
        <w:tc>
          <w:tcPr>
            <w:tcW w:w="833" w:type="pct"/>
            <w:shd w:val="clear" w:color="auto" w:fill="E8EEF5"/>
            <w:tcMar>
              <w:top w:w="100" w:type="dxa"/>
              <w:left w:w="120" w:type="dxa"/>
              <w:bottom w:w="100" w:type="dxa"/>
              <w:right w:w="120" w:type="dxa"/>
            </w:tcMar>
            <w:vAlign w:val="center"/>
          </w:tcPr>
          <w:p w14:paraId="47A17522" w14:textId="77777777" w:rsidR="004D580C" w:rsidRPr="00E244B2" w:rsidRDefault="004D580C" w:rsidP="00166A8B">
            <w:pPr>
              <w:pStyle w:val="a8"/>
              <w:rPr>
                <w:color w:val="000000" w:themeColor="text1"/>
              </w:rPr>
            </w:pPr>
            <w:r w:rsidRPr="00E244B2">
              <w:rPr>
                <w:color w:val="000000" w:themeColor="text1"/>
              </w:rPr>
              <w:lastRenderedPageBreak/>
              <w:t>名称</w:t>
            </w:r>
          </w:p>
        </w:tc>
        <w:tc>
          <w:tcPr>
            <w:tcW w:w="876" w:type="pct"/>
            <w:shd w:val="clear" w:color="auto" w:fill="E8EEF5"/>
            <w:tcMar>
              <w:top w:w="100" w:type="dxa"/>
              <w:left w:w="120" w:type="dxa"/>
              <w:bottom w:w="100" w:type="dxa"/>
              <w:right w:w="120" w:type="dxa"/>
            </w:tcMar>
            <w:vAlign w:val="center"/>
          </w:tcPr>
          <w:p w14:paraId="18177597"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5706EC55"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3FA567D9"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478DCA0C"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258CFC83"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2CBFF260"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1244B3AC" w14:textId="77777777" w:rsidTr="00004CB4">
        <w:tc>
          <w:tcPr>
            <w:tcW w:w="833" w:type="pct"/>
            <w:vAlign w:val="center"/>
          </w:tcPr>
          <w:p w14:paraId="63DE5CF6" w14:textId="77777777" w:rsidR="004D580C" w:rsidRPr="00E244B2" w:rsidRDefault="004D580C" w:rsidP="00166A8B">
            <w:pPr>
              <w:pStyle w:val="a8"/>
              <w:rPr>
                <w:color w:val="000000" w:themeColor="text1"/>
              </w:rPr>
            </w:pPr>
            <w:r w:rsidRPr="00E244B2">
              <w:rPr>
                <w:color w:val="000000" w:themeColor="text1"/>
              </w:rPr>
              <w:t>最大技术出力</w:t>
            </w:r>
          </w:p>
        </w:tc>
        <w:tc>
          <w:tcPr>
            <w:tcW w:w="876" w:type="pct"/>
            <w:vAlign w:val="center"/>
          </w:tcPr>
          <w:p w14:paraId="64A147C5" w14:textId="77777777" w:rsidR="004D580C" w:rsidRPr="00E244B2" w:rsidRDefault="004D580C" w:rsidP="00166A8B">
            <w:pPr>
              <w:pStyle w:val="a8"/>
              <w:rPr>
                <w:color w:val="000000" w:themeColor="text1"/>
              </w:rPr>
            </w:pPr>
            <w:r w:rsidRPr="00E244B2">
              <w:rPr>
                <w:color w:val="000000" w:themeColor="text1"/>
              </w:rPr>
              <w:object w:dxaOrig="660" w:dyaOrig="380" w14:anchorId="64ACED6A">
                <v:shape id="_x0000_i2287" type="#_x0000_t75" style="width:36.6pt;height:20.15pt" o:ole="">
                  <v:imagedata r:id="rId2444" o:title=""/>
                </v:shape>
                <o:OLEObject Type="Embed" ProgID="Equation.DSMT4" ShapeID="_x0000_i2287" DrawAspect="Content" ObjectID="_1852642184" r:id="rId2445"/>
              </w:object>
            </w:r>
          </w:p>
        </w:tc>
        <w:tc>
          <w:tcPr>
            <w:tcW w:w="1139" w:type="pct"/>
            <w:vAlign w:val="center"/>
          </w:tcPr>
          <w:p w14:paraId="1A4B3AD1" w14:textId="77777777" w:rsidR="004D580C" w:rsidRPr="00E244B2" w:rsidRDefault="004D580C" w:rsidP="00166A8B">
            <w:pPr>
              <w:pStyle w:val="a8"/>
              <w:rPr>
                <w:color w:val="000000" w:themeColor="text1"/>
              </w:rPr>
            </w:pPr>
            <w:r w:rsidRPr="00E244B2">
              <w:rPr>
                <w:color w:val="000000" w:themeColor="text1"/>
              </w:rPr>
              <w:t>核电机组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的最大允许出力</w:t>
            </w:r>
          </w:p>
        </w:tc>
        <w:tc>
          <w:tcPr>
            <w:tcW w:w="441" w:type="pct"/>
            <w:vAlign w:val="center"/>
          </w:tcPr>
          <w:p w14:paraId="531C2D21"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7AFC3695"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38C6EC0A"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25A037D" w14:textId="77777777" w:rsidR="004D580C" w:rsidRPr="00E244B2" w:rsidRDefault="004D580C" w:rsidP="00166A8B">
            <w:pPr>
              <w:pStyle w:val="a8"/>
              <w:rPr>
                <w:color w:val="000000" w:themeColor="text1"/>
              </w:rPr>
            </w:pPr>
            <w:r w:rsidRPr="00E244B2">
              <w:rPr>
                <w:color w:val="000000" w:themeColor="text1"/>
              </w:rPr>
              <w:t>1000</w:t>
            </w:r>
          </w:p>
        </w:tc>
      </w:tr>
      <w:tr w:rsidR="004D580C" w:rsidRPr="00E244B2" w14:paraId="6ABDF6A8" w14:textId="77777777" w:rsidTr="00004CB4">
        <w:tc>
          <w:tcPr>
            <w:tcW w:w="833" w:type="pct"/>
            <w:vAlign w:val="center"/>
          </w:tcPr>
          <w:p w14:paraId="70AD781E" w14:textId="77777777" w:rsidR="004D580C" w:rsidRPr="00E244B2" w:rsidRDefault="004D580C" w:rsidP="00166A8B">
            <w:pPr>
              <w:pStyle w:val="a8"/>
              <w:rPr>
                <w:color w:val="000000" w:themeColor="text1"/>
              </w:rPr>
            </w:pPr>
            <w:r w:rsidRPr="00E244B2">
              <w:rPr>
                <w:color w:val="000000" w:themeColor="text1"/>
              </w:rPr>
              <w:t>最小技术出力</w:t>
            </w:r>
          </w:p>
        </w:tc>
        <w:tc>
          <w:tcPr>
            <w:tcW w:w="876" w:type="pct"/>
            <w:vAlign w:val="center"/>
          </w:tcPr>
          <w:p w14:paraId="49E5FE4D" w14:textId="77777777" w:rsidR="004D580C" w:rsidRPr="00E244B2" w:rsidRDefault="004D580C" w:rsidP="00166A8B">
            <w:pPr>
              <w:pStyle w:val="a8"/>
              <w:rPr>
                <w:color w:val="000000" w:themeColor="text1"/>
              </w:rPr>
            </w:pPr>
            <w:r w:rsidRPr="00E244B2">
              <w:rPr>
                <w:color w:val="000000" w:themeColor="text1"/>
              </w:rPr>
              <w:object w:dxaOrig="639" w:dyaOrig="380" w14:anchorId="591CFA0F">
                <v:shape id="_x0000_i2288" type="#_x0000_t75" style="width:31.1pt;height:20.15pt" o:ole="">
                  <v:imagedata r:id="rId2446" o:title=""/>
                </v:shape>
                <o:OLEObject Type="Embed" ProgID="Equation.DSMT4" ShapeID="_x0000_i2288" DrawAspect="Content" ObjectID="_1852642185" r:id="rId2447"/>
              </w:object>
            </w:r>
          </w:p>
        </w:tc>
        <w:tc>
          <w:tcPr>
            <w:tcW w:w="1139" w:type="pct"/>
            <w:vAlign w:val="center"/>
          </w:tcPr>
          <w:p w14:paraId="17599CED" w14:textId="77777777" w:rsidR="004D580C" w:rsidRPr="00E244B2" w:rsidRDefault="004D580C" w:rsidP="00166A8B">
            <w:pPr>
              <w:pStyle w:val="a8"/>
              <w:rPr>
                <w:color w:val="000000" w:themeColor="text1"/>
              </w:rPr>
            </w:pPr>
            <w:r w:rsidRPr="00E244B2">
              <w:rPr>
                <w:color w:val="000000" w:themeColor="text1"/>
              </w:rPr>
              <w:t>核电机组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允许的最小技术出力</w:t>
            </w:r>
          </w:p>
        </w:tc>
        <w:tc>
          <w:tcPr>
            <w:tcW w:w="441" w:type="pct"/>
            <w:vAlign w:val="center"/>
          </w:tcPr>
          <w:p w14:paraId="63E5F87A"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087A4BFF"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56C229C9"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1C9EE0A" w14:textId="77777777" w:rsidR="004D580C" w:rsidRPr="00E244B2" w:rsidRDefault="004D580C" w:rsidP="00166A8B">
            <w:pPr>
              <w:pStyle w:val="a8"/>
              <w:rPr>
                <w:color w:val="000000" w:themeColor="text1"/>
              </w:rPr>
            </w:pPr>
            <w:r w:rsidRPr="00E244B2">
              <w:rPr>
                <w:color w:val="000000" w:themeColor="text1"/>
              </w:rPr>
              <w:t>800</w:t>
            </w:r>
          </w:p>
        </w:tc>
      </w:tr>
      <w:tr w:rsidR="004D580C" w:rsidRPr="00E244B2" w14:paraId="5A7229A2" w14:textId="77777777" w:rsidTr="00004CB4">
        <w:tc>
          <w:tcPr>
            <w:tcW w:w="833" w:type="pct"/>
            <w:vAlign w:val="center"/>
          </w:tcPr>
          <w:p w14:paraId="14AC8325" w14:textId="77777777" w:rsidR="004D580C" w:rsidRPr="00E244B2" w:rsidRDefault="004D580C" w:rsidP="00166A8B">
            <w:pPr>
              <w:pStyle w:val="a8"/>
              <w:rPr>
                <w:color w:val="000000" w:themeColor="text1"/>
              </w:rPr>
            </w:pPr>
            <w:r w:rsidRPr="00E244B2">
              <w:rPr>
                <w:color w:val="000000" w:themeColor="text1"/>
              </w:rPr>
              <w:t>最小出力系数</w:t>
            </w:r>
          </w:p>
        </w:tc>
        <w:tc>
          <w:tcPr>
            <w:tcW w:w="876" w:type="pct"/>
            <w:vAlign w:val="center"/>
          </w:tcPr>
          <w:p w14:paraId="392FDC70" w14:textId="77777777" w:rsidR="004D580C" w:rsidRPr="00E244B2" w:rsidRDefault="004D580C" w:rsidP="00166A8B">
            <w:pPr>
              <w:pStyle w:val="a8"/>
              <w:rPr>
                <w:color w:val="000000" w:themeColor="text1"/>
              </w:rPr>
            </w:pPr>
            <w:r w:rsidRPr="00E244B2">
              <w:rPr>
                <w:color w:val="000000" w:themeColor="text1"/>
              </w:rPr>
              <w:object w:dxaOrig="440" w:dyaOrig="380" w14:anchorId="47B209A2">
                <v:shape id="_x0000_i2289" type="#_x0000_t75" style="width:20.15pt;height:20.15pt" o:ole="">
                  <v:imagedata r:id="rId2448" o:title=""/>
                </v:shape>
                <o:OLEObject Type="Embed" ProgID="Equation.DSMT4" ShapeID="_x0000_i2289" DrawAspect="Content" ObjectID="_1852642186" r:id="rId2449"/>
              </w:object>
            </w:r>
          </w:p>
        </w:tc>
        <w:tc>
          <w:tcPr>
            <w:tcW w:w="1139" w:type="pct"/>
            <w:vAlign w:val="center"/>
          </w:tcPr>
          <w:p w14:paraId="7C287ECA" w14:textId="77777777" w:rsidR="004D580C" w:rsidRPr="00E244B2" w:rsidRDefault="004D580C" w:rsidP="00166A8B">
            <w:pPr>
              <w:pStyle w:val="a8"/>
              <w:rPr>
                <w:color w:val="000000" w:themeColor="text1"/>
              </w:rPr>
            </w:pPr>
            <w:r w:rsidRPr="00E244B2">
              <w:rPr>
                <w:color w:val="000000" w:themeColor="text1"/>
              </w:rPr>
              <w:t>核电机组最小出力系数（最小出力</w:t>
            </w:r>
            <w:r w:rsidRPr="00E244B2">
              <w:rPr>
                <w:color w:val="000000" w:themeColor="text1"/>
              </w:rPr>
              <w:t>/</w:t>
            </w:r>
            <w:r w:rsidRPr="00E244B2">
              <w:rPr>
                <w:color w:val="000000" w:themeColor="text1"/>
              </w:rPr>
              <w:t>最大出力）</w:t>
            </w:r>
          </w:p>
        </w:tc>
        <w:tc>
          <w:tcPr>
            <w:tcW w:w="441" w:type="pct"/>
            <w:vAlign w:val="center"/>
          </w:tcPr>
          <w:p w14:paraId="3894FDE0"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46DC42D5"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0AFCB1A9"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B38506D" w14:textId="77777777" w:rsidR="004D580C" w:rsidRPr="00E244B2" w:rsidRDefault="004D580C" w:rsidP="00166A8B">
            <w:pPr>
              <w:pStyle w:val="a8"/>
              <w:rPr>
                <w:color w:val="000000" w:themeColor="text1"/>
              </w:rPr>
            </w:pPr>
            <w:r w:rsidRPr="00E244B2">
              <w:rPr>
                <w:color w:val="000000" w:themeColor="text1"/>
              </w:rPr>
              <w:t>0.8</w:t>
            </w:r>
          </w:p>
        </w:tc>
      </w:tr>
      <w:tr w:rsidR="004D580C" w:rsidRPr="00E244B2" w14:paraId="21C1F2B2" w14:textId="77777777" w:rsidTr="00004CB4">
        <w:tc>
          <w:tcPr>
            <w:tcW w:w="833" w:type="pct"/>
            <w:vAlign w:val="center"/>
          </w:tcPr>
          <w:p w14:paraId="68B402FE" w14:textId="77777777" w:rsidR="004D580C" w:rsidRPr="00E244B2" w:rsidRDefault="004D580C" w:rsidP="00166A8B">
            <w:pPr>
              <w:pStyle w:val="a8"/>
              <w:rPr>
                <w:color w:val="000000" w:themeColor="text1"/>
              </w:rPr>
            </w:pPr>
            <w:r w:rsidRPr="00E244B2">
              <w:rPr>
                <w:color w:val="000000" w:themeColor="text1"/>
              </w:rPr>
              <w:t>最大向上爬坡能力</w:t>
            </w:r>
          </w:p>
        </w:tc>
        <w:tc>
          <w:tcPr>
            <w:tcW w:w="876" w:type="pct"/>
            <w:vAlign w:val="center"/>
          </w:tcPr>
          <w:p w14:paraId="5CE3ADA0" w14:textId="77777777" w:rsidR="004D580C" w:rsidRPr="00E244B2" w:rsidRDefault="004D580C" w:rsidP="00166A8B">
            <w:pPr>
              <w:pStyle w:val="a8"/>
              <w:rPr>
                <w:color w:val="000000" w:themeColor="text1"/>
              </w:rPr>
            </w:pPr>
            <w:r w:rsidRPr="00E244B2">
              <w:rPr>
                <w:color w:val="000000" w:themeColor="text1"/>
              </w:rPr>
              <w:object w:dxaOrig="639" w:dyaOrig="380" w14:anchorId="1428732E">
                <v:shape id="_x0000_i2290" type="#_x0000_t75" style="width:31.1pt;height:20.15pt" o:ole="">
                  <v:imagedata r:id="rId2450" o:title=""/>
                </v:shape>
                <o:OLEObject Type="Embed" ProgID="Equation.DSMT4" ShapeID="_x0000_i2290" DrawAspect="Content" ObjectID="_1852642187" r:id="rId2451"/>
              </w:object>
            </w:r>
          </w:p>
        </w:tc>
        <w:tc>
          <w:tcPr>
            <w:tcW w:w="1139" w:type="pct"/>
            <w:vAlign w:val="center"/>
          </w:tcPr>
          <w:p w14:paraId="2588CDC9" w14:textId="77777777" w:rsidR="004D580C" w:rsidRPr="00E244B2" w:rsidRDefault="004D580C" w:rsidP="00166A8B">
            <w:pPr>
              <w:pStyle w:val="a8"/>
              <w:rPr>
                <w:color w:val="000000" w:themeColor="text1"/>
              </w:rPr>
            </w:pPr>
            <w:r w:rsidRPr="00E244B2">
              <w:rPr>
                <w:color w:val="000000" w:themeColor="text1"/>
              </w:rPr>
              <w:t>核电机组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的最大向上爬坡能力</w:t>
            </w:r>
          </w:p>
        </w:tc>
        <w:tc>
          <w:tcPr>
            <w:tcW w:w="441" w:type="pct"/>
            <w:vAlign w:val="center"/>
          </w:tcPr>
          <w:p w14:paraId="0C4B58C3" w14:textId="77777777" w:rsidR="004D580C" w:rsidRPr="00E244B2" w:rsidRDefault="004D580C" w:rsidP="00166A8B">
            <w:pPr>
              <w:pStyle w:val="a8"/>
              <w:rPr>
                <w:color w:val="000000" w:themeColor="text1"/>
              </w:rPr>
            </w:pPr>
            <w:r w:rsidRPr="00E244B2">
              <w:rPr>
                <w:color w:val="000000" w:themeColor="text1"/>
              </w:rPr>
              <w:t>MW/</w:t>
            </w:r>
            <w:r w:rsidRPr="00E244B2">
              <w:rPr>
                <w:color w:val="000000" w:themeColor="text1"/>
              </w:rPr>
              <w:t>时段</w:t>
            </w:r>
          </w:p>
        </w:tc>
        <w:tc>
          <w:tcPr>
            <w:tcW w:w="589" w:type="pct"/>
            <w:vAlign w:val="center"/>
          </w:tcPr>
          <w:p w14:paraId="4198E1EB"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211FCD3D"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C1160F8"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2FE09BE8" w14:textId="77777777" w:rsidTr="00004CB4">
        <w:tc>
          <w:tcPr>
            <w:tcW w:w="833" w:type="pct"/>
            <w:vAlign w:val="center"/>
          </w:tcPr>
          <w:p w14:paraId="28886005" w14:textId="77777777" w:rsidR="004D580C" w:rsidRPr="00E244B2" w:rsidRDefault="004D580C" w:rsidP="00166A8B">
            <w:pPr>
              <w:pStyle w:val="a8"/>
              <w:rPr>
                <w:color w:val="000000" w:themeColor="text1"/>
              </w:rPr>
            </w:pPr>
            <w:r w:rsidRPr="00E244B2">
              <w:rPr>
                <w:color w:val="000000" w:themeColor="text1"/>
              </w:rPr>
              <w:t>最大向下爬坡能力</w:t>
            </w:r>
          </w:p>
        </w:tc>
        <w:tc>
          <w:tcPr>
            <w:tcW w:w="876" w:type="pct"/>
            <w:vAlign w:val="center"/>
          </w:tcPr>
          <w:p w14:paraId="12D872FD" w14:textId="77777777" w:rsidR="004D580C" w:rsidRPr="00E244B2" w:rsidRDefault="004D580C" w:rsidP="00166A8B">
            <w:pPr>
              <w:pStyle w:val="a8"/>
              <w:rPr>
                <w:color w:val="000000" w:themeColor="text1"/>
              </w:rPr>
            </w:pPr>
            <w:r w:rsidRPr="00E244B2">
              <w:rPr>
                <w:color w:val="000000" w:themeColor="text1"/>
              </w:rPr>
              <w:object w:dxaOrig="620" w:dyaOrig="380" w14:anchorId="6ED771B1">
                <v:shape id="_x0000_i2291" type="#_x0000_t75" style="width:31.1pt;height:20.15pt" o:ole="">
                  <v:imagedata r:id="rId2452" o:title=""/>
                </v:shape>
                <o:OLEObject Type="Embed" ProgID="Equation.DSMT4" ShapeID="_x0000_i2291" DrawAspect="Content" ObjectID="_1852642188" r:id="rId2453"/>
              </w:object>
            </w:r>
          </w:p>
        </w:tc>
        <w:tc>
          <w:tcPr>
            <w:tcW w:w="1139" w:type="pct"/>
            <w:vAlign w:val="center"/>
          </w:tcPr>
          <w:p w14:paraId="14C01F37" w14:textId="77777777" w:rsidR="004D580C" w:rsidRPr="00E244B2" w:rsidRDefault="004D580C" w:rsidP="00166A8B">
            <w:pPr>
              <w:pStyle w:val="a8"/>
              <w:rPr>
                <w:color w:val="000000" w:themeColor="text1"/>
              </w:rPr>
            </w:pPr>
            <w:r w:rsidRPr="00E244B2">
              <w:rPr>
                <w:color w:val="000000" w:themeColor="text1"/>
              </w:rPr>
              <w:t>核电机组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的最大向下爬坡能力</w:t>
            </w:r>
          </w:p>
        </w:tc>
        <w:tc>
          <w:tcPr>
            <w:tcW w:w="441" w:type="pct"/>
            <w:vAlign w:val="center"/>
          </w:tcPr>
          <w:p w14:paraId="297A4983" w14:textId="77777777" w:rsidR="004D580C" w:rsidRPr="00E244B2" w:rsidRDefault="004D580C" w:rsidP="00166A8B">
            <w:pPr>
              <w:pStyle w:val="a8"/>
              <w:rPr>
                <w:color w:val="000000" w:themeColor="text1"/>
              </w:rPr>
            </w:pPr>
            <w:r w:rsidRPr="00E244B2">
              <w:rPr>
                <w:color w:val="000000" w:themeColor="text1"/>
              </w:rPr>
              <w:t>MW/</w:t>
            </w:r>
            <w:r w:rsidRPr="00E244B2">
              <w:rPr>
                <w:color w:val="000000" w:themeColor="text1"/>
              </w:rPr>
              <w:t>时段</w:t>
            </w:r>
          </w:p>
        </w:tc>
        <w:tc>
          <w:tcPr>
            <w:tcW w:w="589" w:type="pct"/>
            <w:vAlign w:val="center"/>
          </w:tcPr>
          <w:p w14:paraId="5362F9D6"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1717590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5BEB2DC"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6A22F912" w14:textId="77777777" w:rsidTr="00004CB4">
        <w:tc>
          <w:tcPr>
            <w:tcW w:w="833" w:type="pct"/>
            <w:vAlign w:val="center"/>
          </w:tcPr>
          <w:p w14:paraId="56C9E208" w14:textId="77777777" w:rsidR="004D580C" w:rsidRPr="00E244B2" w:rsidRDefault="004D580C" w:rsidP="00166A8B">
            <w:pPr>
              <w:pStyle w:val="a8"/>
              <w:rPr>
                <w:color w:val="000000" w:themeColor="text1"/>
              </w:rPr>
            </w:pPr>
            <w:r w:rsidRPr="00E244B2">
              <w:rPr>
                <w:color w:val="000000" w:themeColor="text1"/>
              </w:rPr>
              <w:t>计划检修状态</w:t>
            </w:r>
          </w:p>
        </w:tc>
        <w:tc>
          <w:tcPr>
            <w:tcW w:w="876" w:type="pct"/>
            <w:vAlign w:val="center"/>
          </w:tcPr>
          <w:p w14:paraId="19F12314" w14:textId="77777777" w:rsidR="004D580C" w:rsidRPr="00E244B2" w:rsidRDefault="004D580C" w:rsidP="00166A8B">
            <w:pPr>
              <w:pStyle w:val="a8"/>
              <w:rPr>
                <w:color w:val="000000" w:themeColor="text1"/>
              </w:rPr>
            </w:pPr>
            <w:r w:rsidRPr="00E244B2">
              <w:rPr>
                <w:color w:val="000000" w:themeColor="text1"/>
              </w:rPr>
              <w:object w:dxaOrig="620" w:dyaOrig="400" w14:anchorId="5A31862A">
                <v:shape id="_x0000_i2292" type="#_x0000_t75" style="width:31.1pt;height:20.15pt" o:ole="">
                  <v:imagedata r:id="rId2454" o:title=""/>
                </v:shape>
                <o:OLEObject Type="Embed" ProgID="Equation.DSMT4" ShapeID="_x0000_i2292" DrawAspect="Content" ObjectID="_1852642189" r:id="rId2455"/>
              </w:object>
            </w:r>
          </w:p>
        </w:tc>
        <w:tc>
          <w:tcPr>
            <w:tcW w:w="1139" w:type="pct"/>
            <w:vAlign w:val="center"/>
          </w:tcPr>
          <w:p w14:paraId="52DB6565"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核电机组计划检修状态，</w:t>
            </w:r>
            <w:r w:rsidRPr="00E244B2">
              <w:rPr>
                <w:color w:val="000000" w:themeColor="text1"/>
              </w:rPr>
              <w:t>1</w:t>
            </w:r>
            <w:r w:rsidRPr="00E244B2">
              <w:rPr>
                <w:color w:val="000000" w:themeColor="text1"/>
              </w:rPr>
              <w:t>表示检修，</w:t>
            </w:r>
            <w:r w:rsidRPr="00E244B2">
              <w:rPr>
                <w:color w:val="000000" w:themeColor="text1"/>
              </w:rPr>
              <w:t>0</w:t>
            </w:r>
            <w:r w:rsidRPr="00E244B2">
              <w:rPr>
                <w:color w:val="000000" w:themeColor="text1"/>
              </w:rPr>
              <w:t>表示无计划检修</w:t>
            </w:r>
          </w:p>
        </w:tc>
        <w:tc>
          <w:tcPr>
            <w:tcW w:w="441" w:type="pct"/>
            <w:vAlign w:val="center"/>
          </w:tcPr>
          <w:p w14:paraId="45CDB732" w14:textId="77777777" w:rsidR="004D580C" w:rsidRPr="00E244B2" w:rsidRDefault="004D580C" w:rsidP="00166A8B">
            <w:pPr>
              <w:pStyle w:val="a8"/>
              <w:rPr>
                <w:color w:val="000000" w:themeColor="text1"/>
              </w:rPr>
            </w:pPr>
            <w:r w:rsidRPr="00E244B2">
              <w:rPr>
                <w:color w:val="000000" w:themeColor="text1"/>
              </w:rPr>
              <w:t>0/1</w:t>
            </w:r>
          </w:p>
        </w:tc>
        <w:tc>
          <w:tcPr>
            <w:tcW w:w="589" w:type="pct"/>
            <w:vAlign w:val="center"/>
          </w:tcPr>
          <w:p w14:paraId="7FF9DB64" w14:textId="77777777" w:rsidR="004D580C" w:rsidRPr="00E244B2" w:rsidRDefault="004D580C" w:rsidP="00166A8B">
            <w:pPr>
              <w:pStyle w:val="a8"/>
              <w:rPr>
                <w:color w:val="000000" w:themeColor="text1"/>
              </w:rPr>
            </w:pPr>
            <w:r w:rsidRPr="00E244B2">
              <w:rPr>
                <w:color w:val="000000" w:themeColor="text1"/>
              </w:rPr>
              <w:t>年度</w:t>
            </w:r>
            <w:r w:rsidRPr="00E244B2">
              <w:rPr>
                <w:color w:val="000000" w:themeColor="text1"/>
              </w:rPr>
              <w:t>/</w:t>
            </w:r>
            <w:r w:rsidRPr="00E244B2">
              <w:rPr>
                <w:color w:val="000000" w:themeColor="text1"/>
              </w:rPr>
              <w:t>月度检修计划</w:t>
            </w:r>
          </w:p>
        </w:tc>
        <w:tc>
          <w:tcPr>
            <w:tcW w:w="450" w:type="pct"/>
            <w:vAlign w:val="center"/>
          </w:tcPr>
          <w:p w14:paraId="2F62908D"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7350498F" w14:textId="77777777" w:rsidR="004D580C" w:rsidRPr="00E244B2" w:rsidRDefault="004D580C" w:rsidP="00166A8B">
            <w:pPr>
              <w:pStyle w:val="a8"/>
              <w:rPr>
                <w:color w:val="000000" w:themeColor="text1"/>
              </w:rPr>
            </w:pPr>
            <w:r w:rsidRPr="00E244B2">
              <w:rPr>
                <w:color w:val="000000" w:themeColor="text1"/>
              </w:rPr>
              <w:t>[0, 0, 1, 1, ...]</w:t>
            </w:r>
          </w:p>
        </w:tc>
      </w:tr>
      <w:tr w:rsidR="004D580C" w:rsidRPr="00E244B2" w14:paraId="0787DBD4" w14:textId="77777777" w:rsidTr="00004CB4">
        <w:tc>
          <w:tcPr>
            <w:tcW w:w="833" w:type="pct"/>
            <w:vAlign w:val="center"/>
          </w:tcPr>
          <w:p w14:paraId="5ABA06C6" w14:textId="77777777" w:rsidR="004D580C" w:rsidRPr="00E244B2" w:rsidRDefault="004D580C" w:rsidP="00166A8B">
            <w:pPr>
              <w:pStyle w:val="a8"/>
              <w:rPr>
                <w:color w:val="000000" w:themeColor="text1"/>
              </w:rPr>
            </w:pPr>
            <w:r w:rsidRPr="00E244B2">
              <w:rPr>
                <w:color w:val="000000" w:themeColor="text1"/>
              </w:rPr>
              <w:t>单位发电成本</w:t>
            </w:r>
          </w:p>
        </w:tc>
        <w:tc>
          <w:tcPr>
            <w:tcW w:w="876" w:type="pct"/>
            <w:vAlign w:val="center"/>
          </w:tcPr>
          <w:p w14:paraId="2DA2AE9A" w14:textId="77777777" w:rsidR="004D580C" w:rsidRPr="00E244B2" w:rsidRDefault="004D580C" w:rsidP="00166A8B">
            <w:pPr>
              <w:pStyle w:val="a8"/>
              <w:rPr>
                <w:color w:val="000000" w:themeColor="text1"/>
              </w:rPr>
            </w:pPr>
            <w:r w:rsidRPr="00E244B2">
              <w:rPr>
                <w:color w:val="000000" w:themeColor="text1"/>
              </w:rPr>
              <w:object w:dxaOrig="420" w:dyaOrig="380" w14:anchorId="38F4E4A1">
                <v:shape id="_x0000_i2293" type="#_x0000_t75" style="width:20.15pt;height:20.15pt" o:ole="">
                  <v:imagedata r:id="rId2456" o:title=""/>
                </v:shape>
                <o:OLEObject Type="Embed" ProgID="Equation.DSMT4" ShapeID="_x0000_i2293" DrawAspect="Content" ObjectID="_1852642190" r:id="rId2457"/>
              </w:object>
            </w:r>
          </w:p>
        </w:tc>
        <w:tc>
          <w:tcPr>
            <w:tcW w:w="1139" w:type="pct"/>
            <w:vAlign w:val="center"/>
          </w:tcPr>
          <w:p w14:paraId="55110729" w14:textId="77777777" w:rsidR="004D580C" w:rsidRPr="00E244B2" w:rsidRDefault="004D580C" w:rsidP="00166A8B">
            <w:pPr>
              <w:pStyle w:val="a8"/>
              <w:rPr>
                <w:color w:val="000000" w:themeColor="text1"/>
              </w:rPr>
            </w:pPr>
            <w:r w:rsidRPr="00E244B2">
              <w:rPr>
                <w:color w:val="000000" w:themeColor="text1"/>
              </w:rPr>
              <w:t>核电机组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的单位发电成</w:t>
            </w:r>
          </w:p>
        </w:tc>
        <w:tc>
          <w:tcPr>
            <w:tcW w:w="441" w:type="pct"/>
            <w:vAlign w:val="center"/>
          </w:tcPr>
          <w:p w14:paraId="094C9919"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/MWh</w:t>
            </w:r>
          </w:p>
        </w:tc>
        <w:tc>
          <w:tcPr>
            <w:tcW w:w="589" w:type="pct"/>
            <w:vAlign w:val="center"/>
          </w:tcPr>
          <w:p w14:paraId="5A9A0875" w14:textId="77777777" w:rsidR="004D580C" w:rsidRPr="00E244B2" w:rsidRDefault="004D580C" w:rsidP="00166A8B">
            <w:pPr>
              <w:pStyle w:val="a8"/>
              <w:rPr>
                <w:color w:val="000000" w:themeColor="text1"/>
              </w:rPr>
            </w:pPr>
            <w:r w:rsidRPr="00E244B2">
              <w:rPr>
                <w:color w:val="000000" w:themeColor="text1"/>
              </w:rPr>
              <w:t>机组经济参数</w:t>
            </w:r>
          </w:p>
        </w:tc>
        <w:tc>
          <w:tcPr>
            <w:tcW w:w="450" w:type="pct"/>
            <w:vAlign w:val="center"/>
          </w:tcPr>
          <w:p w14:paraId="62434911"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A5705D7"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6E8A8DFA" w14:textId="77777777" w:rsidTr="00004CB4">
        <w:tc>
          <w:tcPr>
            <w:tcW w:w="833" w:type="pct"/>
            <w:vAlign w:val="center"/>
          </w:tcPr>
          <w:p w14:paraId="02091BE0" w14:textId="77777777" w:rsidR="004D580C" w:rsidRPr="00E244B2" w:rsidRDefault="004D580C" w:rsidP="00166A8B">
            <w:pPr>
              <w:pStyle w:val="a8"/>
              <w:rPr>
                <w:color w:val="000000" w:themeColor="text1"/>
              </w:rPr>
            </w:pPr>
            <w:r w:rsidRPr="00E244B2">
              <w:rPr>
                <w:color w:val="000000" w:themeColor="text1"/>
              </w:rPr>
              <w:t>单位装机容量固定运维成本</w:t>
            </w:r>
          </w:p>
        </w:tc>
        <w:tc>
          <w:tcPr>
            <w:tcW w:w="876" w:type="pct"/>
            <w:vAlign w:val="center"/>
          </w:tcPr>
          <w:p w14:paraId="327F1B45" w14:textId="77777777" w:rsidR="004D580C" w:rsidRPr="00E244B2" w:rsidRDefault="004D580C" w:rsidP="00166A8B">
            <w:pPr>
              <w:pStyle w:val="a8"/>
              <w:rPr>
                <w:color w:val="000000" w:themeColor="text1"/>
              </w:rPr>
            </w:pPr>
            <w:r w:rsidRPr="00E244B2">
              <w:rPr>
                <w:color w:val="000000" w:themeColor="text1"/>
              </w:rPr>
              <w:object w:dxaOrig="720" w:dyaOrig="340" w14:anchorId="25F3D97E">
                <v:shape id="_x0000_i2294" type="#_x0000_t75" style="width:36.6pt;height:15.25pt" o:ole="">
                  <v:imagedata r:id="rId2458" o:title=""/>
                </v:shape>
                <o:OLEObject Type="Embed" ProgID="Equation.DSMT4" ShapeID="_x0000_i2294" DrawAspect="Content" ObjectID="_1852642191" r:id="rId2459"/>
              </w:object>
            </w:r>
          </w:p>
        </w:tc>
        <w:tc>
          <w:tcPr>
            <w:tcW w:w="1139" w:type="pct"/>
            <w:vAlign w:val="center"/>
          </w:tcPr>
          <w:p w14:paraId="5145F711" w14:textId="77777777" w:rsidR="004D580C" w:rsidRPr="00E244B2" w:rsidRDefault="004D580C" w:rsidP="00166A8B">
            <w:pPr>
              <w:pStyle w:val="a8"/>
              <w:rPr>
                <w:color w:val="000000" w:themeColor="text1"/>
              </w:rPr>
            </w:pPr>
            <w:r w:rsidRPr="00E244B2">
              <w:rPr>
                <w:color w:val="000000" w:themeColor="text1"/>
              </w:rPr>
              <w:t>核电机组单位装机容量固定运行维护成本</w:t>
            </w:r>
          </w:p>
        </w:tc>
        <w:tc>
          <w:tcPr>
            <w:tcW w:w="441" w:type="pct"/>
            <w:vAlign w:val="center"/>
          </w:tcPr>
          <w:p w14:paraId="04241F38"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/MWh</w:t>
            </w:r>
          </w:p>
        </w:tc>
        <w:tc>
          <w:tcPr>
            <w:tcW w:w="589" w:type="pct"/>
            <w:vAlign w:val="center"/>
          </w:tcPr>
          <w:p w14:paraId="78CE6B3A"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21F47FA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BD17BE3"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462A9717" w14:textId="77777777" w:rsidTr="00004CB4">
        <w:tc>
          <w:tcPr>
            <w:tcW w:w="833" w:type="pct"/>
            <w:vAlign w:val="center"/>
          </w:tcPr>
          <w:p w14:paraId="547599D8" w14:textId="77777777" w:rsidR="004D580C" w:rsidRPr="00E244B2" w:rsidRDefault="004D580C" w:rsidP="00166A8B">
            <w:pPr>
              <w:pStyle w:val="a8"/>
              <w:rPr>
                <w:color w:val="000000" w:themeColor="text1"/>
              </w:rPr>
            </w:pPr>
            <w:r w:rsidRPr="00E244B2">
              <w:rPr>
                <w:color w:val="000000" w:themeColor="text1"/>
              </w:rPr>
              <w:t>额定装机容量</w:t>
            </w:r>
          </w:p>
        </w:tc>
        <w:tc>
          <w:tcPr>
            <w:tcW w:w="876" w:type="pct"/>
            <w:vAlign w:val="center"/>
          </w:tcPr>
          <w:p w14:paraId="3E9BCE35" w14:textId="77777777" w:rsidR="004D580C" w:rsidRPr="00E244B2" w:rsidRDefault="004D580C" w:rsidP="00166A8B">
            <w:pPr>
              <w:pStyle w:val="a8"/>
              <w:rPr>
                <w:color w:val="000000" w:themeColor="text1"/>
              </w:rPr>
            </w:pPr>
            <w:r w:rsidRPr="00E244B2">
              <w:rPr>
                <w:color w:val="000000" w:themeColor="text1"/>
              </w:rPr>
              <w:object w:dxaOrig="540" w:dyaOrig="380" w14:anchorId="16EB8AEC">
                <v:shape id="_x0000_i2295" type="#_x0000_t75" style="width:25.65pt;height:20.15pt" o:ole="">
                  <v:imagedata r:id="rId2460" o:title=""/>
                </v:shape>
                <o:OLEObject Type="Embed" ProgID="Equation.DSMT4" ShapeID="_x0000_i2295" DrawAspect="Content" ObjectID="_1852642192" r:id="rId2461"/>
              </w:object>
            </w:r>
          </w:p>
        </w:tc>
        <w:tc>
          <w:tcPr>
            <w:tcW w:w="1139" w:type="pct"/>
            <w:vAlign w:val="center"/>
          </w:tcPr>
          <w:p w14:paraId="7A429FD1" w14:textId="77777777" w:rsidR="004D580C" w:rsidRPr="00E244B2" w:rsidRDefault="004D580C" w:rsidP="00166A8B">
            <w:pPr>
              <w:pStyle w:val="a8"/>
              <w:rPr>
                <w:color w:val="000000" w:themeColor="text1"/>
              </w:rPr>
            </w:pPr>
            <w:r w:rsidRPr="00E244B2">
              <w:rPr>
                <w:color w:val="000000" w:themeColor="text1"/>
              </w:rPr>
              <w:t>核电机组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的额定装机容量</w:t>
            </w:r>
          </w:p>
        </w:tc>
        <w:tc>
          <w:tcPr>
            <w:tcW w:w="441" w:type="pct"/>
            <w:vAlign w:val="center"/>
          </w:tcPr>
          <w:p w14:paraId="68FA0996"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5B4EB8A6"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760EAD7D"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C2297E9" w14:textId="77777777" w:rsidR="004D580C" w:rsidRPr="00E244B2" w:rsidRDefault="004D580C" w:rsidP="00166A8B">
            <w:pPr>
              <w:pStyle w:val="a8"/>
              <w:rPr>
                <w:color w:val="000000" w:themeColor="text1"/>
              </w:rPr>
            </w:pPr>
            <w:r w:rsidRPr="00E244B2">
              <w:rPr>
                <w:color w:val="000000" w:themeColor="text1"/>
              </w:rPr>
              <w:t>1000</w:t>
            </w:r>
          </w:p>
        </w:tc>
      </w:tr>
      <w:tr w:rsidR="004D580C" w:rsidRPr="00E244B2" w14:paraId="098DD501" w14:textId="77777777" w:rsidTr="00004CB4">
        <w:tc>
          <w:tcPr>
            <w:tcW w:w="833" w:type="pct"/>
            <w:vAlign w:val="center"/>
          </w:tcPr>
          <w:p w14:paraId="6AF33833" w14:textId="77777777" w:rsidR="004D580C" w:rsidRPr="00E244B2" w:rsidRDefault="004D580C" w:rsidP="00166A8B">
            <w:pPr>
              <w:pStyle w:val="a8"/>
              <w:rPr>
                <w:color w:val="000000" w:themeColor="text1"/>
              </w:rPr>
            </w:pPr>
            <w:r w:rsidRPr="00E244B2">
              <w:rPr>
                <w:color w:val="000000" w:themeColor="text1"/>
              </w:rPr>
              <w:t>大</w:t>
            </w:r>
            <w:r w:rsidRPr="00E244B2">
              <w:rPr>
                <w:color w:val="000000" w:themeColor="text1"/>
              </w:rPr>
              <w:t>M</w:t>
            </w:r>
            <w:r w:rsidRPr="00E244B2">
              <w:rPr>
                <w:color w:val="000000" w:themeColor="text1"/>
              </w:rPr>
              <w:t>常数</w:t>
            </w:r>
          </w:p>
        </w:tc>
        <w:tc>
          <w:tcPr>
            <w:tcW w:w="876" w:type="pct"/>
            <w:vAlign w:val="center"/>
          </w:tcPr>
          <w:p w14:paraId="0FBFFD7B" w14:textId="77777777" w:rsidR="004D580C" w:rsidRPr="00E244B2" w:rsidRDefault="004D580C" w:rsidP="00166A8B">
            <w:pPr>
              <w:pStyle w:val="a8"/>
              <w:rPr>
                <w:color w:val="000000" w:themeColor="text1"/>
              </w:rPr>
            </w:pPr>
            <w:r w:rsidRPr="00E244B2">
              <w:rPr>
                <w:color w:val="000000" w:themeColor="text1"/>
              </w:rPr>
              <w:object w:dxaOrig="600" w:dyaOrig="400" w14:anchorId="653D3289">
                <v:shape id="_x0000_i2296" type="#_x0000_t75" style="width:31.1pt;height:20.15pt" o:ole="">
                  <v:imagedata r:id="rId2462" o:title=""/>
                </v:shape>
                <o:OLEObject Type="Embed" ProgID="Equation.DSMT4" ShapeID="_x0000_i2296" DrawAspect="Content" ObjectID="_1852642193" r:id="rId2463"/>
              </w:object>
            </w:r>
          </w:p>
        </w:tc>
        <w:tc>
          <w:tcPr>
            <w:tcW w:w="1139" w:type="pct"/>
            <w:vAlign w:val="center"/>
          </w:tcPr>
          <w:p w14:paraId="536C2263" w14:textId="77777777" w:rsidR="004D580C" w:rsidRPr="00E244B2" w:rsidRDefault="004D580C" w:rsidP="00166A8B">
            <w:pPr>
              <w:pStyle w:val="a8"/>
              <w:rPr>
                <w:color w:val="000000" w:themeColor="text1"/>
              </w:rPr>
            </w:pPr>
            <w:r w:rsidRPr="00E244B2">
              <w:rPr>
                <w:color w:val="000000" w:themeColor="text1"/>
              </w:rPr>
              <w:t>大</w:t>
            </w:r>
            <w:r w:rsidRPr="00E244B2">
              <w:rPr>
                <w:color w:val="000000" w:themeColor="text1"/>
              </w:rPr>
              <w:t>M</w:t>
            </w:r>
            <w:r w:rsidRPr="00E244B2">
              <w:rPr>
                <w:color w:val="000000" w:themeColor="text1"/>
              </w:rPr>
              <w:t>法中用于放松爬坡约束的常数</w:t>
            </w:r>
          </w:p>
        </w:tc>
        <w:tc>
          <w:tcPr>
            <w:tcW w:w="441" w:type="pct"/>
            <w:vAlign w:val="center"/>
          </w:tcPr>
          <w:p w14:paraId="76700D79"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43C1CF2C" w14:textId="77777777" w:rsidR="004D580C" w:rsidRPr="00E244B2" w:rsidRDefault="004D580C" w:rsidP="00166A8B">
            <w:pPr>
              <w:pStyle w:val="a8"/>
              <w:rPr>
                <w:color w:val="000000" w:themeColor="text1"/>
              </w:rPr>
            </w:pPr>
            <w:r w:rsidRPr="00E244B2">
              <w:rPr>
                <w:color w:val="000000" w:themeColor="text1"/>
              </w:rPr>
              <w:t>根据机组容量确定</w:t>
            </w:r>
          </w:p>
        </w:tc>
        <w:tc>
          <w:tcPr>
            <w:tcW w:w="450" w:type="pct"/>
            <w:vAlign w:val="center"/>
          </w:tcPr>
          <w:p w14:paraId="7D359A5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0C6E966F" w14:textId="77777777" w:rsidR="004D580C" w:rsidRPr="00E244B2" w:rsidRDefault="004D580C" w:rsidP="00166A8B">
            <w:pPr>
              <w:pStyle w:val="a8"/>
              <w:rPr>
                <w:color w:val="000000" w:themeColor="text1"/>
              </w:rPr>
            </w:pPr>
            <w:r w:rsidRPr="00E244B2">
              <w:rPr>
                <w:color w:val="000000" w:themeColor="text1"/>
              </w:rPr>
              <w:object w:dxaOrig="740" w:dyaOrig="400" w14:anchorId="77C89173">
                <v:shape id="_x0000_i2297" type="#_x0000_t75" style="width:36.6pt;height:20.15pt" o:ole="">
                  <v:imagedata r:id="rId2464" o:title=""/>
                </v:shape>
                <o:OLEObject Type="Embed" ProgID="Equation.DSMT4" ShapeID="_x0000_i2297" DrawAspect="Content" ObjectID="_1852642194" r:id="rId2465"/>
              </w:object>
            </w:r>
          </w:p>
        </w:tc>
      </w:tr>
      <w:tr w:rsidR="004D580C" w:rsidRPr="00E244B2" w14:paraId="7292210B" w14:textId="77777777" w:rsidTr="00004CB4">
        <w:tc>
          <w:tcPr>
            <w:tcW w:w="833" w:type="pct"/>
            <w:vAlign w:val="center"/>
          </w:tcPr>
          <w:p w14:paraId="21312F14" w14:textId="77777777" w:rsidR="004D580C" w:rsidRPr="00E244B2" w:rsidRDefault="004D580C" w:rsidP="00166A8B">
            <w:pPr>
              <w:pStyle w:val="a8"/>
              <w:rPr>
                <w:color w:val="000000" w:themeColor="text1"/>
              </w:rPr>
            </w:pPr>
            <w:r w:rsidRPr="00E244B2">
              <w:rPr>
                <w:color w:val="000000" w:themeColor="text1"/>
              </w:rPr>
              <w:t>调度时段长度</w:t>
            </w:r>
          </w:p>
        </w:tc>
        <w:tc>
          <w:tcPr>
            <w:tcW w:w="876" w:type="pct"/>
            <w:vAlign w:val="center"/>
          </w:tcPr>
          <w:p w14:paraId="76E7D014" w14:textId="77777777" w:rsidR="004D580C" w:rsidRPr="00E244B2" w:rsidRDefault="004D580C" w:rsidP="00166A8B">
            <w:pPr>
              <w:pStyle w:val="a8"/>
              <w:rPr>
                <w:color w:val="000000" w:themeColor="text1"/>
              </w:rPr>
            </w:pPr>
            <w:r w:rsidRPr="00E244B2">
              <w:rPr>
                <w:color w:val="000000" w:themeColor="text1"/>
              </w:rPr>
              <w:object w:dxaOrig="300" w:dyaOrig="279" w14:anchorId="6480E741">
                <v:shape id="_x0000_i2298" type="#_x0000_t75" style="width:15.25pt;height:15.25pt" o:ole="">
                  <v:imagedata r:id="rId2466" o:title=""/>
                </v:shape>
                <o:OLEObject Type="Embed" ProgID="Equation.DSMT4" ShapeID="_x0000_i2298" DrawAspect="Content" ObjectID="_1852642195" r:id="rId2467"/>
              </w:object>
            </w:r>
          </w:p>
        </w:tc>
        <w:tc>
          <w:tcPr>
            <w:tcW w:w="1139" w:type="pct"/>
            <w:vAlign w:val="center"/>
          </w:tcPr>
          <w:p w14:paraId="362689D9"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7F8329F6"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65EDC44A"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6D9049E2"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36F5EBB" w14:textId="77777777" w:rsidR="004D580C" w:rsidRPr="00E244B2" w:rsidRDefault="004D580C" w:rsidP="00166A8B">
            <w:pPr>
              <w:pStyle w:val="a8"/>
              <w:rPr>
                <w:color w:val="000000" w:themeColor="text1"/>
              </w:rPr>
            </w:pPr>
            <w:r w:rsidRPr="00E244B2">
              <w:rPr>
                <w:rFonts w:hint="eastAsia"/>
                <w:color w:val="000000" w:themeColor="text1"/>
              </w:rPr>
              <w:t>1</w:t>
            </w:r>
          </w:p>
        </w:tc>
      </w:tr>
    </w:tbl>
    <w:p w14:paraId="6B0A9F86" w14:textId="77777777" w:rsidR="004D580C" w:rsidRPr="00E244B2" w:rsidRDefault="004D580C" w:rsidP="004D580C">
      <w:pPr>
        <w:ind w:firstLine="480"/>
        <w:rPr>
          <w:color w:val="000000" w:themeColor="text1"/>
        </w:rPr>
      </w:pPr>
    </w:p>
    <w:p w14:paraId="1196D3B0" w14:textId="77777777" w:rsidR="004D580C" w:rsidRPr="00E244B2" w:rsidRDefault="004D580C" w:rsidP="004D580C">
      <w:pPr>
        <w:ind w:firstLine="480"/>
        <w:rPr>
          <w:color w:val="000000" w:themeColor="text1"/>
        </w:rPr>
      </w:pPr>
    </w:p>
    <w:p w14:paraId="6243D217"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265EA1CE" w14:textId="77777777" w:rsidTr="00004CB4">
        <w:trPr>
          <w:tblHeader/>
        </w:trPr>
        <w:tc>
          <w:tcPr>
            <w:tcW w:w="704" w:type="pct"/>
            <w:shd w:val="clear" w:color="auto" w:fill="E8EEF5"/>
            <w:tcMar>
              <w:top w:w="100" w:type="dxa"/>
              <w:left w:w="120" w:type="dxa"/>
              <w:bottom w:w="100" w:type="dxa"/>
              <w:right w:w="120" w:type="dxa"/>
            </w:tcMar>
            <w:vAlign w:val="center"/>
          </w:tcPr>
          <w:p w14:paraId="5EDF9D50"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43A2E18D"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5AB3AFBE"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3A69FDD7"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0F3BF793"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0A958D69"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4DAD7B51" w14:textId="77777777" w:rsidTr="00004CB4">
        <w:tc>
          <w:tcPr>
            <w:tcW w:w="704" w:type="pct"/>
            <w:vAlign w:val="center"/>
          </w:tcPr>
          <w:p w14:paraId="17721934" w14:textId="77777777" w:rsidR="004D580C" w:rsidRPr="00E244B2" w:rsidRDefault="004D580C" w:rsidP="00166A8B">
            <w:pPr>
              <w:pStyle w:val="a8"/>
              <w:rPr>
                <w:color w:val="000000" w:themeColor="text1"/>
              </w:rPr>
            </w:pPr>
            <w:r w:rsidRPr="00E244B2">
              <w:rPr>
                <w:color w:val="000000" w:themeColor="text1"/>
              </w:rPr>
              <w:t>核电机组实际出力</w:t>
            </w:r>
          </w:p>
        </w:tc>
        <w:tc>
          <w:tcPr>
            <w:tcW w:w="1107" w:type="pct"/>
            <w:vAlign w:val="center"/>
          </w:tcPr>
          <w:p w14:paraId="0F3DB0AB" w14:textId="77777777" w:rsidR="004D580C" w:rsidRPr="00E244B2" w:rsidRDefault="004D580C" w:rsidP="00166A8B">
            <w:pPr>
              <w:pStyle w:val="a8"/>
              <w:rPr>
                <w:color w:val="000000" w:themeColor="text1"/>
              </w:rPr>
            </w:pPr>
            <w:r w:rsidRPr="00E244B2">
              <w:rPr>
                <w:color w:val="000000" w:themeColor="text1"/>
              </w:rPr>
              <w:object w:dxaOrig="520" w:dyaOrig="380" w14:anchorId="403499D5">
                <v:shape id="_x0000_i2299" type="#_x0000_t75" style="width:25.65pt;height:20.15pt" o:ole="">
                  <v:imagedata r:id="rId2468" o:title=""/>
                </v:shape>
                <o:OLEObject Type="Embed" ProgID="Equation.DSMT4" ShapeID="_x0000_i2299" DrawAspect="Content" ObjectID="_1852642196" r:id="rId2469"/>
              </w:object>
            </w:r>
          </w:p>
        </w:tc>
        <w:tc>
          <w:tcPr>
            <w:tcW w:w="1171" w:type="pct"/>
            <w:vAlign w:val="center"/>
          </w:tcPr>
          <w:p w14:paraId="4CAF3C41"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核电机组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的实际有功出力</w:t>
            </w:r>
          </w:p>
        </w:tc>
        <w:tc>
          <w:tcPr>
            <w:tcW w:w="393" w:type="pct"/>
            <w:vAlign w:val="center"/>
          </w:tcPr>
          <w:p w14:paraId="79A762ED"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258B0BB8" w14:textId="77777777" w:rsidR="004D580C" w:rsidRPr="00E244B2" w:rsidRDefault="004D580C" w:rsidP="00166A8B">
            <w:pPr>
              <w:pStyle w:val="a8"/>
              <w:rPr>
                <w:color w:val="000000" w:themeColor="text1"/>
              </w:rPr>
            </w:pPr>
            <w:r w:rsidRPr="00E244B2">
              <w:rPr>
                <w:color w:val="000000" w:themeColor="text1"/>
              </w:rPr>
              <w:t>参与系统功率平衡、计算发电量与运行成本</w:t>
            </w:r>
          </w:p>
        </w:tc>
        <w:tc>
          <w:tcPr>
            <w:tcW w:w="812" w:type="pct"/>
            <w:vAlign w:val="center"/>
          </w:tcPr>
          <w:p w14:paraId="624D61CA" w14:textId="77777777" w:rsidR="004D580C" w:rsidRPr="00E244B2" w:rsidRDefault="004D580C" w:rsidP="00166A8B">
            <w:pPr>
              <w:pStyle w:val="a8"/>
              <w:rPr>
                <w:color w:val="000000" w:themeColor="text1"/>
              </w:rPr>
            </w:pPr>
            <w:r w:rsidRPr="00E244B2">
              <w:rPr>
                <w:color w:val="000000" w:themeColor="text1"/>
              </w:rPr>
              <w:t>[900, 950, 0]</w:t>
            </w:r>
          </w:p>
        </w:tc>
      </w:tr>
      <w:tr w:rsidR="004D580C" w:rsidRPr="00E244B2" w14:paraId="27D3F860" w14:textId="77777777" w:rsidTr="00004CB4">
        <w:tc>
          <w:tcPr>
            <w:tcW w:w="704" w:type="pct"/>
            <w:vAlign w:val="center"/>
          </w:tcPr>
          <w:p w14:paraId="1360B2B6" w14:textId="77777777" w:rsidR="004D580C" w:rsidRPr="00E244B2" w:rsidRDefault="004D580C" w:rsidP="00166A8B">
            <w:pPr>
              <w:pStyle w:val="a8"/>
              <w:rPr>
                <w:color w:val="000000" w:themeColor="text1"/>
              </w:rPr>
            </w:pPr>
            <w:r w:rsidRPr="00E244B2">
              <w:rPr>
                <w:color w:val="000000" w:themeColor="text1"/>
              </w:rPr>
              <w:t>核电机组可运行状态</w:t>
            </w:r>
          </w:p>
        </w:tc>
        <w:tc>
          <w:tcPr>
            <w:tcW w:w="1107" w:type="pct"/>
            <w:vAlign w:val="center"/>
          </w:tcPr>
          <w:p w14:paraId="7FB4B340" w14:textId="77777777" w:rsidR="004D580C" w:rsidRPr="00E244B2" w:rsidRDefault="004D580C" w:rsidP="00166A8B">
            <w:pPr>
              <w:pStyle w:val="a8"/>
              <w:rPr>
                <w:color w:val="000000" w:themeColor="text1"/>
              </w:rPr>
            </w:pPr>
            <w:r w:rsidRPr="00E244B2">
              <w:rPr>
                <w:color w:val="000000" w:themeColor="text1"/>
              </w:rPr>
              <w:object w:dxaOrig="580" w:dyaOrig="400" w14:anchorId="3CFE4577">
                <v:shape id="_x0000_i2300" type="#_x0000_t75" style="width:31.1pt;height:20.15pt" o:ole="">
                  <v:imagedata r:id="rId2470" o:title=""/>
                </v:shape>
                <o:OLEObject Type="Embed" ProgID="Equation.DSMT4" ShapeID="_x0000_i2300" DrawAspect="Content" ObjectID="_1852642197" r:id="rId2471"/>
              </w:object>
            </w:r>
          </w:p>
        </w:tc>
        <w:tc>
          <w:tcPr>
            <w:tcW w:w="1171" w:type="pct"/>
            <w:vAlign w:val="center"/>
          </w:tcPr>
          <w:p w14:paraId="524D94DC"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核电机组可运行状态，</w:t>
            </w:r>
            <w:r w:rsidRPr="00E244B2">
              <w:rPr>
                <w:color w:val="000000" w:themeColor="text1"/>
              </w:rPr>
              <w:t>1</w:t>
            </w:r>
            <w:r w:rsidRPr="00E244B2">
              <w:rPr>
                <w:color w:val="000000" w:themeColor="text1"/>
              </w:rPr>
              <w:t>表示可运行，</w:t>
            </w:r>
            <w:r w:rsidRPr="00E244B2">
              <w:rPr>
                <w:color w:val="000000" w:themeColor="text1"/>
              </w:rPr>
              <w:t>0</w:t>
            </w:r>
            <w:r w:rsidRPr="00E244B2">
              <w:rPr>
                <w:color w:val="000000" w:themeColor="text1"/>
              </w:rPr>
              <w:t>表示检修停运</w:t>
            </w:r>
          </w:p>
        </w:tc>
        <w:tc>
          <w:tcPr>
            <w:tcW w:w="393" w:type="pct"/>
            <w:vAlign w:val="center"/>
          </w:tcPr>
          <w:p w14:paraId="0554AA72"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1C1B87D2" w14:textId="77777777" w:rsidR="004D580C" w:rsidRPr="00E244B2" w:rsidRDefault="004D580C" w:rsidP="00166A8B">
            <w:pPr>
              <w:pStyle w:val="a8"/>
              <w:rPr>
                <w:color w:val="000000" w:themeColor="text1"/>
              </w:rPr>
            </w:pPr>
            <w:r w:rsidRPr="00E244B2">
              <w:rPr>
                <w:color w:val="000000" w:themeColor="text1"/>
              </w:rPr>
              <w:t>判断机组是否处于可运行状态</w:t>
            </w:r>
          </w:p>
        </w:tc>
        <w:tc>
          <w:tcPr>
            <w:tcW w:w="812" w:type="pct"/>
            <w:vAlign w:val="center"/>
          </w:tcPr>
          <w:p w14:paraId="673643CD" w14:textId="77777777" w:rsidR="004D580C" w:rsidRPr="00E244B2" w:rsidRDefault="004D580C" w:rsidP="00166A8B">
            <w:pPr>
              <w:pStyle w:val="a8"/>
              <w:rPr>
                <w:color w:val="000000" w:themeColor="text1"/>
              </w:rPr>
            </w:pPr>
            <w:r w:rsidRPr="00E244B2">
              <w:rPr>
                <w:color w:val="000000" w:themeColor="text1"/>
              </w:rPr>
              <w:t>[1, 1, 0]</w:t>
            </w:r>
          </w:p>
        </w:tc>
      </w:tr>
      <w:tr w:rsidR="004D580C" w:rsidRPr="00E244B2" w14:paraId="6AA3A661" w14:textId="77777777" w:rsidTr="00004CB4">
        <w:tc>
          <w:tcPr>
            <w:tcW w:w="704" w:type="pct"/>
            <w:vAlign w:val="center"/>
          </w:tcPr>
          <w:p w14:paraId="09EC39BE" w14:textId="77777777" w:rsidR="004D580C" w:rsidRPr="00E244B2" w:rsidRDefault="004D580C" w:rsidP="00166A8B">
            <w:pPr>
              <w:pStyle w:val="a8"/>
              <w:rPr>
                <w:color w:val="000000" w:themeColor="text1"/>
              </w:rPr>
            </w:pPr>
            <w:r w:rsidRPr="00E244B2">
              <w:rPr>
                <w:color w:val="000000" w:themeColor="text1"/>
              </w:rPr>
              <w:t>发电成本</w:t>
            </w:r>
          </w:p>
        </w:tc>
        <w:tc>
          <w:tcPr>
            <w:tcW w:w="1107" w:type="pct"/>
            <w:vAlign w:val="center"/>
          </w:tcPr>
          <w:p w14:paraId="466FF0B6" w14:textId="77777777" w:rsidR="004D580C" w:rsidRPr="00E244B2" w:rsidRDefault="004D580C" w:rsidP="00166A8B">
            <w:pPr>
              <w:pStyle w:val="a8"/>
              <w:rPr>
                <w:color w:val="000000" w:themeColor="text1"/>
              </w:rPr>
            </w:pPr>
            <w:r w:rsidRPr="00E244B2">
              <w:rPr>
                <w:color w:val="000000" w:themeColor="text1"/>
              </w:rPr>
              <w:object w:dxaOrig="620" w:dyaOrig="340" w14:anchorId="01BBABD8">
                <v:shape id="_x0000_i2301" type="#_x0000_t75" style="width:31.1pt;height:15.25pt" o:ole="">
                  <v:imagedata r:id="rId2472" o:title=""/>
                </v:shape>
                <o:OLEObject Type="Embed" ProgID="Equation.DSMT4" ShapeID="_x0000_i2301" DrawAspect="Content" ObjectID="_1852642198" r:id="rId2473"/>
              </w:object>
            </w:r>
          </w:p>
        </w:tc>
        <w:tc>
          <w:tcPr>
            <w:tcW w:w="1171" w:type="pct"/>
            <w:vAlign w:val="center"/>
          </w:tcPr>
          <w:p w14:paraId="4F7242EB" w14:textId="77777777" w:rsidR="004D580C" w:rsidRPr="00E244B2" w:rsidRDefault="004D580C" w:rsidP="00166A8B">
            <w:pPr>
              <w:pStyle w:val="a8"/>
              <w:rPr>
                <w:color w:val="000000" w:themeColor="text1"/>
              </w:rPr>
            </w:pPr>
            <w:r w:rsidRPr="00E244B2">
              <w:rPr>
                <w:color w:val="000000" w:themeColor="text1"/>
              </w:rPr>
              <w:t>调度周期内核电机组发电成本</w:t>
            </w:r>
          </w:p>
        </w:tc>
        <w:tc>
          <w:tcPr>
            <w:tcW w:w="393" w:type="pct"/>
            <w:vAlign w:val="center"/>
          </w:tcPr>
          <w:p w14:paraId="6D7E122D"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188C3C44" w14:textId="77777777" w:rsidR="004D580C" w:rsidRPr="00E244B2" w:rsidRDefault="004D580C" w:rsidP="00166A8B">
            <w:pPr>
              <w:pStyle w:val="a8"/>
              <w:rPr>
                <w:color w:val="000000" w:themeColor="text1"/>
              </w:rPr>
            </w:pPr>
            <w:r w:rsidRPr="00E244B2">
              <w:rPr>
                <w:color w:val="000000" w:themeColor="text1"/>
              </w:rPr>
              <w:t>运行经济性评价</w:t>
            </w:r>
          </w:p>
        </w:tc>
        <w:tc>
          <w:tcPr>
            <w:tcW w:w="812" w:type="pct"/>
            <w:vAlign w:val="center"/>
          </w:tcPr>
          <w:p w14:paraId="56F0B02E" w14:textId="77777777" w:rsidR="004D580C" w:rsidRPr="00E244B2" w:rsidRDefault="004D580C" w:rsidP="00166A8B">
            <w:pPr>
              <w:pStyle w:val="a8"/>
              <w:rPr>
                <w:color w:val="000000" w:themeColor="text1"/>
              </w:rPr>
            </w:pPr>
            <w:r w:rsidRPr="00E244B2">
              <w:rPr>
                <w:color w:val="000000" w:themeColor="text1"/>
              </w:rPr>
              <w:t>8.0×10⁶</w:t>
            </w:r>
          </w:p>
        </w:tc>
      </w:tr>
      <w:tr w:rsidR="004D580C" w:rsidRPr="00E244B2" w14:paraId="055AB190" w14:textId="77777777" w:rsidTr="00004CB4">
        <w:tc>
          <w:tcPr>
            <w:tcW w:w="704" w:type="pct"/>
            <w:vAlign w:val="center"/>
          </w:tcPr>
          <w:p w14:paraId="2332D6FE" w14:textId="77777777" w:rsidR="004D580C" w:rsidRPr="00E244B2" w:rsidRDefault="004D580C" w:rsidP="00166A8B">
            <w:pPr>
              <w:pStyle w:val="a8"/>
              <w:rPr>
                <w:color w:val="000000" w:themeColor="text1"/>
              </w:rPr>
            </w:pPr>
            <w:r w:rsidRPr="00E244B2">
              <w:rPr>
                <w:color w:val="000000" w:themeColor="text1"/>
              </w:rPr>
              <w:t>固定运维成本</w:t>
            </w:r>
          </w:p>
        </w:tc>
        <w:tc>
          <w:tcPr>
            <w:tcW w:w="1107" w:type="pct"/>
            <w:vAlign w:val="center"/>
          </w:tcPr>
          <w:p w14:paraId="706E9C7F" w14:textId="77777777" w:rsidR="004D580C" w:rsidRPr="00E244B2" w:rsidRDefault="004D580C" w:rsidP="00166A8B">
            <w:pPr>
              <w:pStyle w:val="a8"/>
              <w:rPr>
                <w:color w:val="000000" w:themeColor="text1"/>
              </w:rPr>
            </w:pPr>
            <w:r w:rsidRPr="00E244B2">
              <w:rPr>
                <w:color w:val="000000" w:themeColor="text1"/>
              </w:rPr>
              <w:object w:dxaOrig="720" w:dyaOrig="340" w14:anchorId="17BC2722">
                <v:shape id="_x0000_i2302" type="#_x0000_t75" style="width:36.6pt;height:15.25pt" o:ole="">
                  <v:imagedata r:id="rId2474" o:title=""/>
                </v:shape>
                <o:OLEObject Type="Embed" ProgID="Equation.DSMT4" ShapeID="_x0000_i2302" DrawAspect="Content" ObjectID="_1852642199" r:id="rId2475"/>
              </w:object>
            </w:r>
          </w:p>
        </w:tc>
        <w:tc>
          <w:tcPr>
            <w:tcW w:w="1171" w:type="pct"/>
            <w:vAlign w:val="center"/>
          </w:tcPr>
          <w:p w14:paraId="5E76A640" w14:textId="77777777" w:rsidR="004D580C" w:rsidRPr="00E244B2" w:rsidRDefault="004D580C" w:rsidP="00166A8B">
            <w:pPr>
              <w:pStyle w:val="a8"/>
              <w:rPr>
                <w:color w:val="000000" w:themeColor="text1"/>
              </w:rPr>
            </w:pPr>
            <w:r w:rsidRPr="00E244B2">
              <w:rPr>
                <w:color w:val="000000" w:themeColor="text1"/>
              </w:rPr>
              <w:t>大区域内核电固定运行维护成本</w:t>
            </w:r>
          </w:p>
        </w:tc>
        <w:tc>
          <w:tcPr>
            <w:tcW w:w="393" w:type="pct"/>
            <w:vAlign w:val="center"/>
          </w:tcPr>
          <w:p w14:paraId="08D4D7AB"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68627C9B" w14:textId="77777777" w:rsidR="004D580C" w:rsidRPr="00E244B2" w:rsidRDefault="004D580C" w:rsidP="00166A8B">
            <w:pPr>
              <w:pStyle w:val="a8"/>
              <w:rPr>
                <w:color w:val="000000" w:themeColor="text1"/>
              </w:rPr>
            </w:pPr>
            <w:r w:rsidRPr="00E244B2">
              <w:rPr>
                <w:color w:val="000000" w:themeColor="text1"/>
              </w:rPr>
              <w:t>运行成本核算</w:t>
            </w:r>
          </w:p>
        </w:tc>
        <w:tc>
          <w:tcPr>
            <w:tcW w:w="812" w:type="pct"/>
            <w:vAlign w:val="center"/>
          </w:tcPr>
          <w:p w14:paraId="25533D12" w14:textId="77777777" w:rsidR="004D580C" w:rsidRPr="00E244B2" w:rsidRDefault="004D580C" w:rsidP="00166A8B">
            <w:pPr>
              <w:pStyle w:val="a8"/>
              <w:rPr>
                <w:color w:val="000000" w:themeColor="text1"/>
              </w:rPr>
            </w:pPr>
            <w:r w:rsidRPr="00E244B2">
              <w:rPr>
                <w:color w:val="000000" w:themeColor="text1"/>
              </w:rPr>
              <w:t>2.0×10⁶</w:t>
            </w:r>
          </w:p>
        </w:tc>
      </w:tr>
      <w:tr w:rsidR="004D580C" w:rsidRPr="00E244B2" w14:paraId="0DBA8A70" w14:textId="77777777" w:rsidTr="00004CB4">
        <w:tc>
          <w:tcPr>
            <w:tcW w:w="704" w:type="pct"/>
            <w:vAlign w:val="center"/>
          </w:tcPr>
          <w:p w14:paraId="035A8283" w14:textId="77777777" w:rsidR="004D580C" w:rsidRPr="00E244B2" w:rsidRDefault="004D580C" w:rsidP="00166A8B">
            <w:pPr>
              <w:pStyle w:val="a8"/>
              <w:rPr>
                <w:color w:val="000000" w:themeColor="text1"/>
              </w:rPr>
            </w:pPr>
            <w:r w:rsidRPr="00E244B2">
              <w:rPr>
                <w:color w:val="000000" w:themeColor="text1"/>
              </w:rPr>
              <w:t>核电总运行成本</w:t>
            </w:r>
          </w:p>
        </w:tc>
        <w:tc>
          <w:tcPr>
            <w:tcW w:w="1107" w:type="pct"/>
            <w:vAlign w:val="center"/>
          </w:tcPr>
          <w:p w14:paraId="424D7A9C" w14:textId="77777777" w:rsidR="004D580C" w:rsidRPr="00E244B2" w:rsidRDefault="004D580C" w:rsidP="00166A8B">
            <w:pPr>
              <w:pStyle w:val="a8"/>
              <w:rPr>
                <w:color w:val="000000" w:themeColor="text1"/>
              </w:rPr>
            </w:pPr>
            <w:r w:rsidRPr="00E244B2">
              <w:rPr>
                <w:color w:val="000000" w:themeColor="text1"/>
              </w:rPr>
              <w:object w:dxaOrig="400" w:dyaOrig="340" w14:anchorId="2835F688">
                <v:shape id="_x0000_i2303" type="#_x0000_t75" style="width:20.15pt;height:15.25pt" o:ole="">
                  <v:imagedata r:id="rId2476" o:title=""/>
                </v:shape>
                <o:OLEObject Type="Embed" ProgID="Equation.DSMT4" ShapeID="_x0000_i2303" DrawAspect="Content" ObjectID="_1852642200" r:id="rId2477"/>
              </w:object>
            </w:r>
          </w:p>
        </w:tc>
        <w:tc>
          <w:tcPr>
            <w:tcW w:w="1171" w:type="pct"/>
            <w:vAlign w:val="center"/>
          </w:tcPr>
          <w:p w14:paraId="31659428" w14:textId="77777777" w:rsidR="004D580C" w:rsidRPr="00E244B2" w:rsidRDefault="004D580C" w:rsidP="00166A8B">
            <w:pPr>
              <w:pStyle w:val="a8"/>
              <w:rPr>
                <w:color w:val="000000" w:themeColor="text1"/>
              </w:rPr>
            </w:pPr>
            <w:r w:rsidRPr="00E244B2">
              <w:rPr>
                <w:color w:val="000000" w:themeColor="text1"/>
              </w:rPr>
              <w:t>发电成本与固定运维成本之和</w:t>
            </w:r>
          </w:p>
        </w:tc>
        <w:tc>
          <w:tcPr>
            <w:tcW w:w="393" w:type="pct"/>
            <w:vAlign w:val="center"/>
          </w:tcPr>
          <w:p w14:paraId="20F18213"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6C17C793" w14:textId="77777777" w:rsidR="004D580C" w:rsidRPr="00E244B2" w:rsidRDefault="004D580C" w:rsidP="00166A8B">
            <w:pPr>
              <w:pStyle w:val="a8"/>
              <w:rPr>
                <w:color w:val="000000" w:themeColor="text1"/>
              </w:rPr>
            </w:pPr>
            <w:r w:rsidRPr="00E244B2">
              <w:rPr>
                <w:color w:val="000000" w:themeColor="text1"/>
              </w:rPr>
              <w:t>进入系统总运行成本并评价优化效果</w:t>
            </w:r>
          </w:p>
        </w:tc>
        <w:tc>
          <w:tcPr>
            <w:tcW w:w="812" w:type="pct"/>
            <w:vAlign w:val="center"/>
          </w:tcPr>
          <w:p w14:paraId="675046D7" w14:textId="77777777" w:rsidR="004D580C" w:rsidRPr="00E244B2" w:rsidRDefault="004D580C" w:rsidP="00166A8B">
            <w:pPr>
              <w:pStyle w:val="a8"/>
              <w:rPr>
                <w:color w:val="000000" w:themeColor="text1"/>
              </w:rPr>
            </w:pPr>
            <w:r w:rsidRPr="00E244B2">
              <w:rPr>
                <w:color w:val="000000" w:themeColor="text1"/>
              </w:rPr>
              <w:t>1.0×10⁷</w:t>
            </w:r>
          </w:p>
        </w:tc>
      </w:tr>
    </w:tbl>
    <w:p w14:paraId="485DA67B" w14:textId="77777777" w:rsidR="004D580C" w:rsidRPr="00E244B2" w:rsidRDefault="004D580C" w:rsidP="004D580C">
      <w:pPr>
        <w:ind w:firstLine="480"/>
        <w:rPr>
          <w:color w:val="000000" w:themeColor="text1"/>
        </w:rPr>
      </w:pPr>
    </w:p>
    <w:p w14:paraId="4BC89493" w14:textId="77777777" w:rsidR="004D580C" w:rsidRPr="00E244B2" w:rsidRDefault="004D580C" w:rsidP="004D580C">
      <w:pPr>
        <w:pStyle w:val="20"/>
        <w:rPr>
          <w:color w:val="000000" w:themeColor="text1"/>
        </w:rPr>
      </w:pPr>
      <w:r w:rsidRPr="00E244B2">
        <w:rPr>
          <w:rFonts w:hint="eastAsia"/>
          <w:color w:val="000000" w:themeColor="text1"/>
        </w:rPr>
        <w:t>光热</w:t>
      </w:r>
      <w:r w:rsidRPr="00E244B2">
        <w:rPr>
          <w:color w:val="000000" w:themeColor="text1"/>
        </w:rPr>
        <w:t>运行模型</w:t>
      </w:r>
    </w:p>
    <w:p w14:paraId="68F8A7B6"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565E9FBE" w14:textId="77777777" w:rsidTr="00004CB4">
        <w:trPr>
          <w:tblHeader/>
        </w:trPr>
        <w:tc>
          <w:tcPr>
            <w:tcW w:w="833" w:type="pct"/>
            <w:shd w:val="clear" w:color="auto" w:fill="E8EEF5"/>
            <w:tcMar>
              <w:top w:w="100" w:type="dxa"/>
              <w:left w:w="120" w:type="dxa"/>
              <w:bottom w:w="100" w:type="dxa"/>
              <w:right w:w="120" w:type="dxa"/>
            </w:tcMar>
            <w:vAlign w:val="center"/>
          </w:tcPr>
          <w:p w14:paraId="2646E8EE"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0962B6F3"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2B113C81"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4F4AEB7E"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08391752"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11405067"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6B5927F4"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7AC16099" w14:textId="77777777" w:rsidTr="00004CB4">
        <w:tc>
          <w:tcPr>
            <w:tcW w:w="833" w:type="pct"/>
            <w:vAlign w:val="center"/>
          </w:tcPr>
          <w:p w14:paraId="07232FA4" w14:textId="77777777" w:rsidR="004D580C" w:rsidRPr="00E244B2" w:rsidRDefault="004D580C" w:rsidP="00166A8B">
            <w:pPr>
              <w:pStyle w:val="a8"/>
              <w:rPr>
                <w:color w:val="000000" w:themeColor="text1"/>
              </w:rPr>
            </w:pPr>
            <w:r w:rsidRPr="00E244B2">
              <w:rPr>
                <w:color w:val="000000" w:themeColor="text1"/>
              </w:rPr>
              <w:t>集热场集热效率</w:t>
            </w:r>
          </w:p>
        </w:tc>
        <w:tc>
          <w:tcPr>
            <w:tcW w:w="876" w:type="pct"/>
            <w:vAlign w:val="center"/>
          </w:tcPr>
          <w:p w14:paraId="6BE76477" w14:textId="77777777" w:rsidR="004D580C" w:rsidRPr="00E244B2" w:rsidRDefault="004D580C" w:rsidP="00166A8B">
            <w:pPr>
              <w:pStyle w:val="a8"/>
              <w:rPr>
                <w:color w:val="000000" w:themeColor="text1"/>
              </w:rPr>
            </w:pPr>
            <w:r w:rsidRPr="00E244B2">
              <w:rPr>
                <w:color w:val="000000" w:themeColor="text1"/>
              </w:rPr>
              <w:object w:dxaOrig="437" w:dyaOrig="377" w14:anchorId="393F8C35">
                <v:shape id="_x0000_i2304" type="#_x0000_t75" style="width:20.15pt;height:20.15pt" o:ole="">
                  <v:imagedata r:id="rId2478" o:title=""/>
                </v:shape>
                <o:OLEObject Type="Embed" ProgID="Equation.DSMT4" ShapeID="_x0000_i2304" DrawAspect="Content" ObjectID="_1852642201" r:id="rId2479"/>
              </w:object>
            </w:r>
          </w:p>
        </w:tc>
        <w:tc>
          <w:tcPr>
            <w:tcW w:w="1139" w:type="pct"/>
            <w:vAlign w:val="center"/>
          </w:tcPr>
          <w:p w14:paraId="27062AC9" w14:textId="77777777" w:rsidR="004D580C" w:rsidRPr="00E244B2" w:rsidRDefault="004D580C" w:rsidP="00166A8B">
            <w:pPr>
              <w:pStyle w:val="a8"/>
              <w:rPr>
                <w:color w:val="000000" w:themeColor="text1"/>
              </w:rPr>
            </w:pPr>
            <w:r w:rsidRPr="00E244B2">
              <w:rPr>
                <w:color w:val="000000" w:themeColor="text1"/>
              </w:rPr>
              <w:t>光热电站集热场集热效率</w:t>
            </w:r>
          </w:p>
        </w:tc>
        <w:tc>
          <w:tcPr>
            <w:tcW w:w="441" w:type="pct"/>
            <w:vAlign w:val="center"/>
          </w:tcPr>
          <w:p w14:paraId="32A416BF"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5C0959ED" w14:textId="77777777" w:rsidR="004D580C" w:rsidRPr="00E244B2" w:rsidRDefault="004D580C" w:rsidP="00166A8B">
            <w:pPr>
              <w:pStyle w:val="a8"/>
              <w:rPr>
                <w:color w:val="000000" w:themeColor="text1"/>
              </w:rPr>
            </w:pPr>
            <w:r w:rsidRPr="00E244B2">
              <w:rPr>
                <w:color w:val="000000" w:themeColor="text1"/>
              </w:rPr>
              <w:t>电站技术参数</w:t>
            </w:r>
          </w:p>
        </w:tc>
        <w:tc>
          <w:tcPr>
            <w:tcW w:w="450" w:type="pct"/>
            <w:vAlign w:val="center"/>
          </w:tcPr>
          <w:p w14:paraId="6DCBD04E"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3F03402A" w14:textId="77777777" w:rsidR="004D580C" w:rsidRPr="00E244B2" w:rsidRDefault="004D580C" w:rsidP="00166A8B">
            <w:pPr>
              <w:pStyle w:val="a8"/>
              <w:rPr>
                <w:color w:val="000000" w:themeColor="text1"/>
              </w:rPr>
            </w:pPr>
            <w:r w:rsidRPr="00E244B2">
              <w:rPr>
                <w:rFonts w:hint="eastAsia"/>
                <w:color w:val="000000" w:themeColor="text1"/>
              </w:rPr>
              <w:t>0.72</w:t>
            </w:r>
          </w:p>
        </w:tc>
      </w:tr>
      <w:tr w:rsidR="004D580C" w:rsidRPr="00E244B2" w14:paraId="3C0D15BD" w14:textId="77777777" w:rsidTr="00004CB4">
        <w:tc>
          <w:tcPr>
            <w:tcW w:w="833" w:type="pct"/>
            <w:vAlign w:val="center"/>
          </w:tcPr>
          <w:p w14:paraId="67A3C983" w14:textId="77777777" w:rsidR="004D580C" w:rsidRPr="00E244B2" w:rsidRDefault="004D580C" w:rsidP="00166A8B">
            <w:pPr>
              <w:pStyle w:val="a8"/>
              <w:rPr>
                <w:color w:val="000000" w:themeColor="text1"/>
              </w:rPr>
            </w:pPr>
            <w:r w:rsidRPr="00E244B2">
              <w:rPr>
                <w:color w:val="000000" w:themeColor="text1"/>
              </w:rPr>
              <w:t>集热场镜场总面积</w:t>
            </w:r>
          </w:p>
        </w:tc>
        <w:tc>
          <w:tcPr>
            <w:tcW w:w="876" w:type="pct"/>
            <w:vAlign w:val="center"/>
          </w:tcPr>
          <w:p w14:paraId="11769137" w14:textId="77777777" w:rsidR="004D580C" w:rsidRPr="00E244B2" w:rsidRDefault="004D580C" w:rsidP="00166A8B">
            <w:pPr>
              <w:pStyle w:val="a8"/>
              <w:rPr>
                <w:color w:val="000000" w:themeColor="text1"/>
              </w:rPr>
            </w:pPr>
            <w:r w:rsidRPr="00E244B2">
              <w:rPr>
                <w:color w:val="000000" w:themeColor="text1"/>
              </w:rPr>
              <w:object w:dxaOrig="460" w:dyaOrig="377" w14:anchorId="55F2AE0F">
                <v:shape id="_x0000_i2305" type="#_x0000_t75" style="width:20.15pt;height:20.15pt" o:ole="">
                  <v:imagedata r:id="rId2480" o:title=""/>
                </v:shape>
                <o:OLEObject Type="Embed" ProgID="Equation.DSMT4" ShapeID="_x0000_i2305" DrawAspect="Content" ObjectID="_1852642202" r:id="rId2481"/>
              </w:object>
            </w:r>
          </w:p>
        </w:tc>
        <w:tc>
          <w:tcPr>
            <w:tcW w:w="1139" w:type="pct"/>
            <w:vAlign w:val="center"/>
          </w:tcPr>
          <w:p w14:paraId="0CADB0AB" w14:textId="77777777" w:rsidR="004D580C" w:rsidRPr="00E244B2" w:rsidRDefault="004D580C" w:rsidP="00166A8B">
            <w:pPr>
              <w:pStyle w:val="a8"/>
              <w:rPr>
                <w:color w:val="000000" w:themeColor="text1"/>
              </w:rPr>
            </w:pPr>
            <w:r w:rsidRPr="00E244B2">
              <w:rPr>
                <w:color w:val="000000" w:themeColor="text1"/>
              </w:rPr>
              <w:t>光热电站集热场镜场总面积</w:t>
            </w:r>
          </w:p>
        </w:tc>
        <w:tc>
          <w:tcPr>
            <w:tcW w:w="441" w:type="pct"/>
            <w:vAlign w:val="center"/>
          </w:tcPr>
          <w:p w14:paraId="7E5F40BF" w14:textId="77777777" w:rsidR="004D580C" w:rsidRPr="00E244B2" w:rsidRDefault="004D580C" w:rsidP="00166A8B">
            <w:pPr>
              <w:pStyle w:val="a8"/>
              <w:rPr>
                <w:color w:val="000000" w:themeColor="text1"/>
              </w:rPr>
            </w:pPr>
            <w:r w:rsidRPr="00E244B2">
              <w:rPr>
                <w:rFonts w:hint="eastAsia"/>
                <w:color w:val="000000" w:themeColor="text1"/>
              </w:rPr>
              <w:t>m</w:t>
            </w:r>
            <w:r w:rsidRPr="00E244B2">
              <w:rPr>
                <w:rFonts w:hint="eastAsia"/>
                <w:color w:val="000000" w:themeColor="text1"/>
                <w:vertAlign w:val="superscript"/>
              </w:rPr>
              <w:t>2</w:t>
            </w:r>
          </w:p>
        </w:tc>
        <w:tc>
          <w:tcPr>
            <w:tcW w:w="589" w:type="pct"/>
            <w:vAlign w:val="center"/>
          </w:tcPr>
          <w:p w14:paraId="2743DB2C" w14:textId="77777777" w:rsidR="004D580C" w:rsidRPr="00E244B2" w:rsidRDefault="004D580C" w:rsidP="00166A8B">
            <w:pPr>
              <w:pStyle w:val="a8"/>
              <w:rPr>
                <w:color w:val="000000" w:themeColor="text1"/>
              </w:rPr>
            </w:pPr>
            <w:r w:rsidRPr="00E244B2">
              <w:rPr>
                <w:color w:val="000000" w:themeColor="text1"/>
              </w:rPr>
              <w:t>电站技术参数</w:t>
            </w:r>
          </w:p>
        </w:tc>
        <w:tc>
          <w:tcPr>
            <w:tcW w:w="450" w:type="pct"/>
            <w:vAlign w:val="center"/>
          </w:tcPr>
          <w:p w14:paraId="713BDD28"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20A02DE3" w14:textId="77777777" w:rsidR="004D580C" w:rsidRPr="00E244B2" w:rsidRDefault="004D580C" w:rsidP="00166A8B">
            <w:pPr>
              <w:pStyle w:val="a8"/>
              <w:rPr>
                <w:color w:val="000000" w:themeColor="text1"/>
              </w:rPr>
            </w:pPr>
            <w:r w:rsidRPr="00E244B2">
              <w:rPr>
                <w:color w:val="000000" w:themeColor="text1"/>
              </w:rPr>
              <w:t>450000</w:t>
            </w:r>
          </w:p>
        </w:tc>
      </w:tr>
      <w:tr w:rsidR="004D580C" w:rsidRPr="00E244B2" w14:paraId="6290370D" w14:textId="77777777" w:rsidTr="00004CB4">
        <w:tc>
          <w:tcPr>
            <w:tcW w:w="833" w:type="pct"/>
            <w:vAlign w:val="center"/>
          </w:tcPr>
          <w:p w14:paraId="5D07B6F2" w14:textId="77777777" w:rsidR="004D580C" w:rsidRPr="00E244B2" w:rsidRDefault="004D580C" w:rsidP="00166A8B">
            <w:pPr>
              <w:pStyle w:val="a8"/>
              <w:rPr>
                <w:color w:val="000000" w:themeColor="text1"/>
              </w:rPr>
            </w:pPr>
            <w:r w:rsidRPr="00E244B2">
              <w:rPr>
                <w:color w:val="000000" w:themeColor="text1"/>
              </w:rPr>
              <w:lastRenderedPageBreak/>
              <w:t>法向直接辐照度</w:t>
            </w:r>
          </w:p>
        </w:tc>
        <w:tc>
          <w:tcPr>
            <w:tcW w:w="876" w:type="pct"/>
            <w:vAlign w:val="center"/>
          </w:tcPr>
          <w:p w14:paraId="0C02401A" w14:textId="77777777" w:rsidR="004D580C" w:rsidRPr="00E244B2" w:rsidRDefault="004D580C" w:rsidP="00166A8B">
            <w:pPr>
              <w:pStyle w:val="a8"/>
              <w:rPr>
                <w:color w:val="000000" w:themeColor="text1"/>
              </w:rPr>
            </w:pPr>
            <w:r w:rsidRPr="00E244B2">
              <w:rPr>
                <w:color w:val="000000" w:themeColor="text1"/>
              </w:rPr>
              <w:object w:dxaOrig="722" w:dyaOrig="357" w14:anchorId="5A0C695D">
                <v:shape id="_x0000_i2306" type="#_x0000_t75" style="width:35.4pt;height:15.25pt" o:ole="">
                  <v:imagedata r:id="rId2482" o:title=""/>
                </v:shape>
                <o:OLEObject Type="Embed" ProgID="Equation.DSMT4" ShapeID="_x0000_i2306" DrawAspect="Content" ObjectID="_1852642203" r:id="rId2483"/>
              </w:object>
            </w:r>
          </w:p>
        </w:tc>
        <w:tc>
          <w:tcPr>
            <w:tcW w:w="1139" w:type="pct"/>
            <w:vAlign w:val="center"/>
          </w:tcPr>
          <w:p w14:paraId="4D61E549"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position w:val="-10"/>
              </w:rPr>
              <w:object w:dxaOrig="228" w:dyaOrig="240" w14:anchorId="2932EE8D">
                <v:shape id="_x0000_i2307" type="#_x0000_t75" style="width:10.35pt;height:10.35pt" o:ole="">
                  <v:imagedata r:id="rId1091" o:title=""/>
                </v:shape>
                <o:OLEObject Type="Embed" ProgID="Equation.DSMT4" ShapeID="_x0000_i2307" DrawAspect="Content" ObjectID="_1852642204" r:id="rId2484"/>
              </w:object>
            </w:r>
            <w:r w:rsidRPr="00E244B2">
              <w:rPr>
                <w:color w:val="000000" w:themeColor="text1"/>
              </w:rPr>
              <w:t>的分区</w:t>
            </w:r>
            <w:r w:rsidRPr="00E244B2">
              <w:rPr>
                <w:color w:val="000000" w:themeColor="text1"/>
                <w:position w:val="-4"/>
              </w:rPr>
              <w:object w:dxaOrig="180" w:dyaOrig="180" w14:anchorId="21F661EE">
                <v:shape id="_x0000_i2308" type="#_x0000_t75" style="width:9.75pt;height:9.75pt" o:ole="">
                  <v:imagedata r:id="rId1093" o:title=""/>
                </v:shape>
                <o:OLEObject Type="Embed" ProgID="Equation.DSMT4" ShapeID="_x0000_i2308" DrawAspect="Content" ObjectID="_1852642205" r:id="rId2485"/>
              </w:object>
            </w:r>
            <w:r w:rsidRPr="00E244B2">
              <w:rPr>
                <w:color w:val="000000" w:themeColor="text1"/>
              </w:rPr>
              <w:t>在时段</w:t>
            </w:r>
            <w:r w:rsidRPr="00E244B2">
              <w:rPr>
                <w:color w:val="000000" w:themeColor="text1"/>
                <w:position w:val="-6"/>
              </w:rPr>
              <w:object w:dxaOrig="144" w:dyaOrig="228" w14:anchorId="04179E9D">
                <v:shape id="_x0000_i2309" type="#_x0000_t75" style="width:5.5pt;height:10.35pt" o:ole="">
                  <v:imagedata r:id="rId1483" o:title=""/>
                </v:shape>
                <o:OLEObject Type="Embed" ProgID="Equation.DSMT4" ShapeID="_x0000_i2309" DrawAspect="Content" ObjectID="_1852642206" r:id="rId2486"/>
              </w:object>
            </w:r>
            <w:r w:rsidRPr="00E244B2">
              <w:rPr>
                <w:color w:val="000000" w:themeColor="text1"/>
              </w:rPr>
              <w:t>的法向直接辐照度</w:t>
            </w:r>
          </w:p>
        </w:tc>
        <w:tc>
          <w:tcPr>
            <w:tcW w:w="441" w:type="pct"/>
            <w:vAlign w:val="center"/>
          </w:tcPr>
          <w:p w14:paraId="3FA5F211" w14:textId="77777777" w:rsidR="004D580C" w:rsidRPr="00E244B2" w:rsidRDefault="004D580C" w:rsidP="00166A8B">
            <w:pPr>
              <w:pStyle w:val="a8"/>
              <w:rPr>
                <w:color w:val="000000" w:themeColor="text1"/>
              </w:rPr>
            </w:pPr>
            <w:r w:rsidRPr="00E244B2">
              <w:rPr>
                <w:rFonts w:hint="eastAsia"/>
                <w:color w:val="000000" w:themeColor="text1"/>
              </w:rPr>
              <w:t>W/m</w:t>
            </w:r>
            <w:r w:rsidRPr="00E244B2">
              <w:rPr>
                <w:rFonts w:hint="eastAsia"/>
                <w:color w:val="000000" w:themeColor="text1"/>
                <w:vertAlign w:val="superscript"/>
              </w:rPr>
              <w:t>2</w:t>
            </w:r>
          </w:p>
        </w:tc>
        <w:tc>
          <w:tcPr>
            <w:tcW w:w="589" w:type="pct"/>
            <w:vAlign w:val="center"/>
          </w:tcPr>
          <w:p w14:paraId="5C445A21" w14:textId="77777777" w:rsidR="004D580C" w:rsidRPr="00E244B2" w:rsidRDefault="004D580C" w:rsidP="00166A8B">
            <w:pPr>
              <w:pStyle w:val="a8"/>
              <w:rPr>
                <w:color w:val="000000" w:themeColor="text1"/>
              </w:rPr>
            </w:pPr>
            <w:r w:rsidRPr="00E244B2">
              <w:rPr>
                <w:color w:val="000000" w:themeColor="text1"/>
              </w:rPr>
              <w:t>气象数据</w:t>
            </w:r>
          </w:p>
        </w:tc>
        <w:tc>
          <w:tcPr>
            <w:tcW w:w="450" w:type="pct"/>
            <w:vAlign w:val="center"/>
          </w:tcPr>
          <w:p w14:paraId="454289AA"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24A82B42" w14:textId="77777777" w:rsidR="004D580C" w:rsidRPr="00E244B2" w:rsidRDefault="004D580C" w:rsidP="00166A8B">
            <w:pPr>
              <w:pStyle w:val="a8"/>
              <w:rPr>
                <w:color w:val="000000" w:themeColor="text1"/>
              </w:rPr>
            </w:pPr>
            <w:r w:rsidRPr="00E244B2">
              <w:rPr>
                <w:color w:val="000000" w:themeColor="text1"/>
              </w:rPr>
              <w:t>[450,780,200,…]</w:t>
            </w:r>
          </w:p>
        </w:tc>
      </w:tr>
      <w:tr w:rsidR="004D580C" w:rsidRPr="00E244B2" w14:paraId="55EA11C2" w14:textId="77777777" w:rsidTr="00004CB4">
        <w:tc>
          <w:tcPr>
            <w:tcW w:w="833" w:type="pct"/>
            <w:vAlign w:val="center"/>
          </w:tcPr>
          <w:p w14:paraId="519CD0C7" w14:textId="77777777" w:rsidR="004D580C" w:rsidRPr="00E244B2" w:rsidRDefault="004D580C" w:rsidP="00166A8B">
            <w:pPr>
              <w:pStyle w:val="a8"/>
              <w:rPr>
                <w:color w:val="000000" w:themeColor="text1"/>
              </w:rPr>
            </w:pPr>
            <w:r w:rsidRPr="00E244B2">
              <w:rPr>
                <w:color w:val="000000" w:themeColor="text1"/>
              </w:rPr>
              <w:t>太阳能倍数</w:t>
            </w:r>
          </w:p>
        </w:tc>
        <w:tc>
          <w:tcPr>
            <w:tcW w:w="876" w:type="pct"/>
            <w:vAlign w:val="center"/>
          </w:tcPr>
          <w:p w14:paraId="08024115" w14:textId="77777777" w:rsidR="004D580C" w:rsidRPr="00E244B2" w:rsidRDefault="004D580C" w:rsidP="00166A8B">
            <w:pPr>
              <w:pStyle w:val="a8"/>
              <w:rPr>
                <w:color w:val="000000" w:themeColor="text1"/>
              </w:rPr>
            </w:pPr>
            <w:r w:rsidRPr="00E244B2">
              <w:rPr>
                <w:color w:val="000000" w:themeColor="text1"/>
              </w:rPr>
              <w:object w:dxaOrig="641" w:dyaOrig="357" w14:anchorId="192C9486">
                <v:shape id="_x0000_i2310" type="#_x0000_t75" style="width:31.1pt;height:15.25pt" o:ole="">
                  <v:imagedata r:id="rId2487" o:title=""/>
                </v:shape>
                <o:OLEObject Type="Embed" ProgID="Equation.DSMT4" ShapeID="_x0000_i2310" DrawAspect="Content" ObjectID="_1852642207" r:id="rId2488"/>
              </w:object>
            </w:r>
          </w:p>
        </w:tc>
        <w:tc>
          <w:tcPr>
            <w:tcW w:w="1139" w:type="pct"/>
            <w:vAlign w:val="center"/>
          </w:tcPr>
          <w:p w14:paraId="59876D7D" w14:textId="77777777" w:rsidR="004D580C" w:rsidRPr="00E244B2" w:rsidRDefault="004D580C" w:rsidP="00166A8B">
            <w:pPr>
              <w:pStyle w:val="a8"/>
              <w:rPr>
                <w:color w:val="000000" w:themeColor="text1"/>
              </w:rPr>
            </w:pPr>
            <w:r w:rsidRPr="00E244B2">
              <w:rPr>
                <w:color w:val="000000" w:themeColor="text1"/>
              </w:rPr>
              <w:t>集热场在设计</w:t>
            </w:r>
            <w:r w:rsidRPr="00E244B2">
              <w:rPr>
                <w:color w:val="000000" w:themeColor="text1"/>
              </w:rPr>
              <w:t>DNI</w:t>
            </w:r>
            <w:r w:rsidRPr="00E244B2">
              <w:rPr>
                <w:color w:val="000000" w:themeColor="text1"/>
              </w:rPr>
              <w:t>下输出热功率与汽轮机满发所需热功率之比</w:t>
            </w:r>
          </w:p>
        </w:tc>
        <w:tc>
          <w:tcPr>
            <w:tcW w:w="441" w:type="pct"/>
            <w:vAlign w:val="center"/>
          </w:tcPr>
          <w:p w14:paraId="3B802A5A"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3EE5A5A6" w14:textId="77777777" w:rsidR="004D580C" w:rsidRPr="00E244B2" w:rsidRDefault="004D580C" w:rsidP="00166A8B">
            <w:pPr>
              <w:pStyle w:val="a8"/>
              <w:rPr>
                <w:color w:val="000000" w:themeColor="text1"/>
              </w:rPr>
            </w:pPr>
            <w:r w:rsidRPr="00E244B2">
              <w:rPr>
                <w:color w:val="000000" w:themeColor="text1"/>
              </w:rPr>
              <w:t>电站技术参数</w:t>
            </w:r>
          </w:p>
        </w:tc>
        <w:tc>
          <w:tcPr>
            <w:tcW w:w="450" w:type="pct"/>
            <w:vAlign w:val="center"/>
          </w:tcPr>
          <w:p w14:paraId="0B109AD0"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70FD84F" w14:textId="77777777" w:rsidR="004D580C" w:rsidRPr="00E244B2" w:rsidRDefault="004D580C" w:rsidP="00166A8B">
            <w:pPr>
              <w:pStyle w:val="a8"/>
              <w:rPr>
                <w:color w:val="000000" w:themeColor="text1"/>
              </w:rPr>
            </w:pPr>
            <w:r w:rsidRPr="00E244B2">
              <w:rPr>
                <w:rFonts w:hint="eastAsia"/>
                <w:color w:val="000000" w:themeColor="text1"/>
              </w:rPr>
              <w:t>1.94</w:t>
            </w:r>
          </w:p>
        </w:tc>
      </w:tr>
      <w:tr w:rsidR="004D580C" w:rsidRPr="00E244B2" w14:paraId="682EB08B" w14:textId="77777777" w:rsidTr="00004CB4">
        <w:tc>
          <w:tcPr>
            <w:tcW w:w="833" w:type="pct"/>
            <w:vAlign w:val="center"/>
          </w:tcPr>
          <w:p w14:paraId="0FB82F1F" w14:textId="77777777" w:rsidR="004D580C" w:rsidRPr="00E244B2" w:rsidRDefault="004D580C" w:rsidP="00166A8B">
            <w:pPr>
              <w:pStyle w:val="a8"/>
              <w:rPr>
                <w:color w:val="000000" w:themeColor="text1"/>
              </w:rPr>
            </w:pPr>
            <w:r w:rsidRPr="00E244B2">
              <w:rPr>
                <w:color w:val="000000" w:themeColor="text1"/>
              </w:rPr>
              <w:t>设计参考法向直接辐照度</w:t>
            </w:r>
          </w:p>
        </w:tc>
        <w:tc>
          <w:tcPr>
            <w:tcW w:w="876" w:type="pct"/>
            <w:vAlign w:val="center"/>
          </w:tcPr>
          <w:p w14:paraId="27F48477" w14:textId="77777777" w:rsidR="004D580C" w:rsidRPr="00E244B2" w:rsidRDefault="004D580C" w:rsidP="00166A8B">
            <w:pPr>
              <w:pStyle w:val="a8"/>
              <w:rPr>
                <w:color w:val="000000" w:themeColor="text1"/>
              </w:rPr>
            </w:pPr>
            <w:r w:rsidRPr="00E244B2">
              <w:rPr>
                <w:color w:val="000000" w:themeColor="text1"/>
              </w:rPr>
              <w:object w:dxaOrig="639" w:dyaOrig="377" w14:anchorId="5E4AA7F4">
                <v:shape id="_x0000_i2311" type="#_x0000_t75" style="width:31.1pt;height:20.15pt" o:ole="">
                  <v:imagedata r:id="rId2489" o:title=""/>
                </v:shape>
                <o:OLEObject Type="Embed" ProgID="Equation.DSMT4" ShapeID="_x0000_i2311" DrawAspect="Content" ObjectID="_1852642208" r:id="rId2490"/>
              </w:object>
            </w:r>
          </w:p>
        </w:tc>
        <w:tc>
          <w:tcPr>
            <w:tcW w:w="1139" w:type="pct"/>
            <w:vAlign w:val="center"/>
          </w:tcPr>
          <w:p w14:paraId="6A8A98A7" w14:textId="77777777" w:rsidR="004D580C" w:rsidRPr="00E244B2" w:rsidRDefault="004D580C" w:rsidP="00166A8B">
            <w:pPr>
              <w:pStyle w:val="a8"/>
              <w:rPr>
                <w:color w:val="000000" w:themeColor="text1"/>
              </w:rPr>
            </w:pPr>
            <w:r w:rsidRPr="00E244B2">
              <w:rPr>
                <w:color w:val="000000" w:themeColor="text1"/>
              </w:rPr>
              <w:t>电站设计工况参考法向直接辐照度</w:t>
            </w:r>
          </w:p>
        </w:tc>
        <w:tc>
          <w:tcPr>
            <w:tcW w:w="441" w:type="pct"/>
            <w:vAlign w:val="center"/>
          </w:tcPr>
          <w:p w14:paraId="620F2D2F" w14:textId="77777777" w:rsidR="004D580C" w:rsidRPr="00E244B2" w:rsidRDefault="004D580C" w:rsidP="00166A8B">
            <w:pPr>
              <w:pStyle w:val="a8"/>
              <w:rPr>
                <w:color w:val="000000" w:themeColor="text1"/>
              </w:rPr>
            </w:pPr>
            <w:r w:rsidRPr="00E244B2">
              <w:rPr>
                <w:rFonts w:hint="eastAsia"/>
                <w:color w:val="000000" w:themeColor="text1"/>
              </w:rPr>
              <w:t>W/m</w:t>
            </w:r>
            <w:r w:rsidRPr="00E244B2">
              <w:rPr>
                <w:rFonts w:hint="eastAsia"/>
                <w:color w:val="000000" w:themeColor="text1"/>
                <w:vertAlign w:val="superscript"/>
              </w:rPr>
              <w:t>2</w:t>
            </w:r>
          </w:p>
        </w:tc>
        <w:tc>
          <w:tcPr>
            <w:tcW w:w="589" w:type="pct"/>
            <w:vAlign w:val="center"/>
          </w:tcPr>
          <w:p w14:paraId="7B456133" w14:textId="77777777" w:rsidR="004D580C" w:rsidRPr="00E244B2" w:rsidRDefault="004D580C" w:rsidP="00166A8B">
            <w:pPr>
              <w:pStyle w:val="a8"/>
              <w:rPr>
                <w:color w:val="000000" w:themeColor="text1"/>
              </w:rPr>
            </w:pPr>
            <w:r w:rsidRPr="00E244B2">
              <w:rPr>
                <w:color w:val="000000" w:themeColor="text1"/>
              </w:rPr>
              <w:t>电站技术参数</w:t>
            </w:r>
          </w:p>
        </w:tc>
        <w:tc>
          <w:tcPr>
            <w:tcW w:w="450" w:type="pct"/>
            <w:vAlign w:val="center"/>
          </w:tcPr>
          <w:p w14:paraId="2FAEEEC5"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650ABE2D" w14:textId="77777777" w:rsidR="004D580C" w:rsidRPr="00E244B2" w:rsidRDefault="004D580C" w:rsidP="00166A8B">
            <w:pPr>
              <w:pStyle w:val="a8"/>
              <w:rPr>
                <w:color w:val="000000" w:themeColor="text1"/>
              </w:rPr>
            </w:pPr>
            <w:r w:rsidRPr="00E244B2">
              <w:rPr>
                <w:rFonts w:hint="eastAsia"/>
                <w:color w:val="000000" w:themeColor="text1"/>
              </w:rPr>
              <w:t>850</w:t>
            </w:r>
          </w:p>
        </w:tc>
      </w:tr>
      <w:tr w:rsidR="004D580C" w:rsidRPr="00E244B2" w14:paraId="686CAD27" w14:textId="77777777" w:rsidTr="00004CB4">
        <w:tc>
          <w:tcPr>
            <w:tcW w:w="833" w:type="pct"/>
            <w:vAlign w:val="center"/>
          </w:tcPr>
          <w:p w14:paraId="6237A96C" w14:textId="77777777" w:rsidR="004D580C" w:rsidRPr="00E244B2" w:rsidRDefault="004D580C" w:rsidP="00166A8B">
            <w:pPr>
              <w:pStyle w:val="a8"/>
              <w:rPr>
                <w:color w:val="000000" w:themeColor="text1"/>
              </w:rPr>
            </w:pPr>
            <w:r w:rsidRPr="00E244B2">
              <w:rPr>
                <w:color w:val="000000" w:themeColor="text1"/>
              </w:rPr>
              <w:t>光热电站额定电功率</w:t>
            </w:r>
          </w:p>
        </w:tc>
        <w:tc>
          <w:tcPr>
            <w:tcW w:w="876" w:type="pct"/>
            <w:vAlign w:val="center"/>
          </w:tcPr>
          <w:p w14:paraId="0C6B87C7" w14:textId="77777777" w:rsidR="004D580C" w:rsidRPr="00E244B2" w:rsidRDefault="004D580C" w:rsidP="00166A8B">
            <w:pPr>
              <w:pStyle w:val="a8"/>
              <w:rPr>
                <w:color w:val="000000" w:themeColor="text1"/>
              </w:rPr>
            </w:pPr>
            <w:r w:rsidRPr="00E244B2">
              <w:rPr>
                <w:color w:val="000000" w:themeColor="text1"/>
              </w:rPr>
              <w:object w:dxaOrig="440" w:dyaOrig="377" w14:anchorId="711A1C38">
                <v:shape id="_x0000_i2312" type="#_x0000_t75" style="width:20.15pt;height:20.15pt" o:ole="">
                  <v:imagedata r:id="rId2491" o:title=""/>
                </v:shape>
                <o:OLEObject Type="Embed" ProgID="Equation.DSMT4" ShapeID="_x0000_i2312" DrawAspect="Content" ObjectID="_1852642209" r:id="rId2492"/>
              </w:object>
            </w:r>
          </w:p>
        </w:tc>
        <w:tc>
          <w:tcPr>
            <w:tcW w:w="1139" w:type="pct"/>
            <w:vAlign w:val="center"/>
          </w:tcPr>
          <w:p w14:paraId="14449438" w14:textId="77777777" w:rsidR="004D580C" w:rsidRPr="00E244B2" w:rsidRDefault="004D580C" w:rsidP="00166A8B">
            <w:pPr>
              <w:pStyle w:val="a8"/>
              <w:rPr>
                <w:color w:val="000000" w:themeColor="text1"/>
              </w:rPr>
            </w:pPr>
            <w:r w:rsidRPr="00E244B2">
              <w:rPr>
                <w:color w:val="000000" w:themeColor="text1"/>
              </w:rPr>
              <w:t>光热发电单元额定电功率</w:t>
            </w:r>
          </w:p>
        </w:tc>
        <w:tc>
          <w:tcPr>
            <w:tcW w:w="441" w:type="pct"/>
            <w:vAlign w:val="center"/>
          </w:tcPr>
          <w:p w14:paraId="25F6E14B"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0B2DAF86" w14:textId="77777777" w:rsidR="004D580C" w:rsidRPr="00E244B2" w:rsidRDefault="004D580C" w:rsidP="00166A8B">
            <w:pPr>
              <w:pStyle w:val="a8"/>
              <w:rPr>
                <w:color w:val="000000" w:themeColor="text1"/>
              </w:rPr>
            </w:pPr>
            <w:r w:rsidRPr="00E244B2">
              <w:rPr>
                <w:color w:val="000000" w:themeColor="text1"/>
              </w:rPr>
              <w:t>电站技术参数</w:t>
            </w:r>
          </w:p>
        </w:tc>
        <w:tc>
          <w:tcPr>
            <w:tcW w:w="450" w:type="pct"/>
            <w:vAlign w:val="center"/>
          </w:tcPr>
          <w:p w14:paraId="72B360C6"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66947580" w14:textId="77777777" w:rsidR="004D580C" w:rsidRPr="00E244B2" w:rsidRDefault="004D580C" w:rsidP="00166A8B">
            <w:pPr>
              <w:pStyle w:val="a8"/>
              <w:rPr>
                <w:color w:val="000000" w:themeColor="text1"/>
              </w:rPr>
            </w:pPr>
            <w:r w:rsidRPr="00E244B2">
              <w:rPr>
                <w:rFonts w:hint="eastAsia"/>
                <w:color w:val="000000" w:themeColor="text1"/>
              </w:rPr>
              <w:t>350</w:t>
            </w:r>
          </w:p>
        </w:tc>
      </w:tr>
      <w:tr w:rsidR="004D580C" w:rsidRPr="00E244B2" w14:paraId="73E29F80" w14:textId="77777777" w:rsidTr="00004CB4">
        <w:tc>
          <w:tcPr>
            <w:tcW w:w="833" w:type="pct"/>
            <w:vAlign w:val="center"/>
          </w:tcPr>
          <w:p w14:paraId="2C3BA276" w14:textId="77777777" w:rsidR="004D580C" w:rsidRPr="00E244B2" w:rsidRDefault="004D580C" w:rsidP="00166A8B">
            <w:pPr>
              <w:pStyle w:val="a8"/>
              <w:rPr>
                <w:color w:val="000000" w:themeColor="text1"/>
              </w:rPr>
            </w:pPr>
            <w:r w:rsidRPr="00E244B2">
              <w:rPr>
                <w:color w:val="000000" w:themeColor="text1"/>
              </w:rPr>
              <w:t>热电转换效率</w:t>
            </w:r>
          </w:p>
        </w:tc>
        <w:tc>
          <w:tcPr>
            <w:tcW w:w="876" w:type="pct"/>
            <w:vAlign w:val="center"/>
          </w:tcPr>
          <w:p w14:paraId="06D454EC" w14:textId="77777777" w:rsidR="004D580C" w:rsidRPr="00E244B2" w:rsidRDefault="004D580C" w:rsidP="00166A8B">
            <w:pPr>
              <w:pStyle w:val="a8"/>
              <w:rPr>
                <w:color w:val="000000" w:themeColor="text1"/>
              </w:rPr>
            </w:pPr>
            <w:r w:rsidRPr="00E244B2">
              <w:rPr>
                <w:color w:val="000000" w:themeColor="text1"/>
              </w:rPr>
              <w:object w:dxaOrig="437" w:dyaOrig="384" w14:anchorId="11B995B8">
                <v:shape id="_x0000_i2313" type="#_x0000_t75" style="width:20.15pt;height:20.15pt" o:ole="">
                  <v:imagedata r:id="rId2493" o:title=""/>
                </v:shape>
                <o:OLEObject Type="Embed" ProgID="Equation.DSMT4" ShapeID="_x0000_i2313" DrawAspect="Content" ObjectID="_1852642210" r:id="rId2494"/>
              </w:object>
            </w:r>
          </w:p>
        </w:tc>
        <w:tc>
          <w:tcPr>
            <w:tcW w:w="1139" w:type="pct"/>
            <w:vAlign w:val="center"/>
          </w:tcPr>
          <w:p w14:paraId="1ACAA339" w14:textId="77777777" w:rsidR="004D580C" w:rsidRPr="00E244B2" w:rsidRDefault="004D580C" w:rsidP="00166A8B">
            <w:pPr>
              <w:pStyle w:val="a8"/>
              <w:rPr>
                <w:color w:val="000000" w:themeColor="text1"/>
              </w:rPr>
            </w:pPr>
            <w:r w:rsidRPr="00E244B2">
              <w:rPr>
                <w:color w:val="000000" w:themeColor="text1"/>
              </w:rPr>
              <w:t>光热电站汽轮机热电转换效率</w:t>
            </w:r>
          </w:p>
        </w:tc>
        <w:tc>
          <w:tcPr>
            <w:tcW w:w="441" w:type="pct"/>
            <w:vAlign w:val="center"/>
          </w:tcPr>
          <w:p w14:paraId="6AE4921A"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5DC5EBD3" w14:textId="77777777" w:rsidR="004D580C" w:rsidRPr="00E244B2" w:rsidRDefault="004D580C" w:rsidP="00166A8B">
            <w:pPr>
              <w:pStyle w:val="a8"/>
              <w:rPr>
                <w:color w:val="000000" w:themeColor="text1"/>
              </w:rPr>
            </w:pPr>
            <w:r w:rsidRPr="00E244B2">
              <w:rPr>
                <w:color w:val="000000" w:themeColor="text1"/>
              </w:rPr>
              <w:t>电站技术参数</w:t>
            </w:r>
          </w:p>
        </w:tc>
        <w:tc>
          <w:tcPr>
            <w:tcW w:w="450" w:type="pct"/>
            <w:vAlign w:val="center"/>
          </w:tcPr>
          <w:p w14:paraId="0CF4EB93"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AFE2BCA" w14:textId="77777777" w:rsidR="004D580C" w:rsidRPr="00E244B2" w:rsidRDefault="004D580C" w:rsidP="00166A8B">
            <w:pPr>
              <w:pStyle w:val="a8"/>
              <w:rPr>
                <w:color w:val="000000" w:themeColor="text1"/>
              </w:rPr>
            </w:pPr>
            <w:r w:rsidRPr="00E244B2">
              <w:rPr>
                <w:rFonts w:hint="eastAsia"/>
                <w:color w:val="000000" w:themeColor="text1"/>
              </w:rPr>
              <w:t>0.44</w:t>
            </w:r>
          </w:p>
        </w:tc>
      </w:tr>
      <w:tr w:rsidR="004D580C" w:rsidRPr="00E244B2" w14:paraId="2779C55E" w14:textId="77777777" w:rsidTr="00004CB4">
        <w:tc>
          <w:tcPr>
            <w:tcW w:w="833" w:type="pct"/>
            <w:vAlign w:val="center"/>
          </w:tcPr>
          <w:p w14:paraId="580DD767" w14:textId="77777777" w:rsidR="004D580C" w:rsidRPr="00E244B2" w:rsidRDefault="004D580C" w:rsidP="00166A8B">
            <w:pPr>
              <w:pStyle w:val="a8"/>
              <w:rPr>
                <w:color w:val="000000" w:themeColor="text1"/>
              </w:rPr>
            </w:pPr>
            <w:r w:rsidRPr="00E244B2">
              <w:rPr>
                <w:color w:val="000000" w:themeColor="text1"/>
              </w:rPr>
              <w:t>储热系统输入转换效率</w:t>
            </w:r>
          </w:p>
        </w:tc>
        <w:tc>
          <w:tcPr>
            <w:tcW w:w="876" w:type="pct"/>
            <w:vAlign w:val="center"/>
          </w:tcPr>
          <w:p w14:paraId="260D6575" w14:textId="77777777" w:rsidR="004D580C" w:rsidRPr="00E244B2" w:rsidRDefault="004D580C" w:rsidP="00166A8B">
            <w:pPr>
              <w:pStyle w:val="a8"/>
              <w:rPr>
                <w:color w:val="000000" w:themeColor="text1"/>
              </w:rPr>
            </w:pPr>
            <w:r w:rsidRPr="00E244B2">
              <w:rPr>
                <w:color w:val="000000" w:themeColor="text1"/>
              </w:rPr>
              <w:object w:dxaOrig="464" w:dyaOrig="377" w14:anchorId="17B1739C">
                <v:shape id="_x0000_i2314" type="#_x0000_t75" style="width:20.15pt;height:20.15pt" o:ole="">
                  <v:imagedata r:id="rId2495" o:title=""/>
                </v:shape>
                <o:OLEObject Type="Embed" ProgID="Equation.DSMT4" ShapeID="_x0000_i2314" DrawAspect="Content" ObjectID="_1852642211" r:id="rId2496"/>
              </w:object>
            </w:r>
          </w:p>
        </w:tc>
        <w:tc>
          <w:tcPr>
            <w:tcW w:w="1139" w:type="pct"/>
            <w:vAlign w:val="center"/>
          </w:tcPr>
          <w:p w14:paraId="6AFA0794" w14:textId="77777777" w:rsidR="004D580C" w:rsidRPr="00E244B2" w:rsidRDefault="004D580C" w:rsidP="00166A8B">
            <w:pPr>
              <w:pStyle w:val="a8"/>
              <w:rPr>
                <w:color w:val="000000" w:themeColor="text1"/>
              </w:rPr>
            </w:pPr>
            <w:r w:rsidRPr="00E244B2">
              <w:rPr>
                <w:color w:val="000000" w:themeColor="text1"/>
              </w:rPr>
              <w:t>储热装置充热转换效率</w:t>
            </w:r>
          </w:p>
        </w:tc>
        <w:tc>
          <w:tcPr>
            <w:tcW w:w="441" w:type="pct"/>
            <w:vAlign w:val="center"/>
          </w:tcPr>
          <w:p w14:paraId="15019CF3"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79EEC435" w14:textId="77777777" w:rsidR="004D580C" w:rsidRPr="00E244B2" w:rsidRDefault="004D580C" w:rsidP="00166A8B">
            <w:pPr>
              <w:pStyle w:val="a8"/>
              <w:rPr>
                <w:color w:val="000000" w:themeColor="text1"/>
              </w:rPr>
            </w:pPr>
            <w:r w:rsidRPr="00E244B2">
              <w:rPr>
                <w:color w:val="000000" w:themeColor="text1"/>
              </w:rPr>
              <w:t>储热设备参数</w:t>
            </w:r>
          </w:p>
        </w:tc>
        <w:tc>
          <w:tcPr>
            <w:tcW w:w="450" w:type="pct"/>
            <w:vAlign w:val="center"/>
          </w:tcPr>
          <w:p w14:paraId="57EA0C5B"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8E8D680" w14:textId="77777777" w:rsidR="004D580C" w:rsidRPr="00E244B2" w:rsidRDefault="004D580C" w:rsidP="00166A8B">
            <w:pPr>
              <w:pStyle w:val="a8"/>
              <w:rPr>
                <w:color w:val="000000" w:themeColor="text1"/>
              </w:rPr>
            </w:pPr>
            <w:r w:rsidRPr="00E244B2">
              <w:rPr>
                <w:rFonts w:hint="eastAsia"/>
                <w:color w:val="000000" w:themeColor="text1"/>
              </w:rPr>
              <w:t>0.97</w:t>
            </w:r>
          </w:p>
        </w:tc>
      </w:tr>
      <w:tr w:rsidR="004D580C" w:rsidRPr="00E244B2" w14:paraId="41813DC5" w14:textId="77777777" w:rsidTr="00004CB4">
        <w:tc>
          <w:tcPr>
            <w:tcW w:w="833" w:type="pct"/>
            <w:vAlign w:val="center"/>
          </w:tcPr>
          <w:p w14:paraId="05956AF6" w14:textId="77777777" w:rsidR="004D580C" w:rsidRPr="00E244B2" w:rsidRDefault="004D580C" w:rsidP="00166A8B">
            <w:pPr>
              <w:pStyle w:val="a8"/>
              <w:rPr>
                <w:color w:val="000000" w:themeColor="text1"/>
              </w:rPr>
            </w:pPr>
            <w:r w:rsidRPr="00E244B2">
              <w:rPr>
                <w:color w:val="000000" w:themeColor="text1"/>
              </w:rPr>
              <w:t>储热系统输出转换效率</w:t>
            </w:r>
          </w:p>
        </w:tc>
        <w:tc>
          <w:tcPr>
            <w:tcW w:w="876" w:type="pct"/>
            <w:vAlign w:val="center"/>
          </w:tcPr>
          <w:p w14:paraId="5035219A" w14:textId="77777777" w:rsidR="004D580C" w:rsidRPr="00E244B2" w:rsidRDefault="004D580C" w:rsidP="00166A8B">
            <w:pPr>
              <w:pStyle w:val="a8"/>
              <w:rPr>
                <w:color w:val="000000" w:themeColor="text1"/>
              </w:rPr>
            </w:pPr>
            <w:r w:rsidRPr="00E244B2">
              <w:rPr>
                <w:color w:val="000000" w:themeColor="text1"/>
              </w:rPr>
              <w:object w:dxaOrig="516" w:dyaOrig="377" w14:anchorId="0DACF141">
                <v:shape id="_x0000_i2315" type="#_x0000_t75" style="width:25.65pt;height:20.15pt" o:ole="">
                  <v:imagedata r:id="rId2497" o:title=""/>
                </v:shape>
                <o:OLEObject Type="Embed" ProgID="Equation.DSMT4" ShapeID="_x0000_i2315" DrawAspect="Content" ObjectID="_1852642212" r:id="rId2498"/>
              </w:object>
            </w:r>
          </w:p>
        </w:tc>
        <w:tc>
          <w:tcPr>
            <w:tcW w:w="1139" w:type="pct"/>
            <w:vAlign w:val="center"/>
          </w:tcPr>
          <w:p w14:paraId="215700AA" w14:textId="77777777" w:rsidR="004D580C" w:rsidRPr="00E244B2" w:rsidRDefault="004D580C" w:rsidP="00166A8B">
            <w:pPr>
              <w:pStyle w:val="a8"/>
              <w:rPr>
                <w:color w:val="000000" w:themeColor="text1"/>
              </w:rPr>
            </w:pPr>
            <w:r w:rsidRPr="00E244B2">
              <w:rPr>
                <w:color w:val="000000" w:themeColor="text1"/>
              </w:rPr>
              <w:t>储热装置放热转换效率</w:t>
            </w:r>
          </w:p>
        </w:tc>
        <w:tc>
          <w:tcPr>
            <w:tcW w:w="441" w:type="pct"/>
            <w:vAlign w:val="center"/>
          </w:tcPr>
          <w:p w14:paraId="21C14CEE"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0FB111C4" w14:textId="77777777" w:rsidR="004D580C" w:rsidRPr="00E244B2" w:rsidRDefault="004D580C" w:rsidP="00166A8B">
            <w:pPr>
              <w:pStyle w:val="a8"/>
              <w:rPr>
                <w:color w:val="000000" w:themeColor="text1"/>
              </w:rPr>
            </w:pPr>
            <w:r w:rsidRPr="00E244B2">
              <w:rPr>
                <w:color w:val="000000" w:themeColor="text1"/>
              </w:rPr>
              <w:t>储热设备参数</w:t>
            </w:r>
          </w:p>
        </w:tc>
        <w:tc>
          <w:tcPr>
            <w:tcW w:w="450" w:type="pct"/>
            <w:vAlign w:val="center"/>
          </w:tcPr>
          <w:p w14:paraId="170354BD"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5D6838A" w14:textId="77777777" w:rsidR="004D580C" w:rsidRPr="00E244B2" w:rsidRDefault="004D580C" w:rsidP="00166A8B">
            <w:pPr>
              <w:pStyle w:val="a8"/>
              <w:rPr>
                <w:color w:val="000000" w:themeColor="text1"/>
              </w:rPr>
            </w:pPr>
            <w:r w:rsidRPr="00E244B2">
              <w:rPr>
                <w:rFonts w:hint="eastAsia"/>
                <w:color w:val="000000" w:themeColor="text1"/>
              </w:rPr>
              <w:t>0.97</w:t>
            </w:r>
          </w:p>
        </w:tc>
      </w:tr>
      <w:tr w:rsidR="004D580C" w:rsidRPr="00E244B2" w14:paraId="1F7D09AB" w14:textId="77777777" w:rsidTr="00004CB4">
        <w:tc>
          <w:tcPr>
            <w:tcW w:w="833" w:type="pct"/>
            <w:vAlign w:val="center"/>
          </w:tcPr>
          <w:p w14:paraId="162B7321" w14:textId="77777777" w:rsidR="004D580C" w:rsidRPr="00E244B2" w:rsidRDefault="004D580C" w:rsidP="00166A8B">
            <w:pPr>
              <w:pStyle w:val="a8"/>
              <w:rPr>
                <w:color w:val="000000" w:themeColor="text1"/>
              </w:rPr>
            </w:pPr>
            <w:r w:rsidRPr="00E244B2">
              <w:rPr>
                <w:color w:val="000000" w:themeColor="text1"/>
              </w:rPr>
              <w:t>储热系统热损失比例系数</w:t>
            </w:r>
          </w:p>
        </w:tc>
        <w:tc>
          <w:tcPr>
            <w:tcW w:w="876" w:type="pct"/>
            <w:vAlign w:val="center"/>
          </w:tcPr>
          <w:p w14:paraId="1BEC742F" w14:textId="77777777" w:rsidR="004D580C" w:rsidRPr="00E244B2" w:rsidRDefault="004D580C" w:rsidP="00166A8B">
            <w:pPr>
              <w:pStyle w:val="a8"/>
              <w:rPr>
                <w:color w:val="000000" w:themeColor="text1"/>
              </w:rPr>
            </w:pPr>
            <w:r w:rsidRPr="00E244B2">
              <w:rPr>
                <w:color w:val="000000" w:themeColor="text1"/>
              </w:rPr>
              <w:object w:dxaOrig="437" w:dyaOrig="357" w14:anchorId="3EB00C53">
                <v:shape id="_x0000_i2316" type="#_x0000_t75" style="width:20.15pt;height:15.25pt" o:ole="">
                  <v:imagedata r:id="rId2499" o:title=""/>
                </v:shape>
                <o:OLEObject Type="Embed" ProgID="Equation.DSMT4" ShapeID="_x0000_i2316" DrawAspect="Content" ObjectID="_1852642213" r:id="rId2500"/>
              </w:object>
            </w:r>
          </w:p>
        </w:tc>
        <w:tc>
          <w:tcPr>
            <w:tcW w:w="1139" w:type="pct"/>
            <w:vAlign w:val="center"/>
          </w:tcPr>
          <w:p w14:paraId="5931F595" w14:textId="77777777" w:rsidR="004D580C" w:rsidRPr="00E244B2" w:rsidRDefault="004D580C" w:rsidP="00166A8B">
            <w:pPr>
              <w:pStyle w:val="a8"/>
              <w:rPr>
                <w:color w:val="000000" w:themeColor="text1"/>
              </w:rPr>
            </w:pPr>
            <w:r w:rsidRPr="00E244B2">
              <w:rPr>
                <w:color w:val="000000" w:themeColor="text1"/>
              </w:rPr>
              <w:t>储热系统单位时段热损失比例</w:t>
            </w:r>
          </w:p>
        </w:tc>
        <w:tc>
          <w:tcPr>
            <w:tcW w:w="441" w:type="pct"/>
            <w:vAlign w:val="center"/>
          </w:tcPr>
          <w:p w14:paraId="6CA72C0B" w14:textId="77777777" w:rsidR="004D580C" w:rsidRPr="00E244B2" w:rsidRDefault="004D580C" w:rsidP="00166A8B">
            <w:pPr>
              <w:pStyle w:val="a8"/>
              <w:rPr>
                <w:color w:val="000000" w:themeColor="text1"/>
              </w:rPr>
            </w:pPr>
            <w:r w:rsidRPr="00E244B2">
              <w:rPr>
                <w:rFonts w:hint="eastAsia"/>
                <w:color w:val="000000" w:themeColor="text1"/>
              </w:rPr>
              <w:t>%</w:t>
            </w:r>
            <w:r w:rsidRPr="00E244B2">
              <w:rPr>
                <w:color w:val="000000" w:themeColor="text1"/>
              </w:rPr>
              <w:t>/</w:t>
            </w:r>
            <w:r w:rsidRPr="00E244B2">
              <w:rPr>
                <w:rFonts w:hint="eastAsia"/>
                <w:color w:val="000000" w:themeColor="text1"/>
              </w:rPr>
              <w:t>h</w:t>
            </w:r>
          </w:p>
        </w:tc>
        <w:tc>
          <w:tcPr>
            <w:tcW w:w="589" w:type="pct"/>
            <w:vAlign w:val="center"/>
          </w:tcPr>
          <w:p w14:paraId="645196CF" w14:textId="77777777" w:rsidR="004D580C" w:rsidRPr="00E244B2" w:rsidRDefault="004D580C" w:rsidP="00166A8B">
            <w:pPr>
              <w:pStyle w:val="a8"/>
              <w:rPr>
                <w:color w:val="000000" w:themeColor="text1"/>
              </w:rPr>
            </w:pPr>
            <w:r w:rsidRPr="00E244B2">
              <w:rPr>
                <w:color w:val="000000" w:themeColor="text1"/>
              </w:rPr>
              <w:t>储热设备参数</w:t>
            </w:r>
          </w:p>
        </w:tc>
        <w:tc>
          <w:tcPr>
            <w:tcW w:w="450" w:type="pct"/>
            <w:vAlign w:val="center"/>
          </w:tcPr>
          <w:p w14:paraId="291363EF"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67ED8E68" w14:textId="77777777" w:rsidR="004D580C" w:rsidRPr="00E244B2" w:rsidRDefault="004D580C" w:rsidP="00166A8B">
            <w:pPr>
              <w:pStyle w:val="a8"/>
              <w:rPr>
                <w:color w:val="000000" w:themeColor="text1"/>
              </w:rPr>
            </w:pPr>
            <w:r w:rsidRPr="00E244B2">
              <w:rPr>
                <w:rFonts w:hint="eastAsia"/>
                <w:color w:val="000000" w:themeColor="text1"/>
              </w:rPr>
              <w:t>0.015</w:t>
            </w:r>
          </w:p>
        </w:tc>
      </w:tr>
      <w:tr w:rsidR="004D580C" w:rsidRPr="00E244B2" w14:paraId="7B177105" w14:textId="77777777" w:rsidTr="00004CB4">
        <w:tc>
          <w:tcPr>
            <w:tcW w:w="833" w:type="pct"/>
            <w:vAlign w:val="center"/>
          </w:tcPr>
          <w:p w14:paraId="1AE8AF74" w14:textId="77777777" w:rsidR="004D580C" w:rsidRPr="00E244B2" w:rsidRDefault="004D580C" w:rsidP="00166A8B">
            <w:pPr>
              <w:pStyle w:val="a8"/>
              <w:rPr>
                <w:color w:val="000000" w:themeColor="text1"/>
              </w:rPr>
            </w:pPr>
            <w:r w:rsidRPr="00E244B2">
              <w:rPr>
                <w:color w:val="000000" w:themeColor="text1"/>
              </w:rPr>
              <w:t>储热装置最大充热功率</w:t>
            </w:r>
          </w:p>
        </w:tc>
        <w:tc>
          <w:tcPr>
            <w:tcW w:w="876" w:type="pct"/>
            <w:vAlign w:val="center"/>
          </w:tcPr>
          <w:p w14:paraId="6B9FAFCF" w14:textId="77777777" w:rsidR="004D580C" w:rsidRPr="00E244B2" w:rsidRDefault="004D580C" w:rsidP="00166A8B">
            <w:pPr>
              <w:pStyle w:val="a8"/>
              <w:rPr>
                <w:color w:val="000000" w:themeColor="text1"/>
              </w:rPr>
            </w:pPr>
            <w:r w:rsidRPr="00E244B2">
              <w:rPr>
                <w:color w:val="000000" w:themeColor="text1"/>
              </w:rPr>
              <w:object w:dxaOrig="585" w:dyaOrig="377" w14:anchorId="02D5B176">
                <v:shape id="_x0000_i2317" type="#_x0000_t75" style="width:31.1pt;height:20.15pt" o:ole="">
                  <v:imagedata r:id="rId2501" o:title=""/>
                </v:shape>
                <o:OLEObject Type="Embed" ProgID="Equation.DSMT4" ShapeID="_x0000_i2317" DrawAspect="Content" ObjectID="_1852642214" r:id="rId2502"/>
              </w:object>
            </w:r>
          </w:p>
        </w:tc>
        <w:tc>
          <w:tcPr>
            <w:tcW w:w="1139" w:type="pct"/>
            <w:vAlign w:val="center"/>
          </w:tcPr>
          <w:p w14:paraId="68287AA7" w14:textId="77777777" w:rsidR="004D580C" w:rsidRPr="00E244B2" w:rsidRDefault="004D580C" w:rsidP="00166A8B">
            <w:pPr>
              <w:pStyle w:val="a8"/>
              <w:rPr>
                <w:color w:val="000000" w:themeColor="text1"/>
              </w:rPr>
            </w:pPr>
            <w:r w:rsidRPr="00E244B2">
              <w:rPr>
                <w:color w:val="000000" w:themeColor="text1"/>
              </w:rPr>
              <w:t>储热装置最大充热功率</w:t>
            </w:r>
          </w:p>
        </w:tc>
        <w:tc>
          <w:tcPr>
            <w:tcW w:w="441" w:type="pct"/>
            <w:vAlign w:val="center"/>
          </w:tcPr>
          <w:p w14:paraId="73F64C94" w14:textId="77777777" w:rsidR="004D580C" w:rsidRPr="00E244B2" w:rsidRDefault="004D580C" w:rsidP="00166A8B">
            <w:pPr>
              <w:pStyle w:val="a8"/>
              <w:rPr>
                <w:color w:val="000000" w:themeColor="text1"/>
              </w:rPr>
            </w:pPr>
            <w:r w:rsidRPr="00E244B2">
              <w:rPr>
                <w:color w:val="000000" w:themeColor="text1"/>
              </w:rPr>
              <w:t>MWt</w:t>
            </w:r>
          </w:p>
        </w:tc>
        <w:tc>
          <w:tcPr>
            <w:tcW w:w="589" w:type="pct"/>
            <w:vAlign w:val="center"/>
          </w:tcPr>
          <w:p w14:paraId="4AE4C9E5" w14:textId="77777777" w:rsidR="004D580C" w:rsidRPr="00E244B2" w:rsidRDefault="004D580C" w:rsidP="00166A8B">
            <w:pPr>
              <w:pStyle w:val="a8"/>
              <w:rPr>
                <w:color w:val="000000" w:themeColor="text1"/>
              </w:rPr>
            </w:pPr>
            <w:r w:rsidRPr="00E244B2">
              <w:rPr>
                <w:color w:val="000000" w:themeColor="text1"/>
              </w:rPr>
              <w:t>储热设备参数</w:t>
            </w:r>
          </w:p>
        </w:tc>
        <w:tc>
          <w:tcPr>
            <w:tcW w:w="450" w:type="pct"/>
            <w:vAlign w:val="center"/>
          </w:tcPr>
          <w:p w14:paraId="4622210B"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65A8E72" w14:textId="77777777" w:rsidR="004D580C" w:rsidRPr="00E244B2" w:rsidRDefault="004D580C" w:rsidP="00166A8B">
            <w:pPr>
              <w:pStyle w:val="a8"/>
              <w:rPr>
                <w:color w:val="000000" w:themeColor="text1"/>
              </w:rPr>
            </w:pPr>
            <w:r w:rsidRPr="00E244B2">
              <w:rPr>
                <w:rFonts w:hint="eastAsia"/>
                <w:color w:val="000000" w:themeColor="text1"/>
              </w:rPr>
              <w:t>230</w:t>
            </w:r>
          </w:p>
        </w:tc>
      </w:tr>
      <w:tr w:rsidR="004D580C" w:rsidRPr="00E244B2" w14:paraId="30E30CE4" w14:textId="77777777" w:rsidTr="00004CB4">
        <w:tc>
          <w:tcPr>
            <w:tcW w:w="833" w:type="pct"/>
            <w:vAlign w:val="center"/>
          </w:tcPr>
          <w:p w14:paraId="4D57C334" w14:textId="77777777" w:rsidR="004D580C" w:rsidRPr="00E244B2" w:rsidRDefault="004D580C" w:rsidP="00166A8B">
            <w:pPr>
              <w:pStyle w:val="a8"/>
              <w:rPr>
                <w:color w:val="000000" w:themeColor="text1"/>
              </w:rPr>
            </w:pPr>
            <w:r w:rsidRPr="00E244B2">
              <w:rPr>
                <w:color w:val="000000" w:themeColor="text1"/>
              </w:rPr>
              <w:t>储热装置最大放热功率</w:t>
            </w:r>
          </w:p>
        </w:tc>
        <w:tc>
          <w:tcPr>
            <w:tcW w:w="876" w:type="pct"/>
            <w:vAlign w:val="center"/>
          </w:tcPr>
          <w:p w14:paraId="3AE87B6E" w14:textId="77777777" w:rsidR="004D580C" w:rsidRPr="00E244B2" w:rsidRDefault="004D580C" w:rsidP="00166A8B">
            <w:pPr>
              <w:pStyle w:val="a8"/>
              <w:rPr>
                <w:color w:val="000000" w:themeColor="text1"/>
              </w:rPr>
            </w:pPr>
            <w:r w:rsidRPr="00E244B2">
              <w:rPr>
                <w:color w:val="000000" w:themeColor="text1"/>
              </w:rPr>
              <w:object w:dxaOrig="639" w:dyaOrig="377" w14:anchorId="5B059F28">
                <v:shape id="_x0000_i2318" type="#_x0000_t75" style="width:31.1pt;height:20.15pt" o:ole="">
                  <v:imagedata r:id="rId2503" o:title=""/>
                </v:shape>
                <o:OLEObject Type="Embed" ProgID="Equation.DSMT4" ShapeID="_x0000_i2318" DrawAspect="Content" ObjectID="_1852642215" r:id="rId2504"/>
              </w:object>
            </w:r>
          </w:p>
        </w:tc>
        <w:tc>
          <w:tcPr>
            <w:tcW w:w="1139" w:type="pct"/>
            <w:vAlign w:val="center"/>
          </w:tcPr>
          <w:p w14:paraId="03D40720" w14:textId="77777777" w:rsidR="004D580C" w:rsidRPr="00E244B2" w:rsidRDefault="004D580C" w:rsidP="00166A8B">
            <w:pPr>
              <w:pStyle w:val="a8"/>
              <w:rPr>
                <w:color w:val="000000" w:themeColor="text1"/>
              </w:rPr>
            </w:pPr>
            <w:r w:rsidRPr="00E244B2">
              <w:rPr>
                <w:color w:val="000000" w:themeColor="text1"/>
              </w:rPr>
              <w:t>储热装置最大放热功率</w:t>
            </w:r>
          </w:p>
        </w:tc>
        <w:tc>
          <w:tcPr>
            <w:tcW w:w="441" w:type="pct"/>
            <w:vAlign w:val="center"/>
          </w:tcPr>
          <w:p w14:paraId="78221A22" w14:textId="77777777" w:rsidR="004D580C" w:rsidRPr="00E244B2" w:rsidRDefault="004D580C" w:rsidP="00166A8B">
            <w:pPr>
              <w:pStyle w:val="a8"/>
              <w:rPr>
                <w:color w:val="000000" w:themeColor="text1"/>
              </w:rPr>
            </w:pPr>
            <w:r w:rsidRPr="00E244B2">
              <w:rPr>
                <w:color w:val="000000" w:themeColor="text1"/>
              </w:rPr>
              <w:t>MWt</w:t>
            </w:r>
          </w:p>
        </w:tc>
        <w:tc>
          <w:tcPr>
            <w:tcW w:w="589" w:type="pct"/>
            <w:vAlign w:val="center"/>
          </w:tcPr>
          <w:p w14:paraId="4F517D71" w14:textId="77777777" w:rsidR="004D580C" w:rsidRPr="00E244B2" w:rsidRDefault="004D580C" w:rsidP="00166A8B">
            <w:pPr>
              <w:pStyle w:val="a8"/>
              <w:rPr>
                <w:color w:val="000000" w:themeColor="text1"/>
              </w:rPr>
            </w:pPr>
            <w:r w:rsidRPr="00E244B2">
              <w:rPr>
                <w:color w:val="000000" w:themeColor="text1"/>
              </w:rPr>
              <w:t>储热设备参数</w:t>
            </w:r>
          </w:p>
        </w:tc>
        <w:tc>
          <w:tcPr>
            <w:tcW w:w="450" w:type="pct"/>
            <w:vAlign w:val="center"/>
          </w:tcPr>
          <w:p w14:paraId="044631E5"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3F4C981" w14:textId="77777777" w:rsidR="004D580C" w:rsidRPr="00E244B2" w:rsidRDefault="004D580C" w:rsidP="00166A8B">
            <w:pPr>
              <w:pStyle w:val="a8"/>
              <w:rPr>
                <w:color w:val="000000" w:themeColor="text1"/>
              </w:rPr>
            </w:pPr>
            <w:r w:rsidRPr="00E244B2">
              <w:rPr>
                <w:rFonts w:hint="eastAsia"/>
                <w:color w:val="000000" w:themeColor="text1"/>
              </w:rPr>
              <w:t>230</w:t>
            </w:r>
          </w:p>
        </w:tc>
      </w:tr>
      <w:tr w:rsidR="004D580C" w:rsidRPr="00E244B2" w14:paraId="5A292D5A" w14:textId="77777777" w:rsidTr="00004CB4">
        <w:tc>
          <w:tcPr>
            <w:tcW w:w="833" w:type="pct"/>
            <w:vAlign w:val="center"/>
          </w:tcPr>
          <w:p w14:paraId="1172550E" w14:textId="77777777" w:rsidR="004D580C" w:rsidRPr="00E244B2" w:rsidRDefault="004D580C" w:rsidP="00166A8B">
            <w:pPr>
              <w:pStyle w:val="a8"/>
              <w:rPr>
                <w:color w:val="000000" w:themeColor="text1"/>
              </w:rPr>
            </w:pPr>
            <w:r w:rsidRPr="00E244B2">
              <w:rPr>
                <w:color w:val="000000" w:themeColor="text1"/>
              </w:rPr>
              <w:t>最小允许储热量</w:t>
            </w:r>
          </w:p>
        </w:tc>
        <w:tc>
          <w:tcPr>
            <w:tcW w:w="876" w:type="pct"/>
            <w:vAlign w:val="center"/>
          </w:tcPr>
          <w:p w14:paraId="6A35C5D6" w14:textId="77777777" w:rsidR="004D580C" w:rsidRPr="00E244B2" w:rsidRDefault="004D580C" w:rsidP="00166A8B">
            <w:pPr>
              <w:pStyle w:val="a8"/>
              <w:rPr>
                <w:color w:val="000000" w:themeColor="text1"/>
              </w:rPr>
            </w:pPr>
            <w:r w:rsidRPr="00E244B2">
              <w:rPr>
                <w:color w:val="000000" w:themeColor="text1"/>
              </w:rPr>
              <w:object w:dxaOrig="585" w:dyaOrig="377" w14:anchorId="01B7B095">
                <v:shape id="_x0000_i2319" type="#_x0000_t75" style="width:31.1pt;height:20.15pt" o:ole="">
                  <v:imagedata r:id="rId2505" o:title=""/>
                </v:shape>
                <o:OLEObject Type="Embed" ProgID="Equation.DSMT4" ShapeID="_x0000_i2319" DrawAspect="Content" ObjectID="_1852642216" r:id="rId2506"/>
              </w:object>
            </w:r>
          </w:p>
        </w:tc>
        <w:tc>
          <w:tcPr>
            <w:tcW w:w="1139" w:type="pct"/>
            <w:vAlign w:val="center"/>
          </w:tcPr>
          <w:p w14:paraId="2BF39516" w14:textId="77777777" w:rsidR="004D580C" w:rsidRPr="00E244B2" w:rsidRDefault="004D580C" w:rsidP="00166A8B">
            <w:pPr>
              <w:pStyle w:val="a8"/>
              <w:rPr>
                <w:color w:val="000000" w:themeColor="text1"/>
              </w:rPr>
            </w:pPr>
            <w:r w:rsidRPr="00E244B2">
              <w:rPr>
                <w:color w:val="000000" w:themeColor="text1"/>
              </w:rPr>
              <w:t>储热装置最小允许储热量</w:t>
            </w:r>
          </w:p>
        </w:tc>
        <w:tc>
          <w:tcPr>
            <w:tcW w:w="441" w:type="pct"/>
            <w:vAlign w:val="center"/>
          </w:tcPr>
          <w:p w14:paraId="3AAB2783" w14:textId="77777777" w:rsidR="004D580C" w:rsidRPr="00E244B2" w:rsidRDefault="004D580C" w:rsidP="00166A8B">
            <w:pPr>
              <w:pStyle w:val="a8"/>
              <w:rPr>
                <w:color w:val="000000" w:themeColor="text1"/>
              </w:rPr>
            </w:pPr>
            <w:r w:rsidRPr="00E244B2">
              <w:rPr>
                <w:color w:val="000000" w:themeColor="text1"/>
              </w:rPr>
              <w:t>MWht</w:t>
            </w:r>
          </w:p>
        </w:tc>
        <w:tc>
          <w:tcPr>
            <w:tcW w:w="589" w:type="pct"/>
            <w:vAlign w:val="center"/>
          </w:tcPr>
          <w:p w14:paraId="5317A11C" w14:textId="77777777" w:rsidR="004D580C" w:rsidRPr="00E244B2" w:rsidRDefault="004D580C" w:rsidP="00166A8B">
            <w:pPr>
              <w:pStyle w:val="a8"/>
              <w:rPr>
                <w:color w:val="000000" w:themeColor="text1"/>
              </w:rPr>
            </w:pPr>
            <w:r w:rsidRPr="00E244B2">
              <w:rPr>
                <w:color w:val="000000" w:themeColor="text1"/>
              </w:rPr>
              <w:t>储热设备参数</w:t>
            </w:r>
          </w:p>
        </w:tc>
        <w:tc>
          <w:tcPr>
            <w:tcW w:w="450" w:type="pct"/>
            <w:vAlign w:val="center"/>
          </w:tcPr>
          <w:p w14:paraId="4C8C84D1"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5D01101" w14:textId="77777777" w:rsidR="004D580C" w:rsidRPr="00E244B2" w:rsidRDefault="004D580C" w:rsidP="00166A8B">
            <w:pPr>
              <w:pStyle w:val="a8"/>
              <w:rPr>
                <w:color w:val="000000" w:themeColor="text1"/>
              </w:rPr>
            </w:pPr>
            <w:r w:rsidRPr="00E244B2">
              <w:rPr>
                <w:rFonts w:hint="eastAsia"/>
                <w:color w:val="000000" w:themeColor="text1"/>
              </w:rPr>
              <w:t>0</w:t>
            </w:r>
          </w:p>
        </w:tc>
      </w:tr>
      <w:tr w:rsidR="004D580C" w:rsidRPr="00E244B2" w14:paraId="512A0ACC" w14:textId="77777777" w:rsidTr="00004CB4">
        <w:tc>
          <w:tcPr>
            <w:tcW w:w="833" w:type="pct"/>
            <w:vAlign w:val="center"/>
          </w:tcPr>
          <w:p w14:paraId="78BDB54D" w14:textId="77777777" w:rsidR="004D580C" w:rsidRPr="00E244B2" w:rsidRDefault="004D580C" w:rsidP="00166A8B">
            <w:pPr>
              <w:pStyle w:val="a8"/>
              <w:rPr>
                <w:color w:val="000000" w:themeColor="text1"/>
              </w:rPr>
            </w:pPr>
            <w:r w:rsidRPr="00E244B2">
              <w:rPr>
                <w:color w:val="000000" w:themeColor="text1"/>
              </w:rPr>
              <w:lastRenderedPageBreak/>
              <w:t>最大储热容量</w:t>
            </w:r>
          </w:p>
        </w:tc>
        <w:tc>
          <w:tcPr>
            <w:tcW w:w="876" w:type="pct"/>
            <w:vAlign w:val="center"/>
          </w:tcPr>
          <w:p w14:paraId="20E1427C" w14:textId="77777777" w:rsidR="004D580C" w:rsidRPr="00E244B2" w:rsidRDefault="004D580C" w:rsidP="00166A8B">
            <w:pPr>
              <w:pStyle w:val="a8"/>
              <w:rPr>
                <w:color w:val="000000" w:themeColor="text1"/>
              </w:rPr>
            </w:pPr>
            <w:r w:rsidRPr="00E244B2">
              <w:rPr>
                <w:color w:val="000000" w:themeColor="text1"/>
              </w:rPr>
              <w:object w:dxaOrig="600" w:dyaOrig="377" w14:anchorId="7EFDEF95">
                <v:shape id="_x0000_i2320" type="#_x0000_t75" style="width:31.1pt;height:20.15pt" o:ole="">
                  <v:imagedata r:id="rId2507" o:title=""/>
                </v:shape>
                <o:OLEObject Type="Embed" ProgID="Equation.DSMT4" ShapeID="_x0000_i2320" DrawAspect="Content" ObjectID="_1852642217" r:id="rId2508"/>
              </w:object>
            </w:r>
          </w:p>
        </w:tc>
        <w:tc>
          <w:tcPr>
            <w:tcW w:w="1139" w:type="pct"/>
            <w:vAlign w:val="center"/>
          </w:tcPr>
          <w:p w14:paraId="7CC05E18" w14:textId="77777777" w:rsidR="004D580C" w:rsidRPr="00E244B2" w:rsidRDefault="004D580C" w:rsidP="00166A8B">
            <w:pPr>
              <w:pStyle w:val="a8"/>
              <w:rPr>
                <w:color w:val="000000" w:themeColor="text1"/>
              </w:rPr>
            </w:pPr>
            <w:r w:rsidRPr="00E244B2">
              <w:rPr>
                <w:color w:val="000000" w:themeColor="text1"/>
              </w:rPr>
              <w:t>储热装置最大储热容量</w:t>
            </w:r>
          </w:p>
        </w:tc>
        <w:tc>
          <w:tcPr>
            <w:tcW w:w="441" w:type="pct"/>
            <w:vAlign w:val="center"/>
          </w:tcPr>
          <w:p w14:paraId="7AE6B0C2" w14:textId="77777777" w:rsidR="004D580C" w:rsidRPr="00E244B2" w:rsidRDefault="004D580C" w:rsidP="00166A8B">
            <w:pPr>
              <w:pStyle w:val="a8"/>
              <w:rPr>
                <w:color w:val="000000" w:themeColor="text1"/>
              </w:rPr>
            </w:pPr>
            <w:r w:rsidRPr="00E244B2">
              <w:rPr>
                <w:color w:val="000000" w:themeColor="text1"/>
              </w:rPr>
              <w:t>MWht</w:t>
            </w:r>
          </w:p>
        </w:tc>
        <w:tc>
          <w:tcPr>
            <w:tcW w:w="589" w:type="pct"/>
            <w:vAlign w:val="center"/>
          </w:tcPr>
          <w:p w14:paraId="7F17EDFF" w14:textId="77777777" w:rsidR="004D580C" w:rsidRPr="00E244B2" w:rsidRDefault="004D580C" w:rsidP="00166A8B">
            <w:pPr>
              <w:pStyle w:val="a8"/>
              <w:rPr>
                <w:color w:val="000000" w:themeColor="text1"/>
              </w:rPr>
            </w:pPr>
            <w:r w:rsidRPr="00E244B2">
              <w:rPr>
                <w:color w:val="000000" w:themeColor="text1"/>
              </w:rPr>
              <w:t>电站设计参数</w:t>
            </w:r>
          </w:p>
        </w:tc>
        <w:tc>
          <w:tcPr>
            <w:tcW w:w="450" w:type="pct"/>
            <w:vAlign w:val="center"/>
          </w:tcPr>
          <w:p w14:paraId="541242A7"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B93D39D" w14:textId="77777777" w:rsidR="004D580C" w:rsidRPr="00E244B2" w:rsidRDefault="004D580C" w:rsidP="00166A8B">
            <w:pPr>
              <w:pStyle w:val="a8"/>
              <w:rPr>
                <w:color w:val="000000" w:themeColor="text1"/>
              </w:rPr>
            </w:pPr>
            <w:r w:rsidRPr="00E244B2">
              <w:rPr>
                <w:rFonts w:hint="eastAsia"/>
                <w:color w:val="000000" w:themeColor="text1"/>
              </w:rPr>
              <w:t>1805</w:t>
            </w:r>
          </w:p>
        </w:tc>
      </w:tr>
      <w:tr w:rsidR="004D580C" w:rsidRPr="00E244B2" w14:paraId="0325BA6B" w14:textId="77777777" w:rsidTr="00004CB4">
        <w:tc>
          <w:tcPr>
            <w:tcW w:w="833" w:type="pct"/>
            <w:vAlign w:val="center"/>
          </w:tcPr>
          <w:p w14:paraId="54ED0901" w14:textId="77777777" w:rsidR="004D580C" w:rsidRPr="00E244B2" w:rsidRDefault="004D580C" w:rsidP="00166A8B">
            <w:pPr>
              <w:pStyle w:val="a8"/>
              <w:rPr>
                <w:color w:val="000000" w:themeColor="text1"/>
              </w:rPr>
            </w:pPr>
            <w:r w:rsidRPr="00E244B2">
              <w:rPr>
                <w:color w:val="000000" w:themeColor="text1"/>
              </w:rPr>
              <w:t>单位装机容量固定运行维护成本</w:t>
            </w:r>
          </w:p>
        </w:tc>
        <w:tc>
          <w:tcPr>
            <w:tcW w:w="876" w:type="pct"/>
            <w:vAlign w:val="center"/>
          </w:tcPr>
          <w:p w14:paraId="247F3D7D" w14:textId="77777777" w:rsidR="004D580C" w:rsidRPr="00E244B2" w:rsidRDefault="004D580C" w:rsidP="00166A8B">
            <w:pPr>
              <w:pStyle w:val="a8"/>
              <w:rPr>
                <w:color w:val="000000" w:themeColor="text1"/>
              </w:rPr>
            </w:pPr>
            <w:r w:rsidRPr="00E244B2">
              <w:rPr>
                <w:color w:val="000000" w:themeColor="text1"/>
              </w:rPr>
              <w:object w:dxaOrig="639" w:dyaOrig="377" w14:anchorId="6EDD34D1">
                <v:shape id="_x0000_i2321" type="#_x0000_t75" style="width:31.1pt;height:20.15pt" o:ole="">
                  <v:imagedata r:id="rId2509" o:title=""/>
                </v:shape>
                <o:OLEObject Type="Embed" ProgID="Equation.DSMT4" ShapeID="_x0000_i2321" DrawAspect="Content" ObjectID="_1852642218" r:id="rId2510"/>
              </w:object>
            </w:r>
          </w:p>
        </w:tc>
        <w:tc>
          <w:tcPr>
            <w:tcW w:w="1139" w:type="pct"/>
            <w:vAlign w:val="center"/>
          </w:tcPr>
          <w:p w14:paraId="40669AE2" w14:textId="77777777" w:rsidR="004D580C" w:rsidRPr="00E244B2" w:rsidRDefault="004D580C" w:rsidP="00166A8B">
            <w:pPr>
              <w:pStyle w:val="a8"/>
              <w:rPr>
                <w:color w:val="000000" w:themeColor="text1"/>
              </w:rPr>
            </w:pPr>
            <w:r w:rsidRPr="00E244B2">
              <w:rPr>
                <w:color w:val="000000" w:themeColor="text1"/>
              </w:rPr>
              <w:t>光热电站单位装机容量固定运行维护成本</w:t>
            </w:r>
          </w:p>
        </w:tc>
        <w:tc>
          <w:tcPr>
            <w:tcW w:w="441" w:type="pct"/>
            <w:vAlign w:val="center"/>
          </w:tcPr>
          <w:p w14:paraId="3B50ABF7" w14:textId="77777777" w:rsidR="004D580C" w:rsidRPr="00E244B2" w:rsidRDefault="004D580C" w:rsidP="00166A8B">
            <w:pPr>
              <w:pStyle w:val="a8"/>
              <w:rPr>
                <w:color w:val="000000" w:themeColor="text1"/>
              </w:rPr>
            </w:pPr>
            <w:r w:rsidRPr="00E244B2">
              <w:rPr>
                <w:rFonts w:hint="eastAsia"/>
                <w:color w:val="000000" w:themeColor="text1"/>
              </w:rPr>
              <w:t>元</w:t>
            </w:r>
            <w:r w:rsidRPr="00E244B2">
              <w:rPr>
                <w:rFonts w:hint="eastAsia"/>
                <w:color w:val="000000" w:themeColor="text1"/>
              </w:rPr>
              <w:t>/</w:t>
            </w:r>
            <w:r w:rsidRPr="00E244B2">
              <w:rPr>
                <w:color w:val="000000" w:themeColor="text1"/>
              </w:rPr>
              <w:t>MW</w:t>
            </w:r>
          </w:p>
        </w:tc>
        <w:tc>
          <w:tcPr>
            <w:tcW w:w="589" w:type="pct"/>
            <w:vAlign w:val="center"/>
          </w:tcPr>
          <w:p w14:paraId="20E1F0BC"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16DD1326"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3A344AC8"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31837679" w14:textId="77777777" w:rsidTr="00004CB4">
        <w:tc>
          <w:tcPr>
            <w:tcW w:w="833" w:type="pct"/>
            <w:vAlign w:val="center"/>
          </w:tcPr>
          <w:p w14:paraId="596D5397" w14:textId="77777777" w:rsidR="004D580C" w:rsidRPr="00E244B2" w:rsidRDefault="004D580C" w:rsidP="00166A8B">
            <w:pPr>
              <w:pStyle w:val="a8"/>
              <w:rPr>
                <w:color w:val="000000" w:themeColor="text1"/>
              </w:rPr>
            </w:pPr>
            <w:r w:rsidRPr="00E244B2">
              <w:rPr>
                <w:color w:val="000000" w:themeColor="text1"/>
              </w:rPr>
              <w:t>单位发电量可变运行维护成本</w:t>
            </w:r>
          </w:p>
        </w:tc>
        <w:tc>
          <w:tcPr>
            <w:tcW w:w="876" w:type="pct"/>
            <w:vAlign w:val="center"/>
          </w:tcPr>
          <w:p w14:paraId="522CB4F4" w14:textId="77777777" w:rsidR="004D580C" w:rsidRPr="00E244B2" w:rsidRDefault="004D580C" w:rsidP="00166A8B">
            <w:pPr>
              <w:pStyle w:val="a8"/>
              <w:rPr>
                <w:color w:val="000000" w:themeColor="text1"/>
              </w:rPr>
            </w:pPr>
            <w:r w:rsidRPr="00E244B2">
              <w:rPr>
                <w:color w:val="000000" w:themeColor="text1"/>
              </w:rPr>
              <w:object w:dxaOrig="540" w:dyaOrig="377" w14:anchorId="37403947">
                <v:shape id="_x0000_i2322" type="#_x0000_t75" style="width:25.65pt;height:20.15pt" o:ole="">
                  <v:imagedata r:id="rId2511" o:title=""/>
                </v:shape>
                <o:OLEObject Type="Embed" ProgID="Equation.DSMT4" ShapeID="_x0000_i2322" DrawAspect="Content" ObjectID="_1852642219" r:id="rId2512"/>
              </w:object>
            </w:r>
          </w:p>
        </w:tc>
        <w:tc>
          <w:tcPr>
            <w:tcW w:w="1139" w:type="pct"/>
            <w:vAlign w:val="center"/>
          </w:tcPr>
          <w:p w14:paraId="1826D11B" w14:textId="77777777" w:rsidR="004D580C" w:rsidRPr="00E244B2" w:rsidRDefault="004D580C" w:rsidP="00166A8B">
            <w:pPr>
              <w:pStyle w:val="a8"/>
              <w:rPr>
                <w:color w:val="000000" w:themeColor="text1"/>
              </w:rPr>
            </w:pPr>
            <w:r w:rsidRPr="00E244B2">
              <w:rPr>
                <w:color w:val="000000" w:themeColor="text1"/>
              </w:rPr>
              <w:t>光热电站单位发电量可变运行维护成本</w:t>
            </w:r>
          </w:p>
        </w:tc>
        <w:tc>
          <w:tcPr>
            <w:tcW w:w="441" w:type="pct"/>
            <w:vAlign w:val="center"/>
          </w:tcPr>
          <w:p w14:paraId="2430B1D5" w14:textId="77777777" w:rsidR="004D580C" w:rsidRPr="00E244B2" w:rsidRDefault="004D580C" w:rsidP="00166A8B">
            <w:pPr>
              <w:pStyle w:val="a8"/>
              <w:rPr>
                <w:color w:val="000000" w:themeColor="text1"/>
              </w:rPr>
            </w:pPr>
            <w:r w:rsidRPr="00E244B2">
              <w:rPr>
                <w:rFonts w:hint="eastAsia"/>
                <w:color w:val="000000" w:themeColor="text1"/>
              </w:rPr>
              <w:t>元</w:t>
            </w:r>
            <w:r w:rsidRPr="00E244B2">
              <w:rPr>
                <w:rFonts w:hint="eastAsia"/>
                <w:color w:val="000000" w:themeColor="text1"/>
              </w:rPr>
              <w:t>/</w:t>
            </w:r>
            <w:r w:rsidRPr="00E244B2">
              <w:rPr>
                <w:color w:val="000000" w:themeColor="text1"/>
              </w:rPr>
              <w:t>MW</w:t>
            </w:r>
            <w:r w:rsidRPr="00E244B2">
              <w:rPr>
                <w:rFonts w:hint="eastAsia"/>
                <w:color w:val="000000" w:themeColor="text1"/>
              </w:rPr>
              <w:t>h</w:t>
            </w:r>
          </w:p>
        </w:tc>
        <w:tc>
          <w:tcPr>
            <w:tcW w:w="589" w:type="pct"/>
            <w:vAlign w:val="center"/>
          </w:tcPr>
          <w:p w14:paraId="7B22F49E"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070F531A"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1F3D01A" w14:textId="77777777" w:rsidR="004D580C" w:rsidRPr="00E244B2" w:rsidRDefault="004D580C" w:rsidP="00166A8B">
            <w:pPr>
              <w:pStyle w:val="a8"/>
              <w:rPr>
                <w:color w:val="000000" w:themeColor="text1"/>
              </w:rPr>
            </w:pPr>
            <w:r w:rsidRPr="00E244B2">
              <w:rPr>
                <w:rFonts w:hint="eastAsia"/>
                <w:color w:val="000000" w:themeColor="text1"/>
              </w:rPr>
              <w:t>20</w:t>
            </w:r>
          </w:p>
        </w:tc>
      </w:tr>
    </w:tbl>
    <w:p w14:paraId="1B64D1B5" w14:textId="77777777" w:rsidR="004D580C" w:rsidRPr="00E244B2" w:rsidRDefault="004D580C" w:rsidP="004D580C">
      <w:pPr>
        <w:ind w:firstLine="480"/>
        <w:rPr>
          <w:color w:val="000000" w:themeColor="text1"/>
        </w:rPr>
      </w:pPr>
    </w:p>
    <w:p w14:paraId="05CDC6C1" w14:textId="77777777" w:rsidR="004D580C" w:rsidRPr="00E244B2" w:rsidRDefault="004D580C" w:rsidP="004D580C">
      <w:pPr>
        <w:ind w:firstLine="480"/>
        <w:rPr>
          <w:color w:val="000000" w:themeColor="text1"/>
        </w:rPr>
      </w:pPr>
    </w:p>
    <w:p w14:paraId="424E7DDB"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6FB789F0" w14:textId="77777777" w:rsidTr="00004CB4">
        <w:trPr>
          <w:tblHeader/>
        </w:trPr>
        <w:tc>
          <w:tcPr>
            <w:tcW w:w="704" w:type="pct"/>
            <w:shd w:val="clear" w:color="auto" w:fill="E8EEF5"/>
            <w:tcMar>
              <w:top w:w="100" w:type="dxa"/>
              <w:left w:w="120" w:type="dxa"/>
              <w:bottom w:w="100" w:type="dxa"/>
              <w:right w:w="120" w:type="dxa"/>
            </w:tcMar>
            <w:vAlign w:val="center"/>
          </w:tcPr>
          <w:p w14:paraId="583F06AF"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04F05666"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132F2CF9"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13DCFC7D"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1FCF0B73"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64F6EB8E"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5BED3CDB" w14:textId="77777777" w:rsidTr="00004CB4">
        <w:tc>
          <w:tcPr>
            <w:tcW w:w="704" w:type="pct"/>
            <w:vAlign w:val="center"/>
          </w:tcPr>
          <w:p w14:paraId="6F33B6D8" w14:textId="77777777" w:rsidR="004D580C" w:rsidRPr="00E244B2" w:rsidRDefault="004D580C" w:rsidP="00166A8B">
            <w:pPr>
              <w:pStyle w:val="a8"/>
              <w:rPr>
                <w:color w:val="000000" w:themeColor="text1"/>
              </w:rPr>
            </w:pPr>
            <w:r w:rsidRPr="00E244B2">
              <w:rPr>
                <w:color w:val="000000" w:themeColor="text1"/>
              </w:rPr>
              <w:t>集热场输出热功率</w:t>
            </w:r>
          </w:p>
        </w:tc>
        <w:tc>
          <w:tcPr>
            <w:tcW w:w="1107" w:type="pct"/>
            <w:vAlign w:val="center"/>
          </w:tcPr>
          <w:p w14:paraId="2DFA63A5" w14:textId="77777777" w:rsidR="004D580C" w:rsidRPr="00E244B2" w:rsidRDefault="004D580C" w:rsidP="00166A8B">
            <w:pPr>
              <w:pStyle w:val="a8"/>
              <w:rPr>
                <w:color w:val="000000" w:themeColor="text1"/>
              </w:rPr>
            </w:pPr>
            <w:r w:rsidRPr="00E244B2">
              <w:rPr>
                <w:color w:val="000000" w:themeColor="text1"/>
              </w:rPr>
              <w:object w:dxaOrig="557" w:dyaOrig="377" w14:anchorId="35E21C4E">
                <v:shape id="_x0000_i2323" type="#_x0000_t75" style="width:25.65pt;height:20.15pt" o:ole="">
                  <v:imagedata r:id="rId2513" o:title=""/>
                </v:shape>
                <o:OLEObject Type="Embed" ProgID="Equation.DSMT4" ShapeID="_x0000_i2323" DrawAspect="Content" ObjectID="_1852642220" r:id="rId2514"/>
              </w:object>
            </w:r>
          </w:p>
        </w:tc>
        <w:tc>
          <w:tcPr>
            <w:tcW w:w="1171" w:type="pct"/>
            <w:vAlign w:val="center"/>
          </w:tcPr>
          <w:p w14:paraId="79CD8F6C"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position w:val="-10"/>
              </w:rPr>
              <w:object w:dxaOrig="228" w:dyaOrig="240" w14:anchorId="3E64A910">
                <v:shape id="_x0000_i2324" type="#_x0000_t75" style="width:10.35pt;height:10.35pt" o:ole="">
                  <v:imagedata r:id="rId1091" o:title=""/>
                </v:shape>
                <o:OLEObject Type="Embed" ProgID="Equation.DSMT4" ShapeID="_x0000_i2324" DrawAspect="Content" ObjectID="_1852642221" r:id="rId2515"/>
              </w:object>
            </w:r>
            <w:r w:rsidRPr="00E244B2">
              <w:rPr>
                <w:color w:val="000000" w:themeColor="text1"/>
              </w:rPr>
              <w:t>的分区</w:t>
            </w:r>
            <w:r w:rsidRPr="00E244B2">
              <w:rPr>
                <w:color w:val="000000" w:themeColor="text1"/>
                <w:position w:val="-4"/>
              </w:rPr>
              <w:object w:dxaOrig="180" w:dyaOrig="180" w14:anchorId="36B6A4A7">
                <v:shape id="_x0000_i2325" type="#_x0000_t75" style="width:9.75pt;height:9.75pt" o:ole="">
                  <v:imagedata r:id="rId1093" o:title=""/>
                </v:shape>
                <o:OLEObject Type="Embed" ProgID="Equation.DSMT4" ShapeID="_x0000_i2325" DrawAspect="Content" ObjectID="_1852642222" r:id="rId2516"/>
              </w:object>
            </w:r>
            <w:r w:rsidRPr="00E244B2">
              <w:rPr>
                <w:color w:val="000000" w:themeColor="text1"/>
              </w:rPr>
              <w:t>内光热电站</w:t>
            </w:r>
            <w:r w:rsidRPr="00E244B2">
              <w:rPr>
                <w:color w:val="000000" w:themeColor="text1"/>
                <w:position w:val="-6"/>
              </w:rPr>
              <w:object w:dxaOrig="144" w:dyaOrig="240" w14:anchorId="17D76C58">
                <v:shape id="_x0000_i2326" type="#_x0000_t75" style="width:5.5pt;height:10.35pt" o:ole="">
                  <v:imagedata r:id="rId1481" o:title=""/>
                </v:shape>
                <o:OLEObject Type="Embed" ProgID="Equation.DSMT4" ShapeID="_x0000_i2326" DrawAspect="Content" ObjectID="_1852642223" r:id="rId2517"/>
              </w:object>
            </w:r>
            <w:r w:rsidRPr="00E244B2">
              <w:rPr>
                <w:color w:val="000000" w:themeColor="text1"/>
              </w:rPr>
              <w:t>在时段</w:t>
            </w:r>
            <w:r w:rsidRPr="00E244B2">
              <w:rPr>
                <w:color w:val="000000" w:themeColor="text1"/>
                <w:position w:val="-6"/>
              </w:rPr>
              <w:object w:dxaOrig="144" w:dyaOrig="228" w14:anchorId="3E641EFF">
                <v:shape id="_x0000_i2327" type="#_x0000_t75" style="width:5.5pt;height:10.35pt" o:ole="">
                  <v:imagedata r:id="rId1483" o:title=""/>
                </v:shape>
                <o:OLEObject Type="Embed" ProgID="Equation.DSMT4" ShapeID="_x0000_i2327" DrawAspect="Content" ObjectID="_1852642224" r:id="rId2518"/>
              </w:object>
            </w:r>
            <w:r w:rsidRPr="00E244B2">
              <w:rPr>
                <w:color w:val="000000" w:themeColor="text1"/>
              </w:rPr>
              <w:t>的集热场输出热功率</w:t>
            </w:r>
          </w:p>
        </w:tc>
        <w:tc>
          <w:tcPr>
            <w:tcW w:w="393" w:type="pct"/>
            <w:vAlign w:val="center"/>
          </w:tcPr>
          <w:p w14:paraId="5E04244F" w14:textId="77777777" w:rsidR="004D580C" w:rsidRPr="00E244B2" w:rsidRDefault="004D580C" w:rsidP="00166A8B">
            <w:pPr>
              <w:pStyle w:val="a8"/>
              <w:rPr>
                <w:color w:val="000000" w:themeColor="text1"/>
              </w:rPr>
            </w:pPr>
            <w:r w:rsidRPr="00E244B2">
              <w:rPr>
                <w:color w:val="000000" w:themeColor="text1"/>
              </w:rPr>
              <w:t>MW</w:t>
            </w:r>
            <w:r w:rsidRPr="00E244B2">
              <w:rPr>
                <w:rFonts w:hint="eastAsia"/>
                <w:color w:val="000000" w:themeColor="text1"/>
              </w:rPr>
              <w:t>t</w:t>
            </w:r>
          </w:p>
        </w:tc>
        <w:tc>
          <w:tcPr>
            <w:tcW w:w="813" w:type="pct"/>
            <w:vAlign w:val="center"/>
          </w:tcPr>
          <w:p w14:paraId="5FF1D120" w14:textId="77777777" w:rsidR="004D580C" w:rsidRPr="00E244B2" w:rsidRDefault="004D580C" w:rsidP="00166A8B">
            <w:pPr>
              <w:pStyle w:val="a8"/>
              <w:rPr>
                <w:color w:val="000000" w:themeColor="text1"/>
              </w:rPr>
            </w:pPr>
            <w:r w:rsidRPr="00E244B2">
              <w:rPr>
                <w:color w:val="000000" w:themeColor="text1"/>
              </w:rPr>
              <w:t>热量平衡计算、资源利用分析</w:t>
            </w:r>
          </w:p>
        </w:tc>
        <w:tc>
          <w:tcPr>
            <w:tcW w:w="812" w:type="pct"/>
            <w:vAlign w:val="center"/>
          </w:tcPr>
          <w:p w14:paraId="5AF09E14" w14:textId="77777777" w:rsidR="004D580C" w:rsidRPr="00E244B2" w:rsidRDefault="004D580C" w:rsidP="00166A8B">
            <w:pPr>
              <w:pStyle w:val="a8"/>
              <w:rPr>
                <w:color w:val="000000" w:themeColor="text1"/>
              </w:rPr>
            </w:pPr>
            <w:r w:rsidRPr="00E244B2">
              <w:rPr>
                <w:color w:val="000000" w:themeColor="text1"/>
              </w:rPr>
              <w:t>[620,810,120]</w:t>
            </w:r>
          </w:p>
        </w:tc>
      </w:tr>
      <w:tr w:rsidR="004D580C" w:rsidRPr="00E244B2" w14:paraId="2F896C01" w14:textId="77777777" w:rsidTr="00004CB4">
        <w:tc>
          <w:tcPr>
            <w:tcW w:w="704" w:type="pct"/>
            <w:vAlign w:val="center"/>
          </w:tcPr>
          <w:p w14:paraId="3744845C" w14:textId="77777777" w:rsidR="004D580C" w:rsidRPr="00E244B2" w:rsidRDefault="004D580C" w:rsidP="00166A8B">
            <w:pPr>
              <w:pStyle w:val="a8"/>
              <w:rPr>
                <w:color w:val="000000" w:themeColor="text1"/>
              </w:rPr>
            </w:pPr>
            <w:r w:rsidRPr="00E244B2">
              <w:rPr>
                <w:color w:val="000000" w:themeColor="text1"/>
              </w:rPr>
              <w:t>储热系统充热状态变量</w:t>
            </w:r>
          </w:p>
        </w:tc>
        <w:tc>
          <w:tcPr>
            <w:tcW w:w="1107" w:type="pct"/>
            <w:vAlign w:val="center"/>
          </w:tcPr>
          <w:p w14:paraId="5A969F5A" w14:textId="77777777" w:rsidR="004D580C" w:rsidRPr="00E244B2" w:rsidRDefault="004D580C" w:rsidP="00166A8B">
            <w:pPr>
              <w:pStyle w:val="a8"/>
              <w:rPr>
                <w:color w:val="000000" w:themeColor="text1"/>
              </w:rPr>
            </w:pPr>
            <w:r w:rsidRPr="00E244B2">
              <w:rPr>
                <w:color w:val="000000" w:themeColor="text1"/>
              </w:rPr>
              <w:object w:dxaOrig="517" w:dyaOrig="377" w14:anchorId="2205EADD">
                <v:shape id="_x0000_i2328" type="#_x0000_t75" style="width:25.65pt;height:20.15pt" o:ole="">
                  <v:imagedata r:id="rId2519" o:title=""/>
                </v:shape>
                <o:OLEObject Type="Embed" ProgID="Equation.DSMT4" ShapeID="_x0000_i2328" DrawAspect="Content" ObjectID="_1852642225" r:id="rId2520"/>
              </w:object>
            </w:r>
          </w:p>
        </w:tc>
        <w:tc>
          <w:tcPr>
            <w:tcW w:w="1171" w:type="pct"/>
            <w:vAlign w:val="center"/>
          </w:tcPr>
          <w:p w14:paraId="5F6C290B"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储热系统充热状态，</w:t>
            </w:r>
            <w:r w:rsidRPr="00E244B2">
              <w:rPr>
                <w:color w:val="000000" w:themeColor="text1"/>
              </w:rPr>
              <w:t>1</w:t>
            </w:r>
            <w:r w:rsidRPr="00E244B2">
              <w:rPr>
                <w:color w:val="000000" w:themeColor="text1"/>
              </w:rPr>
              <w:t>充热，</w:t>
            </w:r>
            <w:r w:rsidRPr="00E244B2">
              <w:rPr>
                <w:color w:val="000000" w:themeColor="text1"/>
              </w:rPr>
              <w:t>0</w:t>
            </w:r>
            <w:r w:rsidRPr="00E244B2">
              <w:rPr>
                <w:color w:val="000000" w:themeColor="text1"/>
              </w:rPr>
              <w:t>不充热</w:t>
            </w:r>
          </w:p>
        </w:tc>
        <w:tc>
          <w:tcPr>
            <w:tcW w:w="393" w:type="pct"/>
            <w:vAlign w:val="center"/>
          </w:tcPr>
          <w:p w14:paraId="536F73AC"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75B55DCE" w14:textId="77777777" w:rsidR="004D580C" w:rsidRPr="00E244B2" w:rsidRDefault="004D580C" w:rsidP="00166A8B">
            <w:pPr>
              <w:pStyle w:val="a8"/>
              <w:rPr>
                <w:color w:val="000000" w:themeColor="text1"/>
              </w:rPr>
            </w:pPr>
            <w:r w:rsidRPr="00E244B2">
              <w:rPr>
                <w:color w:val="000000" w:themeColor="text1"/>
              </w:rPr>
              <w:t>充放热互斥逻辑约束</w:t>
            </w:r>
          </w:p>
        </w:tc>
        <w:tc>
          <w:tcPr>
            <w:tcW w:w="812" w:type="pct"/>
            <w:vAlign w:val="center"/>
          </w:tcPr>
          <w:p w14:paraId="49DC9D40" w14:textId="77777777" w:rsidR="004D580C" w:rsidRPr="00E244B2" w:rsidRDefault="004D580C" w:rsidP="00166A8B">
            <w:pPr>
              <w:pStyle w:val="a8"/>
              <w:rPr>
                <w:color w:val="000000" w:themeColor="text1"/>
              </w:rPr>
            </w:pPr>
            <w:r w:rsidRPr="00E244B2">
              <w:rPr>
                <w:color w:val="000000" w:themeColor="text1"/>
              </w:rPr>
              <w:t>[1,0,0]</w:t>
            </w:r>
          </w:p>
        </w:tc>
      </w:tr>
      <w:tr w:rsidR="004D580C" w:rsidRPr="00E244B2" w14:paraId="3627B6CA" w14:textId="77777777" w:rsidTr="00004CB4">
        <w:tc>
          <w:tcPr>
            <w:tcW w:w="704" w:type="pct"/>
            <w:vAlign w:val="center"/>
          </w:tcPr>
          <w:p w14:paraId="46012E57" w14:textId="77777777" w:rsidR="004D580C" w:rsidRPr="00E244B2" w:rsidRDefault="004D580C" w:rsidP="00166A8B">
            <w:pPr>
              <w:pStyle w:val="a8"/>
              <w:rPr>
                <w:color w:val="000000" w:themeColor="text1"/>
              </w:rPr>
            </w:pPr>
            <w:r w:rsidRPr="00E244B2">
              <w:rPr>
                <w:color w:val="000000" w:themeColor="text1"/>
              </w:rPr>
              <w:t>储热系统放热状态变量</w:t>
            </w:r>
          </w:p>
        </w:tc>
        <w:tc>
          <w:tcPr>
            <w:tcW w:w="1107" w:type="pct"/>
            <w:vAlign w:val="center"/>
          </w:tcPr>
          <w:p w14:paraId="365BA07D" w14:textId="77777777" w:rsidR="004D580C" w:rsidRPr="00E244B2" w:rsidRDefault="004D580C" w:rsidP="00166A8B">
            <w:pPr>
              <w:pStyle w:val="a8"/>
              <w:rPr>
                <w:color w:val="000000" w:themeColor="text1"/>
              </w:rPr>
            </w:pPr>
            <w:r w:rsidRPr="00E244B2">
              <w:rPr>
                <w:color w:val="000000" w:themeColor="text1"/>
              </w:rPr>
              <w:object w:dxaOrig="520" w:dyaOrig="377" w14:anchorId="580FEC09">
                <v:shape id="_x0000_i2329" type="#_x0000_t75" style="width:25.65pt;height:20.15pt" o:ole="">
                  <v:imagedata r:id="rId2521" o:title=""/>
                </v:shape>
                <o:OLEObject Type="Embed" ProgID="Equation.DSMT4" ShapeID="_x0000_i2329" DrawAspect="Content" ObjectID="_1852642226" r:id="rId2522"/>
              </w:object>
            </w:r>
          </w:p>
        </w:tc>
        <w:tc>
          <w:tcPr>
            <w:tcW w:w="1171" w:type="pct"/>
            <w:vAlign w:val="center"/>
          </w:tcPr>
          <w:p w14:paraId="7428AFED"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储热系统放热状态，</w:t>
            </w:r>
            <w:r w:rsidRPr="00E244B2">
              <w:rPr>
                <w:color w:val="000000" w:themeColor="text1"/>
              </w:rPr>
              <w:t>1</w:t>
            </w:r>
            <w:r w:rsidRPr="00E244B2">
              <w:rPr>
                <w:color w:val="000000" w:themeColor="text1"/>
              </w:rPr>
              <w:t>放热，</w:t>
            </w:r>
            <w:r w:rsidRPr="00E244B2">
              <w:rPr>
                <w:color w:val="000000" w:themeColor="text1"/>
              </w:rPr>
              <w:t>0</w:t>
            </w:r>
            <w:r w:rsidRPr="00E244B2">
              <w:rPr>
                <w:color w:val="000000" w:themeColor="text1"/>
              </w:rPr>
              <w:t>不放热</w:t>
            </w:r>
          </w:p>
        </w:tc>
        <w:tc>
          <w:tcPr>
            <w:tcW w:w="393" w:type="pct"/>
            <w:vAlign w:val="center"/>
          </w:tcPr>
          <w:p w14:paraId="57F2131A"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7CD3BDF5" w14:textId="77777777" w:rsidR="004D580C" w:rsidRPr="00E244B2" w:rsidRDefault="004D580C" w:rsidP="00166A8B">
            <w:pPr>
              <w:pStyle w:val="a8"/>
              <w:rPr>
                <w:color w:val="000000" w:themeColor="text1"/>
              </w:rPr>
            </w:pPr>
            <w:r w:rsidRPr="00E244B2">
              <w:rPr>
                <w:color w:val="000000" w:themeColor="text1"/>
              </w:rPr>
              <w:t>充放热互斥逻辑约束</w:t>
            </w:r>
          </w:p>
        </w:tc>
        <w:tc>
          <w:tcPr>
            <w:tcW w:w="812" w:type="pct"/>
            <w:vAlign w:val="center"/>
          </w:tcPr>
          <w:p w14:paraId="622B6753" w14:textId="77777777" w:rsidR="004D580C" w:rsidRPr="00E244B2" w:rsidRDefault="004D580C" w:rsidP="00166A8B">
            <w:pPr>
              <w:pStyle w:val="a8"/>
              <w:rPr>
                <w:color w:val="000000" w:themeColor="text1"/>
              </w:rPr>
            </w:pPr>
            <w:r w:rsidRPr="00E244B2">
              <w:rPr>
                <w:color w:val="000000" w:themeColor="text1"/>
              </w:rPr>
              <w:t>[0,0,1]</w:t>
            </w:r>
          </w:p>
        </w:tc>
      </w:tr>
      <w:tr w:rsidR="004D580C" w:rsidRPr="00E244B2" w14:paraId="00F59AD6" w14:textId="77777777" w:rsidTr="00004CB4">
        <w:tc>
          <w:tcPr>
            <w:tcW w:w="704" w:type="pct"/>
            <w:vAlign w:val="center"/>
          </w:tcPr>
          <w:p w14:paraId="2C9C42D8" w14:textId="77777777" w:rsidR="004D580C" w:rsidRPr="00E244B2" w:rsidRDefault="004D580C" w:rsidP="00166A8B">
            <w:pPr>
              <w:pStyle w:val="a8"/>
              <w:rPr>
                <w:color w:val="000000" w:themeColor="text1"/>
              </w:rPr>
            </w:pPr>
            <w:r w:rsidRPr="00E244B2">
              <w:rPr>
                <w:color w:val="000000" w:themeColor="text1"/>
              </w:rPr>
              <w:t>储热系统输入热功率</w:t>
            </w:r>
          </w:p>
        </w:tc>
        <w:tc>
          <w:tcPr>
            <w:tcW w:w="1107" w:type="pct"/>
            <w:vAlign w:val="center"/>
          </w:tcPr>
          <w:p w14:paraId="01BD1BAF" w14:textId="77777777" w:rsidR="004D580C" w:rsidRPr="00E244B2" w:rsidRDefault="004D580C" w:rsidP="00166A8B">
            <w:pPr>
              <w:pStyle w:val="a8"/>
              <w:rPr>
                <w:color w:val="000000" w:themeColor="text1"/>
              </w:rPr>
            </w:pPr>
            <w:r w:rsidRPr="00E244B2">
              <w:rPr>
                <w:color w:val="000000" w:themeColor="text1"/>
              </w:rPr>
              <w:object w:dxaOrig="557" w:dyaOrig="377" w14:anchorId="75DF079B">
                <v:shape id="_x0000_i2330" type="#_x0000_t75" style="width:25.65pt;height:20.15pt" o:ole="">
                  <v:imagedata r:id="rId2523" o:title=""/>
                </v:shape>
                <o:OLEObject Type="Embed" ProgID="Equation.DSMT4" ShapeID="_x0000_i2330" DrawAspect="Content" ObjectID="_1852642227" r:id="rId2524"/>
              </w:object>
            </w:r>
          </w:p>
        </w:tc>
        <w:tc>
          <w:tcPr>
            <w:tcW w:w="1171" w:type="pct"/>
            <w:vAlign w:val="center"/>
          </w:tcPr>
          <w:p w14:paraId="4EDBB96D"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储热系统充热输入热功率</w:t>
            </w:r>
          </w:p>
        </w:tc>
        <w:tc>
          <w:tcPr>
            <w:tcW w:w="393" w:type="pct"/>
            <w:vAlign w:val="center"/>
          </w:tcPr>
          <w:p w14:paraId="5E6574EC" w14:textId="77777777" w:rsidR="004D580C" w:rsidRPr="00E244B2" w:rsidRDefault="004D580C" w:rsidP="00166A8B">
            <w:pPr>
              <w:pStyle w:val="a8"/>
              <w:rPr>
                <w:color w:val="000000" w:themeColor="text1"/>
              </w:rPr>
            </w:pPr>
            <w:r w:rsidRPr="00E244B2">
              <w:rPr>
                <w:color w:val="000000" w:themeColor="text1"/>
              </w:rPr>
              <w:t>MW</w:t>
            </w:r>
            <w:r w:rsidRPr="00E244B2">
              <w:rPr>
                <w:rFonts w:hint="eastAsia"/>
                <w:color w:val="000000" w:themeColor="text1"/>
              </w:rPr>
              <w:t>t</w:t>
            </w:r>
          </w:p>
        </w:tc>
        <w:tc>
          <w:tcPr>
            <w:tcW w:w="813" w:type="pct"/>
            <w:vAlign w:val="center"/>
          </w:tcPr>
          <w:p w14:paraId="754368E8" w14:textId="77777777" w:rsidR="004D580C" w:rsidRPr="00E244B2" w:rsidRDefault="004D580C" w:rsidP="00166A8B">
            <w:pPr>
              <w:pStyle w:val="a8"/>
              <w:rPr>
                <w:color w:val="000000" w:themeColor="text1"/>
              </w:rPr>
            </w:pPr>
            <w:r w:rsidRPr="00E244B2">
              <w:rPr>
                <w:color w:val="000000" w:themeColor="text1"/>
              </w:rPr>
              <w:t>储热能量平衡计算</w:t>
            </w:r>
          </w:p>
        </w:tc>
        <w:tc>
          <w:tcPr>
            <w:tcW w:w="812" w:type="pct"/>
            <w:vAlign w:val="center"/>
          </w:tcPr>
          <w:p w14:paraId="361C910E" w14:textId="77777777" w:rsidR="004D580C" w:rsidRPr="00E244B2" w:rsidRDefault="004D580C" w:rsidP="00166A8B">
            <w:pPr>
              <w:pStyle w:val="a8"/>
              <w:rPr>
                <w:color w:val="000000" w:themeColor="text1"/>
              </w:rPr>
            </w:pPr>
            <w:r w:rsidRPr="00E244B2">
              <w:rPr>
                <w:color w:val="000000" w:themeColor="text1"/>
              </w:rPr>
              <w:t>[210,0,0]</w:t>
            </w:r>
          </w:p>
        </w:tc>
      </w:tr>
      <w:tr w:rsidR="004D580C" w:rsidRPr="00E244B2" w14:paraId="2BE73789" w14:textId="77777777" w:rsidTr="00004CB4">
        <w:tc>
          <w:tcPr>
            <w:tcW w:w="704" w:type="pct"/>
            <w:vAlign w:val="center"/>
          </w:tcPr>
          <w:p w14:paraId="6941A190" w14:textId="77777777" w:rsidR="004D580C" w:rsidRPr="00E244B2" w:rsidRDefault="004D580C" w:rsidP="00166A8B">
            <w:pPr>
              <w:pStyle w:val="a8"/>
              <w:rPr>
                <w:color w:val="000000" w:themeColor="text1"/>
              </w:rPr>
            </w:pPr>
            <w:r w:rsidRPr="00E244B2">
              <w:rPr>
                <w:color w:val="000000" w:themeColor="text1"/>
              </w:rPr>
              <w:t>储热系统输出热功率</w:t>
            </w:r>
          </w:p>
        </w:tc>
        <w:tc>
          <w:tcPr>
            <w:tcW w:w="1107" w:type="pct"/>
            <w:vAlign w:val="center"/>
          </w:tcPr>
          <w:p w14:paraId="15DFF665" w14:textId="77777777" w:rsidR="004D580C" w:rsidRPr="00E244B2" w:rsidRDefault="004D580C" w:rsidP="00166A8B">
            <w:pPr>
              <w:pStyle w:val="a8"/>
              <w:rPr>
                <w:color w:val="000000" w:themeColor="text1"/>
              </w:rPr>
            </w:pPr>
            <w:r w:rsidRPr="00E244B2">
              <w:rPr>
                <w:color w:val="000000" w:themeColor="text1"/>
              </w:rPr>
              <w:object w:dxaOrig="557" w:dyaOrig="377" w14:anchorId="0833CC8F">
                <v:shape id="_x0000_i2331" type="#_x0000_t75" style="width:25.65pt;height:20.15pt" o:ole="">
                  <v:imagedata r:id="rId2525" o:title=""/>
                </v:shape>
                <o:OLEObject Type="Embed" ProgID="Equation.DSMT4" ShapeID="_x0000_i2331" DrawAspect="Content" ObjectID="_1852642228" r:id="rId2526"/>
              </w:object>
            </w:r>
          </w:p>
        </w:tc>
        <w:tc>
          <w:tcPr>
            <w:tcW w:w="1171" w:type="pct"/>
            <w:vAlign w:val="center"/>
          </w:tcPr>
          <w:p w14:paraId="4BFC40E8"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储热系统放热输出热功率</w:t>
            </w:r>
          </w:p>
        </w:tc>
        <w:tc>
          <w:tcPr>
            <w:tcW w:w="393" w:type="pct"/>
            <w:vAlign w:val="center"/>
          </w:tcPr>
          <w:p w14:paraId="2752D14F" w14:textId="77777777" w:rsidR="004D580C" w:rsidRPr="00E244B2" w:rsidRDefault="004D580C" w:rsidP="00166A8B">
            <w:pPr>
              <w:pStyle w:val="a8"/>
              <w:rPr>
                <w:color w:val="000000" w:themeColor="text1"/>
              </w:rPr>
            </w:pPr>
            <w:r w:rsidRPr="00E244B2">
              <w:rPr>
                <w:color w:val="000000" w:themeColor="text1"/>
              </w:rPr>
              <w:t>MW</w:t>
            </w:r>
            <w:r w:rsidRPr="00E244B2">
              <w:rPr>
                <w:rFonts w:hint="eastAsia"/>
                <w:color w:val="000000" w:themeColor="text1"/>
              </w:rPr>
              <w:t>t</w:t>
            </w:r>
          </w:p>
        </w:tc>
        <w:tc>
          <w:tcPr>
            <w:tcW w:w="813" w:type="pct"/>
            <w:vAlign w:val="center"/>
          </w:tcPr>
          <w:p w14:paraId="2F34930D" w14:textId="77777777" w:rsidR="004D580C" w:rsidRPr="00E244B2" w:rsidRDefault="004D580C" w:rsidP="00166A8B">
            <w:pPr>
              <w:pStyle w:val="a8"/>
              <w:rPr>
                <w:color w:val="000000" w:themeColor="text1"/>
              </w:rPr>
            </w:pPr>
            <w:r w:rsidRPr="00E244B2">
              <w:rPr>
                <w:color w:val="000000" w:themeColor="text1"/>
              </w:rPr>
              <w:t>储热能量平衡、供给汽轮机</w:t>
            </w:r>
          </w:p>
        </w:tc>
        <w:tc>
          <w:tcPr>
            <w:tcW w:w="812" w:type="pct"/>
            <w:vAlign w:val="center"/>
          </w:tcPr>
          <w:p w14:paraId="0EFA1AEA" w14:textId="77777777" w:rsidR="004D580C" w:rsidRPr="00E244B2" w:rsidRDefault="004D580C" w:rsidP="00166A8B">
            <w:pPr>
              <w:pStyle w:val="a8"/>
              <w:rPr>
                <w:color w:val="000000" w:themeColor="text1"/>
              </w:rPr>
            </w:pPr>
            <w:r w:rsidRPr="00E244B2">
              <w:rPr>
                <w:color w:val="000000" w:themeColor="text1"/>
              </w:rPr>
              <w:t>[0,0,180]</w:t>
            </w:r>
          </w:p>
        </w:tc>
      </w:tr>
      <w:tr w:rsidR="004D580C" w:rsidRPr="00E244B2" w14:paraId="02935E81" w14:textId="77777777" w:rsidTr="00004CB4">
        <w:tc>
          <w:tcPr>
            <w:tcW w:w="704" w:type="pct"/>
            <w:vAlign w:val="center"/>
          </w:tcPr>
          <w:p w14:paraId="604A42E8" w14:textId="77777777" w:rsidR="004D580C" w:rsidRPr="00E244B2" w:rsidRDefault="004D580C" w:rsidP="00166A8B">
            <w:pPr>
              <w:pStyle w:val="a8"/>
              <w:rPr>
                <w:color w:val="000000" w:themeColor="text1"/>
              </w:rPr>
            </w:pPr>
            <w:r w:rsidRPr="00E244B2">
              <w:rPr>
                <w:color w:val="000000" w:themeColor="text1"/>
              </w:rPr>
              <w:lastRenderedPageBreak/>
              <w:t>时段末储热量</w:t>
            </w:r>
          </w:p>
        </w:tc>
        <w:tc>
          <w:tcPr>
            <w:tcW w:w="1107" w:type="pct"/>
            <w:vAlign w:val="center"/>
          </w:tcPr>
          <w:p w14:paraId="1BF5AAB4" w14:textId="77777777" w:rsidR="004D580C" w:rsidRPr="00E244B2" w:rsidRDefault="004D580C" w:rsidP="00166A8B">
            <w:pPr>
              <w:pStyle w:val="a8"/>
              <w:rPr>
                <w:color w:val="000000" w:themeColor="text1"/>
              </w:rPr>
            </w:pPr>
            <w:r w:rsidRPr="00E244B2">
              <w:rPr>
                <w:color w:val="000000" w:themeColor="text1"/>
              </w:rPr>
              <w:object w:dxaOrig="540" w:dyaOrig="377" w14:anchorId="463B382E">
                <v:shape id="_x0000_i2332" type="#_x0000_t75" style="width:25.65pt;height:20.15pt" o:ole="">
                  <v:imagedata r:id="rId2527" o:title=""/>
                </v:shape>
                <o:OLEObject Type="Embed" ProgID="Equation.DSMT4" ShapeID="_x0000_i2332" DrawAspect="Content" ObjectID="_1852642229" r:id="rId2528"/>
              </w:object>
            </w:r>
          </w:p>
        </w:tc>
        <w:tc>
          <w:tcPr>
            <w:tcW w:w="1171" w:type="pct"/>
            <w:vAlign w:val="center"/>
          </w:tcPr>
          <w:p w14:paraId="3AA28EDD"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结束时刻储热装置的储热量</w:t>
            </w:r>
          </w:p>
        </w:tc>
        <w:tc>
          <w:tcPr>
            <w:tcW w:w="393" w:type="pct"/>
            <w:vAlign w:val="center"/>
          </w:tcPr>
          <w:p w14:paraId="094F751A" w14:textId="77777777" w:rsidR="004D580C" w:rsidRPr="00E244B2" w:rsidRDefault="004D580C" w:rsidP="00166A8B">
            <w:pPr>
              <w:pStyle w:val="a8"/>
              <w:rPr>
                <w:color w:val="000000" w:themeColor="text1"/>
              </w:rPr>
            </w:pPr>
            <w:r w:rsidRPr="00E244B2">
              <w:rPr>
                <w:color w:val="000000" w:themeColor="text1"/>
              </w:rPr>
              <w:t>MWht</w:t>
            </w:r>
          </w:p>
        </w:tc>
        <w:tc>
          <w:tcPr>
            <w:tcW w:w="813" w:type="pct"/>
            <w:vAlign w:val="center"/>
          </w:tcPr>
          <w:p w14:paraId="484C1E7E" w14:textId="77777777" w:rsidR="004D580C" w:rsidRPr="00E244B2" w:rsidRDefault="004D580C" w:rsidP="00166A8B">
            <w:pPr>
              <w:pStyle w:val="a8"/>
              <w:rPr>
                <w:color w:val="000000" w:themeColor="text1"/>
              </w:rPr>
            </w:pPr>
            <w:r w:rsidRPr="00E244B2">
              <w:rPr>
                <w:color w:val="000000" w:themeColor="text1"/>
              </w:rPr>
              <w:t>储热上下限约束、时序能量平衡</w:t>
            </w:r>
          </w:p>
        </w:tc>
        <w:tc>
          <w:tcPr>
            <w:tcW w:w="812" w:type="pct"/>
            <w:vAlign w:val="center"/>
          </w:tcPr>
          <w:p w14:paraId="2B3A9C85" w14:textId="77777777" w:rsidR="004D580C" w:rsidRPr="00E244B2" w:rsidRDefault="004D580C" w:rsidP="00166A8B">
            <w:pPr>
              <w:pStyle w:val="a8"/>
              <w:rPr>
                <w:color w:val="000000" w:themeColor="text1"/>
              </w:rPr>
            </w:pPr>
            <w:r w:rsidRPr="00E244B2">
              <w:rPr>
                <w:color w:val="000000" w:themeColor="text1"/>
              </w:rPr>
              <w:t>[1200,950,1100]</w:t>
            </w:r>
          </w:p>
        </w:tc>
      </w:tr>
      <w:tr w:rsidR="004D580C" w:rsidRPr="00E244B2" w14:paraId="315A65F4" w14:textId="77777777" w:rsidTr="00004CB4">
        <w:tc>
          <w:tcPr>
            <w:tcW w:w="704" w:type="pct"/>
            <w:vAlign w:val="center"/>
          </w:tcPr>
          <w:p w14:paraId="6A9D3993" w14:textId="77777777" w:rsidR="004D580C" w:rsidRPr="00E244B2" w:rsidRDefault="004D580C" w:rsidP="00166A8B">
            <w:pPr>
              <w:pStyle w:val="a8"/>
              <w:rPr>
                <w:color w:val="000000" w:themeColor="text1"/>
              </w:rPr>
            </w:pPr>
            <w:r w:rsidRPr="00E244B2">
              <w:rPr>
                <w:color w:val="000000" w:themeColor="text1"/>
              </w:rPr>
              <w:t>弃热功率</w:t>
            </w:r>
          </w:p>
        </w:tc>
        <w:tc>
          <w:tcPr>
            <w:tcW w:w="1107" w:type="pct"/>
            <w:vAlign w:val="center"/>
          </w:tcPr>
          <w:p w14:paraId="2CB6BDE2" w14:textId="77777777" w:rsidR="004D580C" w:rsidRPr="00E244B2" w:rsidRDefault="004D580C" w:rsidP="00166A8B">
            <w:pPr>
              <w:pStyle w:val="a8"/>
              <w:rPr>
                <w:color w:val="000000" w:themeColor="text1"/>
              </w:rPr>
            </w:pPr>
            <w:r w:rsidRPr="00E244B2">
              <w:rPr>
                <w:color w:val="000000" w:themeColor="text1"/>
              </w:rPr>
              <w:object w:dxaOrig="556" w:dyaOrig="377" w14:anchorId="68E71952">
                <v:shape id="_x0000_i2333" type="#_x0000_t75" style="width:25.65pt;height:20.15pt" o:ole="">
                  <v:imagedata r:id="rId2529" o:title=""/>
                </v:shape>
                <o:OLEObject Type="Embed" ProgID="Equation.DSMT4" ShapeID="_x0000_i2333" DrawAspect="Content" ObjectID="_1852642230" r:id="rId2530"/>
              </w:object>
            </w:r>
          </w:p>
        </w:tc>
        <w:tc>
          <w:tcPr>
            <w:tcW w:w="1171" w:type="pct"/>
            <w:vAlign w:val="center"/>
          </w:tcPr>
          <w:p w14:paraId="799F4CC8"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光热电站弃热功率</w:t>
            </w:r>
          </w:p>
        </w:tc>
        <w:tc>
          <w:tcPr>
            <w:tcW w:w="393" w:type="pct"/>
            <w:vAlign w:val="center"/>
          </w:tcPr>
          <w:p w14:paraId="6F519202" w14:textId="77777777" w:rsidR="004D580C" w:rsidRPr="00E244B2" w:rsidRDefault="004D580C" w:rsidP="00166A8B">
            <w:pPr>
              <w:pStyle w:val="a8"/>
              <w:rPr>
                <w:color w:val="000000" w:themeColor="text1"/>
              </w:rPr>
            </w:pPr>
            <w:r w:rsidRPr="00E244B2">
              <w:rPr>
                <w:color w:val="000000" w:themeColor="text1"/>
              </w:rPr>
              <w:t>MW</w:t>
            </w:r>
            <w:r w:rsidRPr="00E244B2">
              <w:rPr>
                <w:rFonts w:hint="eastAsia"/>
                <w:color w:val="000000" w:themeColor="text1"/>
              </w:rPr>
              <w:t>t</w:t>
            </w:r>
          </w:p>
        </w:tc>
        <w:tc>
          <w:tcPr>
            <w:tcW w:w="813" w:type="pct"/>
            <w:vAlign w:val="center"/>
          </w:tcPr>
          <w:p w14:paraId="275B5296" w14:textId="77777777" w:rsidR="004D580C" w:rsidRPr="00E244B2" w:rsidRDefault="004D580C" w:rsidP="00166A8B">
            <w:pPr>
              <w:pStyle w:val="a8"/>
              <w:rPr>
                <w:color w:val="000000" w:themeColor="text1"/>
              </w:rPr>
            </w:pPr>
            <w:r w:rsidRPr="00E244B2">
              <w:rPr>
                <w:color w:val="000000" w:themeColor="text1"/>
              </w:rPr>
              <w:t>热量平衡，评估光热弃热</w:t>
            </w:r>
          </w:p>
        </w:tc>
        <w:tc>
          <w:tcPr>
            <w:tcW w:w="812" w:type="pct"/>
            <w:vAlign w:val="center"/>
          </w:tcPr>
          <w:p w14:paraId="757C01B5" w14:textId="77777777" w:rsidR="004D580C" w:rsidRPr="00E244B2" w:rsidRDefault="004D580C" w:rsidP="00166A8B">
            <w:pPr>
              <w:pStyle w:val="a8"/>
              <w:rPr>
                <w:color w:val="000000" w:themeColor="text1"/>
              </w:rPr>
            </w:pPr>
            <w:r w:rsidRPr="00E244B2">
              <w:rPr>
                <w:color w:val="000000" w:themeColor="text1"/>
              </w:rPr>
              <w:t>[40,120,0]</w:t>
            </w:r>
          </w:p>
        </w:tc>
      </w:tr>
      <w:tr w:rsidR="004D580C" w:rsidRPr="00E244B2" w14:paraId="13E437B9" w14:textId="77777777" w:rsidTr="00004CB4">
        <w:tc>
          <w:tcPr>
            <w:tcW w:w="704" w:type="pct"/>
            <w:vAlign w:val="center"/>
          </w:tcPr>
          <w:p w14:paraId="74061C60" w14:textId="77777777" w:rsidR="004D580C" w:rsidRPr="00E244B2" w:rsidRDefault="004D580C" w:rsidP="00166A8B">
            <w:pPr>
              <w:pStyle w:val="a8"/>
              <w:rPr>
                <w:color w:val="000000" w:themeColor="text1"/>
              </w:rPr>
            </w:pPr>
            <w:r w:rsidRPr="00E244B2">
              <w:rPr>
                <w:color w:val="000000" w:themeColor="text1"/>
              </w:rPr>
              <w:t>进入汽轮机的热功率</w:t>
            </w:r>
          </w:p>
        </w:tc>
        <w:tc>
          <w:tcPr>
            <w:tcW w:w="1107" w:type="pct"/>
            <w:vAlign w:val="center"/>
          </w:tcPr>
          <w:p w14:paraId="297B8DCE" w14:textId="77777777" w:rsidR="004D580C" w:rsidRPr="00E244B2" w:rsidRDefault="004D580C" w:rsidP="00166A8B">
            <w:pPr>
              <w:pStyle w:val="a8"/>
              <w:rPr>
                <w:color w:val="000000" w:themeColor="text1"/>
              </w:rPr>
            </w:pPr>
            <w:r w:rsidRPr="00E244B2">
              <w:rPr>
                <w:color w:val="000000" w:themeColor="text1"/>
              </w:rPr>
              <w:object w:dxaOrig="556" w:dyaOrig="377" w14:anchorId="04C34C1D">
                <v:shape id="_x0000_i2334" type="#_x0000_t75" style="width:25.65pt;height:20.15pt" o:ole="">
                  <v:imagedata r:id="rId2531" o:title=""/>
                </v:shape>
                <o:OLEObject Type="Embed" ProgID="Equation.DSMT4" ShapeID="_x0000_i2334" DrawAspect="Content" ObjectID="_1852642231" r:id="rId2532"/>
              </w:object>
            </w:r>
          </w:p>
        </w:tc>
        <w:tc>
          <w:tcPr>
            <w:tcW w:w="1171" w:type="pct"/>
            <w:vAlign w:val="center"/>
          </w:tcPr>
          <w:p w14:paraId="03FBE64A"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进入汽轮机用于发电的热功率</w:t>
            </w:r>
          </w:p>
        </w:tc>
        <w:tc>
          <w:tcPr>
            <w:tcW w:w="393" w:type="pct"/>
            <w:vAlign w:val="center"/>
          </w:tcPr>
          <w:p w14:paraId="71BE5F2D" w14:textId="77777777" w:rsidR="004D580C" w:rsidRPr="00E244B2" w:rsidRDefault="004D580C" w:rsidP="00166A8B">
            <w:pPr>
              <w:pStyle w:val="a8"/>
              <w:rPr>
                <w:color w:val="000000" w:themeColor="text1"/>
              </w:rPr>
            </w:pPr>
            <w:r w:rsidRPr="00E244B2">
              <w:rPr>
                <w:color w:val="000000" w:themeColor="text1"/>
              </w:rPr>
              <w:t>MW</w:t>
            </w:r>
            <w:r w:rsidRPr="00E244B2">
              <w:rPr>
                <w:rFonts w:hint="eastAsia"/>
                <w:color w:val="000000" w:themeColor="text1"/>
              </w:rPr>
              <w:t>t</w:t>
            </w:r>
          </w:p>
        </w:tc>
        <w:tc>
          <w:tcPr>
            <w:tcW w:w="813" w:type="pct"/>
            <w:vAlign w:val="center"/>
          </w:tcPr>
          <w:p w14:paraId="2F562754" w14:textId="77777777" w:rsidR="004D580C" w:rsidRPr="00E244B2" w:rsidRDefault="004D580C" w:rsidP="00166A8B">
            <w:pPr>
              <w:pStyle w:val="a8"/>
              <w:rPr>
                <w:color w:val="000000" w:themeColor="text1"/>
              </w:rPr>
            </w:pPr>
            <w:r w:rsidRPr="00E244B2">
              <w:rPr>
                <w:color w:val="000000" w:themeColor="text1"/>
              </w:rPr>
              <w:t>计算光热电站发电出力</w:t>
            </w:r>
          </w:p>
        </w:tc>
        <w:tc>
          <w:tcPr>
            <w:tcW w:w="812" w:type="pct"/>
            <w:vAlign w:val="center"/>
          </w:tcPr>
          <w:p w14:paraId="172F7D3C" w14:textId="77777777" w:rsidR="004D580C" w:rsidRPr="00E244B2" w:rsidRDefault="004D580C" w:rsidP="00166A8B">
            <w:pPr>
              <w:pStyle w:val="a8"/>
              <w:rPr>
                <w:color w:val="000000" w:themeColor="text1"/>
              </w:rPr>
            </w:pPr>
            <w:r w:rsidRPr="00E244B2">
              <w:rPr>
                <w:color w:val="000000" w:themeColor="text1"/>
              </w:rPr>
              <w:t>[410,690,360]</w:t>
            </w:r>
          </w:p>
        </w:tc>
      </w:tr>
      <w:tr w:rsidR="004D580C" w:rsidRPr="00E244B2" w14:paraId="73D265ED" w14:textId="77777777" w:rsidTr="00004CB4">
        <w:tc>
          <w:tcPr>
            <w:tcW w:w="704" w:type="pct"/>
            <w:vAlign w:val="center"/>
          </w:tcPr>
          <w:p w14:paraId="353A6E47" w14:textId="77777777" w:rsidR="004D580C" w:rsidRPr="00E244B2" w:rsidRDefault="004D580C" w:rsidP="00166A8B">
            <w:pPr>
              <w:pStyle w:val="a8"/>
              <w:rPr>
                <w:color w:val="000000" w:themeColor="text1"/>
              </w:rPr>
            </w:pPr>
            <w:r w:rsidRPr="00E244B2">
              <w:rPr>
                <w:color w:val="000000" w:themeColor="text1"/>
              </w:rPr>
              <w:t>光热电站输出电功率</w:t>
            </w:r>
          </w:p>
        </w:tc>
        <w:tc>
          <w:tcPr>
            <w:tcW w:w="1107" w:type="pct"/>
            <w:vAlign w:val="center"/>
          </w:tcPr>
          <w:p w14:paraId="1DA56ADE" w14:textId="77777777" w:rsidR="004D580C" w:rsidRPr="00E244B2" w:rsidRDefault="004D580C" w:rsidP="00166A8B">
            <w:pPr>
              <w:pStyle w:val="a8"/>
              <w:rPr>
                <w:color w:val="000000" w:themeColor="text1"/>
              </w:rPr>
            </w:pPr>
            <w:r w:rsidRPr="00E244B2">
              <w:rPr>
                <w:color w:val="000000" w:themeColor="text1"/>
              </w:rPr>
              <w:object w:dxaOrig="524" w:dyaOrig="377" w14:anchorId="534BA889">
                <v:shape id="_x0000_i2335" type="#_x0000_t75" style="width:25.65pt;height:20.15pt" o:ole="">
                  <v:imagedata r:id="rId2533" o:title=""/>
                </v:shape>
                <o:OLEObject Type="Embed" ProgID="Equation.DSMT4" ShapeID="_x0000_i2335" DrawAspect="Content" ObjectID="_1852642232" r:id="rId2534"/>
              </w:object>
            </w:r>
          </w:p>
        </w:tc>
        <w:tc>
          <w:tcPr>
            <w:tcW w:w="1171" w:type="pct"/>
            <w:vAlign w:val="center"/>
          </w:tcPr>
          <w:p w14:paraId="6E018EA7"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光热电站向电网输出的电功率</w:t>
            </w:r>
          </w:p>
        </w:tc>
        <w:tc>
          <w:tcPr>
            <w:tcW w:w="393" w:type="pct"/>
            <w:vAlign w:val="center"/>
          </w:tcPr>
          <w:p w14:paraId="4CCA8BDC"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1164660B" w14:textId="77777777" w:rsidR="004D580C" w:rsidRPr="00E244B2" w:rsidRDefault="004D580C" w:rsidP="00166A8B">
            <w:pPr>
              <w:pStyle w:val="a8"/>
              <w:rPr>
                <w:color w:val="000000" w:themeColor="text1"/>
              </w:rPr>
            </w:pPr>
            <w:r w:rsidRPr="00E244B2">
              <w:rPr>
                <w:color w:val="000000" w:themeColor="text1"/>
              </w:rPr>
              <w:t>系统功率平衡、发电量统计</w:t>
            </w:r>
          </w:p>
        </w:tc>
        <w:tc>
          <w:tcPr>
            <w:tcW w:w="812" w:type="pct"/>
            <w:vAlign w:val="center"/>
          </w:tcPr>
          <w:p w14:paraId="53AB75C8" w14:textId="77777777" w:rsidR="004D580C" w:rsidRPr="00E244B2" w:rsidRDefault="004D580C" w:rsidP="00166A8B">
            <w:pPr>
              <w:pStyle w:val="a8"/>
              <w:rPr>
                <w:color w:val="000000" w:themeColor="text1"/>
              </w:rPr>
            </w:pPr>
            <w:r w:rsidRPr="00E244B2">
              <w:rPr>
                <w:color w:val="000000" w:themeColor="text1"/>
              </w:rPr>
              <w:t>[180,303,158]</w:t>
            </w:r>
          </w:p>
        </w:tc>
      </w:tr>
      <w:tr w:rsidR="004D580C" w:rsidRPr="00E244B2" w14:paraId="798562E7" w14:textId="77777777" w:rsidTr="00004CB4">
        <w:tc>
          <w:tcPr>
            <w:tcW w:w="704" w:type="pct"/>
            <w:vAlign w:val="center"/>
          </w:tcPr>
          <w:p w14:paraId="699D20FE" w14:textId="77777777" w:rsidR="004D580C" w:rsidRPr="00E244B2" w:rsidRDefault="004D580C" w:rsidP="00166A8B">
            <w:pPr>
              <w:pStyle w:val="a8"/>
              <w:rPr>
                <w:color w:val="000000" w:themeColor="text1"/>
              </w:rPr>
            </w:pPr>
            <w:r w:rsidRPr="00E244B2">
              <w:rPr>
                <w:color w:val="000000" w:themeColor="text1"/>
              </w:rPr>
              <w:t>固定运行维护成本</w:t>
            </w:r>
          </w:p>
        </w:tc>
        <w:tc>
          <w:tcPr>
            <w:tcW w:w="1107" w:type="pct"/>
            <w:vAlign w:val="center"/>
          </w:tcPr>
          <w:p w14:paraId="4C079FB1" w14:textId="77777777" w:rsidR="004D580C" w:rsidRPr="00E244B2" w:rsidRDefault="004D580C" w:rsidP="00166A8B">
            <w:pPr>
              <w:pStyle w:val="a8"/>
              <w:rPr>
                <w:color w:val="000000" w:themeColor="text1"/>
              </w:rPr>
            </w:pPr>
            <w:r w:rsidRPr="00E244B2">
              <w:rPr>
                <w:color w:val="000000" w:themeColor="text1"/>
              </w:rPr>
              <w:object w:dxaOrig="639" w:dyaOrig="377" w14:anchorId="188D6BDC">
                <v:shape id="_x0000_i2336" type="#_x0000_t75" style="width:31.1pt;height:20.15pt" o:ole="">
                  <v:imagedata r:id="rId2535" o:title=""/>
                </v:shape>
                <o:OLEObject Type="Embed" ProgID="Equation.DSMT4" ShapeID="_x0000_i2336" DrawAspect="Content" ObjectID="_1852642233" r:id="rId2536"/>
              </w:object>
            </w:r>
          </w:p>
        </w:tc>
        <w:tc>
          <w:tcPr>
            <w:tcW w:w="1171" w:type="pct"/>
            <w:vAlign w:val="center"/>
          </w:tcPr>
          <w:p w14:paraId="5B8626F6" w14:textId="77777777" w:rsidR="004D580C" w:rsidRPr="00E244B2" w:rsidRDefault="004D580C" w:rsidP="00166A8B">
            <w:pPr>
              <w:pStyle w:val="a8"/>
              <w:rPr>
                <w:color w:val="000000" w:themeColor="text1"/>
              </w:rPr>
            </w:pPr>
            <w:r w:rsidRPr="00E244B2">
              <w:rPr>
                <w:color w:val="000000" w:themeColor="text1"/>
              </w:rPr>
              <w:t>调度周期光热电站固定运行维护成本</w:t>
            </w:r>
          </w:p>
        </w:tc>
        <w:tc>
          <w:tcPr>
            <w:tcW w:w="393" w:type="pct"/>
            <w:vAlign w:val="center"/>
          </w:tcPr>
          <w:p w14:paraId="44918728"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1DFAD091" w14:textId="77777777" w:rsidR="004D580C" w:rsidRPr="00E244B2" w:rsidRDefault="004D580C" w:rsidP="00166A8B">
            <w:pPr>
              <w:pStyle w:val="a8"/>
              <w:rPr>
                <w:color w:val="000000" w:themeColor="text1"/>
              </w:rPr>
            </w:pPr>
            <w:r w:rsidRPr="00E244B2">
              <w:rPr>
                <w:color w:val="000000" w:themeColor="text1"/>
              </w:rPr>
              <w:t>运行经济性评价</w:t>
            </w:r>
          </w:p>
        </w:tc>
        <w:tc>
          <w:tcPr>
            <w:tcW w:w="812" w:type="pct"/>
            <w:vAlign w:val="center"/>
          </w:tcPr>
          <w:p w14:paraId="3A2005A5" w14:textId="77777777" w:rsidR="004D580C" w:rsidRPr="00E244B2" w:rsidRDefault="004D580C" w:rsidP="00166A8B">
            <w:pPr>
              <w:pStyle w:val="a8"/>
              <w:rPr>
                <w:color w:val="000000" w:themeColor="text1"/>
              </w:rPr>
            </w:pPr>
            <w:r w:rsidRPr="00E244B2">
              <w:rPr>
                <w:rFonts w:hint="eastAsia"/>
                <w:color w:val="000000" w:themeColor="text1"/>
              </w:rPr>
              <w:t>3.2</w:t>
            </w:r>
            <w:r w:rsidRPr="00E244B2">
              <w:rPr>
                <w:color w:val="000000" w:themeColor="text1"/>
              </w:rPr>
              <w:t>×10</w:t>
            </w:r>
            <w:r w:rsidRPr="00E244B2">
              <w:rPr>
                <w:rFonts w:hint="eastAsia"/>
                <w:color w:val="000000" w:themeColor="text1"/>
                <w:vertAlign w:val="superscript"/>
              </w:rPr>
              <w:t>6</w:t>
            </w:r>
          </w:p>
        </w:tc>
      </w:tr>
      <w:tr w:rsidR="004D580C" w:rsidRPr="00E244B2" w14:paraId="5BD989A4" w14:textId="77777777" w:rsidTr="00004CB4">
        <w:tc>
          <w:tcPr>
            <w:tcW w:w="704" w:type="pct"/>
            <w:vAlign w:val="center"/>
          </w:tcPr>
          <w:p w14:paraId="0D304191" w14:textId="77777777" w:rsidR="004D580C" w:rsidRPr="00E244B2" w:rsidRDefault="004D580C" w:rsidP="00166A8B">
            <w:pPr>
              <w:pStyle w:val="a8"/>
              <w:rPr>
                <w:color w:val="000000" w:themeColor="text1"/>
              </w:rPr>
            </w:pPr>
            <w:r w:rsidRPr="00E244B2">
              <w:rPr>
                <w:color w:val="000000" w:themeColor="text1"/>
              </w:rPr>
              <w:t>可变运行维护成本</w:t>
            </w:r>
          </w:p>
        </w:tc>
        <w:tc>
          <w:tcPr>
            <w:tcW w:w="1107" w:type="pct"/>
            <w:vAlign w:val="center"/>
          </w:tcPr>
          <w:p w14:paraId="0F4FFEB7" w14:textId="77777777" w:rsidR="004D580C" w:rsidRPr="00E244B2" w:rsidRDefault="004D580C" w:rsidP="00166A8B">
            <w:pPr>
              <w:pStyle w:val="a8"/>
              <w:rPr>
                <w:color w:val="000000" w:themeColor="text1"/>
              </w:rPr>
            </w:pPr>
            <w:r w:rsidRPr="00E244B2">
              <w:rPr>
                <w:color w:val="000000" w:themeColor="text1"/>
              </w:rPr>
              <w:object w:dxaOrig="540" w:dyaOrig="384" w14:anchorId="046F9378">
                <v:shape id="_x0000_i2337" type="#_x0000_t75" style="width:25.65pt;height:20.15pt" o:ole="">
                  <v:imagedata r:id="rId2537" o:title=""/>
                </v:shape>
                <o:OLEObject Type="Embed" ProgID="Equation.DSMT4" ShapeID="_x0000_i2337" DrawAspect="Content" ObjectID="_1852642234" r:id="rId2538"/>
              </w:object>
            </w:r>
          </w:p>
        </w:tc>
        <w:tc>
          <w:tcPr>
            <w:tcW w:w="1171" w:type="pct"/>
            <w:vAlign w:val="center"/>
          </w:tcPr>
          <w:p w14:paraId="0AEB7E50" w14:textId="77777777" w:rsidR="004D580C" w:rsidRPr="00E244B2" w:rsidRDefault="004D580C" w:rsidP="00166A8B">
            <w:pPr>
              <w:pStyle w:val="a8"/>
              <w:rPr>
                <w:color w:val="000000" w:themeColor="text1"/>
              </w:rPr>
            </w:pPr>
            <w:r w:rsidRPr="00E244B2">
              <w:rPr>
                <w:color w:val="000000" w:themeColor="text1"/>
              </w:rPr>
              <w:t>调度周期光热电站可变运行维护成本</w:t>
            </w:r>
          </w:p>
        </w:tc>
        <w:tc>
          <w:tcPr>
            <w:tcW w:w="393" w:type="pct"/>
            <w:vAlign w:val="center"/>
          </w:tcPr>
          <w:p w14:paraId="07596FA6"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0D1CE9B5" w14:textId="77777777" w:rsidR="004D580C" w:rsidRPr="00E244B2" w:rsidRDefault="004D580C" w:rsidP="00166A8B">
            <w:pPr>
              <w:pStyle w:val="a8"/>
              <w:rPr>
                <w:color w:val="000000" w:themeColor="text1"/>
              </w:rPr>
            </w:pPr>
            <w:r w:rsidRPr="00E244B2">
              <w:rPr>
                <w:color w:val="000000" w:themeColor="text1"/>
              </w:rPr>
              <w:t>运行经济性评价</w:t>
            </w:r>
          </w:p>
        </w:tc>
        <w:tc>
          <w:tcPr>
            <w:tcW w:w="812" w:type="pct"/>
            <w:vAlign w:val="center"/>
          </w:tcPr>
          <w:p w14:paraId="293E7349" w14:textId="77777777" w:rsidR="004D580C" w:rsidRPr="00E244B2" w:rsidRDefault="004D580C" w:rsidP="00166A8B">
            <w:pPr>
              <w:pStyle w:val="a8"/>
              <w:rPr>
                <w:color w:val="000000" w:themeColor="text1"/>
              </w:rPr>
            </w:pPr>
            <w:r w:rsidRPr="00E244B2">
              <w:rPr>
                <w:rFonts w:hint="eastAsia"/>
                <w:color w:val="000000" w:themeColor="text1"/>
              </w:rPr>
              <w:t>1</w:t>
            </w:r>
            <w:r w:rsidRPr="00E244B2">
              <w:rPr>
                <w:color w:val="000000" w:themeColor="text1"/>
              </w:rPr>
              <w:t>.</w:t>
            </w:r>
            <w:r w:rsidRPr="00E244B2">
              <w:rPr>
                <w:rFonts w:hint="eastAsia"/>
                <w:color w:val="000000" w:themeColor="text1"/>
              </w:rPr>
              <w:t>1</w:t>
            </w:r>
            <w:r w:rsidRPr="00E244B2">
              <w:rPr>
                <w:color w:val="000000" w:themeColor="text1"/>
              </w:rPr>
              <w:t>×10</w:t>
            </w:r>
            <w:r w:rsidRPr="00E244B2">
              <w:rPr>
                <w:rFonts w:hint="eastAsia"/>
                <w:color w:val="000000" w:themeColor="text1"/>
                <w:vertAlign w:val="superscript"/>
              </w:rPr>
              <w:t>6</w:t>
            </w:r>
          </w:p>
        </w:tc>
      </w:tr>
      <w:tr w:rsidR="004D580C" w:rsidRPr="00E244B2" w14:paraId="40A23B13" w14:textId="77777777" w:rsidTr="00004CB4">
        <w:tc>
          <w:tcPr>
            <w:tcW w:w="704" w:type="pct"/>
            <w:vAlign w:val="center"/>
          </w:tcPr>
          <w:p w14:paraId="4382356A" w14:textId="77777777" w:rsidR="004D580C" w:rsidRPr="00E244B2" w:rsidRDefault="004D580C" w:rsidP="00166A8B">
            <w:pPr>
              <w:pStyle w:val="a8"/>
              <w:rPr>
                <w:color w:val="000000" w:themeColor="text1"/>
              </w:rPr>
            </w:pPr>
            <w:r w:rsidRPr="00E244B2">
              <w:rPr>
                <w:color w:val="000000" w:themeColor="text1"/>
              </w:rPr>
              <w:t>光热总运行成本</w:t>
            </w:r>
          </w:p>
        </w:tc>
        <w:tc>
          <w:tcPr>
            <w:tcW w:w="1107" w:type="pct"/>
            <w:vAlign w:val="center"/>
          </w:tcPr>
          <w:p w14:paraId="7547FF5E" w14:textId="77777777" w:rsidR="004D580C" w:rsidRPr="00E244B2" w:rsidRDefault="004D580C" w:rsidP="00166A8B">
            <w:pPr>
              <w:pStyle w:val="a8"/>
              <w:rPr>
                <w:color w:val="000000" w:themeColor="text1"/>
              </w:rPr>
            </w:pPr>
            <w:r w:rsidRPr="00E244B2">
              <w:rPr>
                <w:color w:val="000000" w:themeColor="text1"/>
              </w:rPr>
              <w:object w:dxaOrig="400" w:dyaOrig="344" w14:anchorId="47790D14">
                <v:shape id="_x0000_i2338" type="#_x0000_t75" style="width:20.15pt;height:15.25pt" o:ole="">
                  <v:imagedata r:id="rId2539" o:title=""/>
                </v:shape>
                <o:OLEObject Type="Embed" ProgID="Equation.DSMT4" ShapeID="_x0000_i2338" DrawAspect="Content" ObjectID="_1852642235" r:id="rId2540"/>
              </w:object>
            </w:r>
          </w:p>
        </w:tc>
        <w:tc>
          <w:tcPr>
            <w:tcW w:w="1171" w:type="pct"/>
            <w:vAlign w:val="center"/>
          </w:tcPr>
          <w:p w14:paraId="661CAD83" w14:textId="77777777" w:rsidR="004D580C" w:rsidRPr="00E244B2" w:rsidRDefault="004D580C" w:rsidP="00166A8B">
            <w:pPr>
              <w:pStyle w:val="a8"/>
              <w:rPr>
                <w:color w:val="000000" w:themeColor="text1"/>
              </w:rPr>
            </w:pPr>
            <w:r w:rsidRPr="00E244B2">
              <w:rPr>
                <w:color w:val="000000" w:themeColor="text1"/>
              </w:rPr>
              <w:t>光热电站总运行成本（固定</w:t>
            </w:r>
            <w:r w:rsidRPr="00E244B2">
              <w:rPr>
                <w:color w:val="000000" w:themeColor="text1"/>
              </w:rPr>
              <w:t>+</w:t>
            </w:r>
            <w:r w:rsidRPr="00E244B2">
              <w:rPr>
                <w:color w:val="000000" w:themeColor="text1"/>
              </w:rPr>
              <w:t>可变运维）</w:t>
            </w:r>
          </w:p>
        </w:tc>
        <w:tc>
          <w:tcPr>
            <w:tcW w:w="393" w:type="pct"/>
            <w:vAlign w:val="center"/>
          </w:tcPr>
          <w:p w14:paraId="753957DF"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33ED0BAF" w14:textId="77777777" w:rsidR="004D580C" w:rsidRPr="00E244B2" w:rsidRDefault="004D580C" w:rsidP="00166A8B">
            <w:pPr>
              <w:pStyle w:val="a8"/>
              <w:rPr>
                <w:color w:val="000000" w:themeColor="text1"/>
              </w:rPr>
            </w:pPr>
            <w:r w:rsidRPr="00E244B2">
              <w:rPr>
                <w:color w:val="000000" w:themeColor="text1"/>
              </w:rPr>
              <w:t>系统总运行成本核算、优化效果评估</w:t>
            </w:r>
          </w:p>
        </w:tc>
        <w:tc>
          <w:tcPr>
            <w:tcW w:w="812" w:type="pct"/>
            <w:vAlign w:val="center"/>
          </w:tcPr>
          <w:p w14:paraId="27E61437" w14:textId="77777777" w:rsidR="004D580C" w:rsidRPr="00E244B2" w:rsidRDefault="004D580C" w:rsidP="00166A8B">
            <w:pPr>
              <w:pStyle w:val="a8"/>
              <w:rPr>
                <w:color w:val="000000" w:themeColor="text1"/>
              </w:rPr>
            </w:pPr>
            <w:r w:rsidRPr="00E244B2">
              <w:rPr>
                <w:rFonts w:hint="eastAsia"/>
                <w:color w:val="000000" w:themeColor="text1"/>
              </w:rPr>
              <w:t>4.3</w:t>
            </w:r>
            <w:r w:rsidRPr="00E244B2">
              <w:rPr>
                <w:color w:val="000000" w:themeColor="text1"/>
              </w:rPr>
              <w:t>×10</w:t>
            </w:r>
            <w:r w:rsidRPr="00E244B2">
              <w:rPr>
                <w:rFonts w:hint="eastAsia"/>
                <w:color w:val="000000" w:themeColor="text1"/>
                <w:vertAlign w:val="superscript"/>
              </w:rPr>
              <w:t>6</w:t>
            </w:r>
          </w:p>
        </w:tc>
      </w:tr>
    </w:tbl>
    <w:p w14:paraId="2AC1317A" w14:textId="77777777" w:rsidR="004D580C" w:rsidRPr="00E244B2" w:rsidRDefault="004D580C" w:rsidP="004D580C">
      <w:pPr>
        <w:ind w:firstLine="480"/>
        <w:rPr>
          <w:color w:val="000000" w:themeColor="text1"/>
        </w:rPr>
      </w:pPr>
    </w:p>
    <w:p w14:paraId="5093EC89" w14:textId="77777777" w:rsidR="004D580C" w:rsidRPr="00E244B2" w:rsidRDefault="004D580C" w:rsidP="004D580C">
      <w:pPr>
        <w:ind w:firstLine="480"/>
        <w:rPr>
          <w:color w:val="000000" w:themeColor="text1"/>
        </w:rPr>
      </w:pPr>
    </w:p>
    <w:p w14:paraId="55E62E17" w14:textId="77777777" w:rsidR="004D580C" w:rsidRPr="00E244B2" w:rsidRDefault="004D580C" w:rsidP="004D580C">
      <w:pPr>
        <w:pStyle w:val="20"/>
        <w:rPr>
          <w:color w:val="000000" w:themeColor="text1"/>
        </w:rPr>
      </w:pPr>
      <w:r w:rsidRPr="00E244B2">
        <w:rPr>
          <w:rFonts w:hint="eastAsia"/>
          <w:color w:val="000000" w:themeColor="text1"/>
        </w:rPr>
        <w:t>省内断面约束</w:t>
      </w:r>
    </w:p>
    <w:p w14:paraId="7A831EE4"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491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279"/>
        <w:gridCol w:w="2400"/>
        <w:gridCol w:w="3120"/>
        <w:gridCol w:w="1209"/>
        <w:gridCol w:w="1614"/>
        <w:gridCol w:w="1232"/>
        <w:gridCol w:w="1837"/>
      </w:tblGrid>
      <w:tr w:rsidR="004D580C" w:rsidRPr="00E244B2" w14:paraId="43BBF998" w14:textId="77777777" w:rsidTr="00004CB4">
        <w:trPr>
          <w:tblHeader/>
        </w:trPr>
        <w:tc>
          <w:tcPr>
            <w:tcW w:w="832" w:type="pct"/>
            <w:shd w:val="clear" w:color="auto" w:fill="E8EEF5"/>
            <w:tcMar>
              <w:top w:w="100" w:type="dxa"/>
              <w:left w:w="120" w:type="dxa"/>
              <w:bottom w:w="100" w:type="dxa"/>
              <w:right w:w="120" w:type="dxa"/>
            </w:tcMar>
            <w:vAlign w:val="center"/>
          </w:tcPr>
          <w:p w14:paraId="1344F84F" w14:textId="77777777" w:rsidR="004D580C" w:rsidRPr="00E244B2" w:rsidRDefault="004D580C" w:rsidP="00166A8B">
            <w:pPr>
              <w:pStyle w:val="a8"/>
              <w:rPr>
                <w:color w:val="000000" w:themeColor="text1"/>
              </w:rPr>
            </w:pPr>
            <w:r w:rsidRPr="00E244B2">
              <w:rPr>
                <w:color w:val="000000" w:themeColor="text1"/>
              </w:rPr>
              <w:lastRenderedPageBreak/>
              <w:t>名称</w:t>
            </w:r>
          </w:p>
        </w:tc>
        <w:tc>
          <w:tcPr>
            <w:tcW w:w="876" w:type="pct"/>
            <w:shd w:val="clear" w:color="auto" w:fill="E8EEF5"/>
            <w:tcMar>
              <w:top w:w="100" w:type="dxa"/>
              <w:left w:w="120" w:type="dxa"/>
              <w:bottom w:w="100" w:type="dxa"/>
              <w:right w:w="120" w:type="dxa"/>
            </w:tcMar>
            <w:vAlign w:val="center"/>
          </w:tcPr>
          <w:p w14:paraId="57F69C54"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2AD8341C"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4353D7BC"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02881EAB"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3B0D31A8"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0436C1F8"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3759B63E" w14:textId="77777777" w:rsidTr="00004CB4">
        <w:tc>
          <w:tcPr>
            <w:tcW w:w="832" w:type="pct"/>
            <w:vAlign w:val="center"/>
          </w:tcPr>
          <w:p w14:paraId="1D632665" w14:textId="77777777" w:rsidR="004D580C" w:rsidRPr="00E244B2" w:rsidRDefault="004D580C" w:rsidP="00166A8B">
            <w:pPr>
              <w:pStyle w:val="a8"/>
              <w:rPr>
                <w:color w:val="000000" w:themeColor="text1"/>
              </w:rPr>
            </w:pPr>
            <w:r w:rsidRPr="00E244B2">
              <w:rPr>
                <w:color w:val="000000" w:themeColor="text1"/>
              </w:rPr>
              <w:t>分区向分区最大允许送出功率</w:t>
            </w:r>
          </w:p>
        </w:tc>
        <w:tc>
          <w:tcPr>
            <w:tcW w:w="876" w:type="pct"/>
            <w:vAlign w:val="center"/>
          </w:tcPr>
          <w:p w14:paraId="7FC4B2ED" w14:textId="77777777" w:rsidR="004D580C" w:rsidRPr="00E244B2" w:rsidRDefault="004D580C" w:rsidP="00166A8B">
            <w:pPr>
              <w:pStyle w:val="a8"/>
              <w:rPr>
                <w:color w:val="000000" w:themeColor="text1"/>
              </w:rPr>
            </w:pPr>
            <w:r w:rsidRPr="00E244B2">
              <w:rPr>
                <w:color w:val="000000" w:themeColor="text1"/>
              </w:rPr>
              <w:object w:dxaOrig="854" w:dyaOrig="397" w14:anchorId="09F791BC">
                <v:shape id="_x0000_i2339" type="#_x0000_t75" style="width:40.9pt;height:20.15pt" o:ole="">
                  <v:imagedata r:id="rId2541" o:title=""/>
                </v:shape>
                <o:OLEObject Type="Embed" ProgID="Equation.DSMT4" ShapeID="_x0000_i2339" DrawAspect="Content" ObjectID="_1852642236" r:id="rId2542"/>
              </w:object>
            </w:r>
          </w:p>
        </w:tc>
        <w:tc>
          <w:tcPr>
            <w:tcW w:w="1139" w:type="pct"/>
            <w:vAlign w:val="center"/>
          </w:tcPr>
          <w:p w14:paraId="38111DD1" w14:textId="77777777" w:rsidR="004D580C" w:rsidRPr="00E244B2" w:rsidRDefault="004D580C" w:rsidP="00166A8B">
            <w:pPr>
              <w:pStyle w:val="a8"/>
              <w:rPr>
                <w:color w:val="000000" w:themeColor="text1"/>
              </w:rPr>
            </w:pPr>
            <w:r w:rsidRPr="00E244B2">
              <w:rPr>
                <w:color w:val="000000" w:themeColor="text1"/>
              </w:rPr>
              <w:t>省份</w:t>
            </w:r>
            <w:r w:rsidRPr="00E244B2">
              <w:rPr>
                <w:rFonts w:hint="eastAsia"/>
                <w:color w:val="000000" w:themeColor="text1"/>
                <w:position w:val="-10"/>
              </w:rPr>
              <w:object w:dxaOrig="228" w:dyaOrig="252" w14:anchorId="799E8820">
                <v:shape id="_x0000_i2340" type="#_x0000_t75" style="width:10.35pt;height:15.25pt" o:ole="">
                  <v:imagedata r:id="rId2543" o:title=""/>
                </v:shape>
                <o:OLEObject Type="Embed" ProgID="Equation.DSMT4" ShapeID="_x0000_i2340" DrawAspect="Content" ObjectID="_1852642237" r:id="rId2544"/>
              </w:object>
            </w:r>
            <w:r w:rsidRPr="00E244B2">
              <w:rPr>
                <w:color w:val="000000" w:themeColor="text1"/>
              </w:rPr>
              <w:t>内分区</w:t>
            </w:r>
            <w:r w:rsidRPr="00E244B2">
              <w:rPr>
                <w:rFonts w:hint="eastAsia"/>
                <w:color w:val="000000" w:themeColor="text1"/>
                <w:position w:val="-4"/>
              </w:rPr>
              <w:object w:dxaOrig="180" w:dyaOrig="204" w14:anchorId="51D9219E">
                <v:shape id="_x0000_i2341" type="#_x0000_t75" style="width:9.75pt;height:10.35pt" o:ole="">
                  <v:imagedata r:id="rId2545" o:title=""/>
                </v:shape>
                <o:OLEObject Type="Embed" ProgID="Equation.DSMT4" ShapeID="_x0000_i2341" DrawAspect="Content" ObjectID="_1852642238" r:id="rId2546"/>
              </w:object>
            </w:r>
            <w:r w:rsidRPr="00E244B2">
              <w:rPr>
                <w:color w:val="000000" w:themeColor="text1"/>
              </w:rPr>
              <w:t>向分区</w:t>
            </w:r>
            <w:r w:rsidRPr="00E244B2">
              <w:rPr>
                <w:rFonts w:hint="eastAsia"/>
                <w:color w:val="000000" w:themeColor="text1"/>
                <w:position w:val="-6"/>
              </w:rPr>
              <w:object w:dxaOrig="180" w:dyaOrig="228" w14:anchorId="11EB9D1E">
                <v:shape id="_x0000_i2342" type="#_x0000_t75" style="width:9.75pt;height:10.35pt" o:ole="">
                  <v:imagedata r:id="rId2547" o:title=""/>
                </v:shape>
                <o:OLEObject Type="Embed" ProgID="Equation.DSMT4" ShapeID="_x0000_i2342" DrawAspect="Content" ObjectID="_1852642239" r:id="rId2548"/>
              </w:object>
            </w:r>
            <w:r w:rsidRPr="00E244B2">
              <w:rPr>
                <w:color w:val="000000" w:themeColor="text1"/>
              </w:rPr>
              <w:t>的最大允许送出功率</w:t>
            </w:r>
          </w:p>
        </w:tc>
        <w:tc>
          <w:tcPr>
            <w:tcW w:w="441" w:type="pct"/>
            <w:vAlign w:val="center"/>
          </w:tcPr>
          <w:p w14:paraId="03B1AE2D"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5273A041" w14:textId="77777777" w:rsidR="004D580C" w:rsidRPr="00E244B2" w:rsidRDefault="004D580C" w:rsidP="00166A8B">
            <w:pPr>
              <w:pStyle w:val="a8"/>
              <w:rPr>
                <w:color w:val="000000" w:themeColor="text1"/>
              </w:rPr>
            </w:pPr>
            <w:r w:rsidRPr="00E244B2">
              <w:rPr>
                <w:color w:val="000000" w:themeColor="text1"/>
              </w:rPr>
              <w:t>电网断面稳定极限、线路容量、运行控制要求</w:t>
            </w:r>
          </w:p>
        </w:tc>
        <w:tc>
          <w:tcPr>
            <w:tcW w:w="450" w:type="pct"/>
            <w:vAlign w:val="center"/>
          </w:tcPr>
          <w:p w14:paraId="38D7C863"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492F5196" w14:textId="77777777" w:rsidR="004D580C" w:rsidRPr="00E244B2" w:rsidRDefault="004D580C" w:rsidP="00166A8B">
            <w:pPr>
              <w:pStyle w:val="a8"/>
              <w:rPr>
                <w:color w:val="000000" w:themeColor="text1"/>
              </w:rPr>
            </w:pPr>
            <w:r w:rsidRPr="00E244B2">
              <w:rPr>
                <w:rFonts w:hint="eastAsia"/>
                <w:color w:val="000000" w:themeColor="text1"/>
              </w:rPr>
              <w:t>1200</w:t>
            </w:r>
          </w:p>
        </w:tc>
      </w:tr>
      <w:tr w:rsidR="004D580C" w:rsidRPr="00E244B2" w14:paraId="67C18901" w14:textId="77777777" w:rsidTr="00004CB4">
        <w:tc>
          <w:tcPr>
            <w:tcW w:w="832" w:type="pct"/>
            <w:vAlign w:val="center"/>
          </w:tcPr>
          <w:p w14:paraId="07B13EB2" w14:textId="77777777" w:rsidR="004D580C" w:rsidRPr="00E244B2" w:rsidRDefault="004D580C" w:rsidP="00166A8B">
            <w:pPr>
              <w:pStyle w:val="a8"/>
              <w:rPr>
                <w:color w:val="000000" w:themeColor="text1"/>
              </w:rPr>
            </w:pPr>
            <w:r w:rsidRPr="00E244B2">
              <w:rPr>
                <w:color w:val="000000" w:themeColor="text1"/>
              </w:rPr>
              <w:t>分区经通道最大受入功率</w:t>
            </w:r>
          </w:p>
        </w:tc>
        <w:tc>
          <w:tcPr>
            <w:tcW w:w="876" w:type="pct"/>
            <w:vAlign w:val="center"/>
          </w:tcPr>
          <w:p w14:paraId="35BEE1CB" w14:textId="77777777" w:rsidR="004D580C" w:rsidRPr="00E244B2" w:rsidRDefault="004D580C" w:rsidP="00166A8B">
            <w:pPr>
              <w:pStyle w:val="a8"/>
              <w:rPr>
                <w:color w:val="000000" w:themeColor="text1"/>
              </w:rPr>
            </w:pPr>
            <w:r w:rsidRPr="00E244B2">
              <w:rPr>
                <w:color w:val="000000" w:themeColor="text1"/>
              </w:rPr>
              <w:object w:dxaOrig="780" w:dyaOrig="397" w14:anchorId="16F73EE6">
                <v:shape id="_x0000_i2343" type="#_x0000_t75" style="width:40.9pt;height:20.15pt" o:ole="">
                  <v:imagedata r:id="rId2549" o:title=""/>
                </v:shape>
                <o:OLEObject Type="Embed" ProgID="Equation.DSMT4" ShapeID="_x0000_i2343" DrawAspect="Content" ObjectID="_1852642240" r:id="rId2550"/>
              </w:object>
            </w:r>
          </w:p>
        </w:tc>
        <w:tc>
          <w:tcPr>
            <w:tcW w:w="1139" w:type="pct"/>
            <w:vAlign w:val="center"/>
          </w:tcPr>
          <w:p w14:paraId="76E90C3F" w14:textId="77777777" w:rsidR="004D580C" w:rsidRPr="00E244B2" w:rsidRDefault="004D580C" w:rsidP="00166A8B">
            <w:pPr>
              <w:pStyle w:val="a8"/>
              <w:rPr>
                <w:color w:val="000000" w:themeColor="text1"/>
              </w:rPr>
            </w:pPr>
            <w:r w:rsidRPr="00E244B2">
              <w:rPr>
                <w:color w:val="000000" w:themeColor="text1"/>
              </w:rPr>
              <w:t>省份</w:t>
            </w:r>
            <w:r w:rsidRPr="00E244B2">
              <w:rPr>
                <w:rFonts w:hint="eastAsia"/>
                <w:color w:val="000000" w:themeColor="text1"/>
                <w:position w:val="-10"/>
              </w:rPr>
              <w:object w:dxaOrig="228" w:dyaOrig="252" w14:anchorId="2634BD78">
                <v:shape id="_x0000_i2344" type="#_x0000_t75" style="width:10.35pt;height:15.25pt" o:ole="">
                  <v:imagedata r:id="rId2551" o:title=""/>
                </v:shape>
                <o:OLEObject Type="Embed" ProgID="Equation.DSMT4" ShapeID="_x0000_i2344" DrawAspect="Content" ObjectID="_1852642241" r:id="rId2552"/>
              </w:object>
            </w:r>
            <w:r w:rsidRPr="00E244B2">
              <w:rPr>
                <w:color w:val="000000" w:themeColor="text1"/>
              </w:rPr>
              <w:t>内分区</w:t>
            </w:r>
            <w:r w:rsidRPr="00E244B2">
              <w:rPr>
                <w:rFonts w:hint="eastAsia"/>
                <w:color w:val="000000" w:themeColor="text1"/>
                <w:position w:val="-4"/>
              </w:rPr>
              <w:object w:dxaOrig="180" w:dyaOrig="204" w14:anchorId="50557C1C">
                <v:shape id="_x0000_i2345" type="#_x0000_t75" style="width:9.75pt;height:10.35pt" o:ole="">
                  <v:imagedata r:id="rId2553" o:title=""/>
                </v:shape>
                <o:OLEObject Type="Embed" ProgID="Equation.DSMT4" ShapeID="_x0000_i2345" DrawAspect="Content" ObjectID="_1852642242" r:id="rId2554"/>
              </w:object>
            </w:r>
            <w:r w:rsidRPr="00E244B2">
              <w:rPr>
                <w:color w:val="000000" w:themeColor="text1"/>
              </w:rPr>
              <w:t>经</w:t>
            </w:r>
            <w:r w:rsidRPr="00E244B2">
              <w:rPr>
                <w:rFonts w:hint="eastAsia"/>
                <w:color w:val="000000" w:themeColor="text1"/>
                <w:position w:val="-6"/>
              </w:rPr>
              <w:object w:dxaOrig="504" w:dyaOrig="228" w14:anchorId="7A871E00">
                <v:shape id="_x0000_i2346" type="#_x0000_t75" style="width:25.65pt;height:10.35pt" o:ole="">
                  <v:imagedata r:id="rId2555" o:title=""/>
                </v:shape>
                <o:OLEObject Type="Embed" ProgID="Equation.DSMT4" ShapeID="_x0000_i2346" DrawAspect="Content" ObjectID="_1852642243" r:id="rId2556"/>
              </w:object>
            </w:r>
            <w:r w:rsidRPr="00E244B2">
              <w:rPr>
                <w:color w:val="000000" w:themeColor="text1"/>
              </w:rPr>
              <w:t>通道能够受入的最大功率</w:t>
            </w:r>
          </w:p>
        </w:tc>
        <w:tc>
          <w:tcPr>
            <w:tcW w:w="441" w:type="pct"/>
            <w:vAlign w:val="center"/>
          </w:tcPr>
          <w:p w14:paraId="6587D57B"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2715AE9F" w14:textId="77777777" w:rsidR="004D580C" w:rsidRPr="00E244B2" w:rsidRDefault="004D580C" w:rsidP="00166A8B">
            <w:pPr>
              <w:pStyle w:val="a8"/>
              <w:rPr>
                <w:color w:val="000000" w:themeColor="text1"/>
              </w:rPr>
            </w:pPr>
            <w:r w:rsidRPr="00E244B2">
              <w:rPr>
                <w:color w:val="000000" w:themeColor="text1"/>
              </w:rPr>
              <w:t>电网断面稳定极限、线路容量、运行控制要求</w:t>
            </w:r>
          </w:p>
        </w:tc>
        <w:tc>
          <w:tcPr>
            <w:tcW w:w="450" w:type="pct"/>
            <w:vAlign w:val="center"/>
          </w:tcPr>
          <w:p w14:paraId="05D8C290"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67ACB5A6" w14:textId="77777777" w:rsidR="004D580C" w:rsidRPr="00E244B2" w:rsidRDefault="004D580C" w:rsidP="00166A8B">
            <w:pPr>
              <w:pStyle w:val="a8"/>
              <w:rPr>
                <w:color w:val="000000" w:themeColor="text1"/>
              </w:rPr>
            </w:pPr>
            <w:r w:rsidRPr="00E244B2">
              <w:rPr>
                <w:rFonts w:hint="eastAsia"/>
                <w:color w:val="000000" w:themeColor="text1"/>
              </w:rPr>
              <w:t>1100</w:t>
            </w:r>
          </w:p>
        </w:tc>
      </w:tr>
    </w:tbl>
    <w:p w14:paraId="06B1D431" w14:textId="77777777" w:rsidR="004D580C" w:rsidRPr="00E244B2" w:rsidRDefault="004D580C" w:rsidP="004D580C">
      <w:pPr>
        <w:ind w:firstLine="480"/>
        <w:rPr>
          <w:color w:val="000000" w:themeColor="text1"/>
        </w:rPr>
      </w:pPr>
    </w:p>
    <w:p w14:paraId="6F2613B2" w14:textId="77777777" w:rsidR="004D580C" w:rsidRPr="00E244B2" w:rsidRDefault="004D580C" w:rsidP="004D580C">
      <w:pPr>
        <w:ind w:firstLine="480"/>
        <w:rPr>
          <w:color w:val="000000" w:themeColor="text1"/>
        </w:rPr>
      </w:pPr>
    </w:p>
    <w:p w14:paraId="22CE80D6"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491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26"/>
        <w:gridCol w:w="3032"/>
        <w:gridCol w:w="3210"/>
        <w:gridCol w:w="1077"/>
        <w:gridCol w:w="2223"/>
        <w:gridCol w:w="2223"/>
      </w:tblGrid>
      <w:tr w:rsidR="004D580C" w:rsidRPr="00E244B2" w14:paraId="76574E81" w14:textId="77777777" w:rsidTr="00004CB4">
        <w:trPr>
          <w:tblHeader/>
        </w:trPr>
        <w:tc>
          <w:tcPr>
            <w:tcW w:w="703" w:type="pct"/>
            <w:shd w:val="clear" w:color="auto" w:fill="E8EEF5"/>
            <w:tcMar>
              <w:top w:w="100" w:type="dxa"/>
              <w:left w:w="120" w:type="dxa"/>
              <w:bottom w:w="100" w:type="dxa"/>
              <w:right w:w="120" w:type="dxa"/>
            </w:tcMar>
            <w:vAlign w:val="center"/>
          </w:tcPr>
          <w:p w14:paraId="67315E3E" w14:textId="77777777" w:rsidR="004D580C" w:rsidRPr="00E244B2" w:rsidRDefault="004D580C" w:rsidP="00166A8B">
            <w:pPr>
              <w:pStyle w:val="a8"/>
              <w:rPr>
                <w:color w:val="000000" w:themeColor="text1"/>
              </w:rPr>
            </w:pPr>
            <w:r w:rsidRPr="00E244B2">
              <w:rPr>
                <w:color w:val="000000" w:themeColor="text1"/>
              </w:rPr>
              <w:t>名称</w:t>
            </w:r>
          </w:p>
        </w:tc>
        <w:tc>
          <w:tcPr>
            <w:tcW w:w="1106" w:type="pct"/>
            <w:shd w:val="clear" w:color="auto" w:fill="E8EEF5"/>
            <w:tcMar>
              <w:top w:w="100" w:type="dxa"/>
              <w:left w:w="120" w:type="dxa"/>
              <w:bottom w:w="100" w:type="dxa"/>
              <w:right w:w="120" w:type="dxa"/>
            </w:tcMar>
            <w:vAlign w:val="center"/>
          </w:tcPr>
          <w:p w14:paraId="6BF95BD2"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58446553"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52EFF97E" w14:textId="77777777" w:rsidR="004D580C" w:rsidRPr="00E244B2" w:rsidRDefault="004D580C" w:rsidP="00166A8B">
            <w:pPr>
              <w:pStyle w:val="a8"/>
              <w:rPr>
                <w:color w:val="000000" w:themeColor="text1"/>
              </w:rPr>
            </w:pPr>
            <w:r w:rsidRPr="00E244B2">
              <w:rPr>
                <w:color w:val="000000" w:themeColor="text1"/>
              </w:rPr>
              <w:t>单位</w:t>
            </w:r>
          </w:p>
        </w:tc>
        <w:tc>
          <w:tcPr>
            <w:tcW w:w="812" w:type="pct"/>
            <w:shd w:val="clear" w:color="auto" w:fill="E8EEF5"/>
            <w:tcMar>
              <w:top w:w="100" w:type="dxa"/>
              <w:left w:w="120" w:type="dxa"/>
              <w:bottom w:w="100" w:type="dxa"/>
              <w:right w:w="120" w:type="dxa"/>
            </w:tcMar>
            <w:vAlign w:val="center"/>
          </w:tcPr>
          <w:p w14:paraId="5B433688"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3C8FDE7E"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6BCCEF8F" w14:textId="77777777" w:rsidTr="00004CB4">
        <w:tc>
          <w:tcPr>
            <w:tcW w:w="703" w:type="pct"/>
            <w:vAlign w:val="center"/>
          </w:tcPr>
          <w:p w14:paraId="0E6B96B0" w14:textId="77777777" w:rsidR="004D580C" w:rsidRPr="00E244B2" w:rsidRDefault="004D580C" w:rsidP="00166A8B">
            <w:pPr>
              <w:pStyle w:val="a8"/>
              <w:rPr>
                <w:color w:val="000000" w:themeColor="text1"/>
              </w:rPr>
            </w:pPr>
            <w:r w:rsidRPr="00E244B2">
              <w:rPr>
                <w:color w:val="000000" w:themeColor="text1"/>
              </w:rPr>
              <w:t>分区向相邻分区送出功率</w:t>
            </w:r>
          </w:p>
        </w:tc>
        <w:tc>
          <w:tcPr>
            <w:tcW w:w="1106" w:type="pct"/>
            <w:vAlign w:val="center"/>
          </w:tcPr>
          <w:p w14:paraId="5080A019" w14:textId="77777777" w:rsidR="004D580C" w:rsidRPr="00E244B2" w:rsidRDefault="004D580C" w:rsidP="00166A8B">
            <w:pPr>
              <w:pStyle w:val="a8"/>
              <w:rPr>
                <w:color w:val="000000" w:themeColor="text1"/>
              </w:rPr>
            </w:pPr>
            <w:r w:rsidRPr="00E244B2">
              <w:rPr>
                <w:color w:val="000000" w:themeColor="text1"/>
              </w:rPr>
              <w:object w:dxaOrig="597" w:dyaOrig="397" w14:anchorId="2C96F26B">
                <v:shape id="_x0000_i2347" type="#_x0000_t75" style="width:31.1pt;height:20.15pt" o:ole="">
                  <v:imagedata r:id="rId2557" o:title=""/>
                </v:shape>
                <o:OLEObject Type="Embed" ProgID="Equation.DSMT4" ShapeID="_x0000_i2347" DrawAspect="Content" ObjectID="_1852642244" r:id="rId2558"/>
              </w:object>
            </w:r>
          </w:p>
        </w:tc>
        <w:tc>
          <w:tcPr>
            <w:tcW w:w="1171" w:type="pct"/>
            <w:vAlign w:val="center"/>
          </w:tcPr>
          <w:p w14:paraId="718AC7D4" w14:textId="77777777" w:rsidR="004D580C" w:rsidRPr="00E244B2" w:rsidRDefault="004D580C" w:rsidP="00166A8B">
            <w:pPr>
              <w:pStyle w:val="a8"/>
              <w:rPr>
                <w:color w:val="000000" w:themeColor="text1"/>
              </w:rPr>
            </w:pPr>
            <w:r w:rsidRPr="00E244B2">
              <w:rPr>
                <w:color w:val="000000" w:themeColor="text1"/>
              </w:rPr>
              <w:t>时段</w:t>
            </w:r>
            <w:r w:rsidRPr="00E244B2">
              <w:rPr>
                <w:rFonts w:hint="eastAsia"/>
                <w:color w:val="000000" w:themeColor="text1"/>
              </w:rPr>
              <w:object w:dxaOrig="144" w:dyaOrig="228" w14:anchorId="35DEB5A2">
                <v:shape id="_x0000_i2348" type="#_x0000_t75" style="width:5.5pt;height:10.35pt" o:ole="">
                  <v:imagedata r:id="rId2559" o:title=""/>
                </v:shape>
                <o:OLEObject Type="Embed" ProgID="Equation.DSMT4" ShapeID="_x0000_i2348" DrawAspect="Content" ObjectID="_1852642245" r:id="rId2560"/>
              </w:object>
            </w:r>
            <w:r w:rsidRPr="00E244B2">
              <w:rPr>
                <w:color w:val="000000" w:themeColor="text1"/>
              </w:rPr>
              <w:t>省份</w:t>
            </w:r>
            <w:r w:rsidRPr="00E244B2">
              <w:rPr>
                <w:rFonts w:hint="eastAsia"/>
                <w:color w:val="000000" w:themeColor="text1"/>
                <w:position w:val="-10"/>
              </w:rPr>
              <w:object w:dxaOrig="228" w:dyaOrig="252" w14:anchorId="3BEADB9F">
                <v:shape id="_x0000_i2349" type="#_x0000_t75" style="width:10.35pt;height:15.25pt" o:ole="">
                  <v:imagedata r:id="rId2561" o:title=""/>
                </v:shape>
                <o:OLEObject Type="Embed" ProgID="Equation.DSMT4" ShapeID="_x0000_i2349" DrawAspect="Content" ObjectID="_1852642246" r:id="rId2562"/>
              </w:object>
            </w:r>
            <w:r w:rsidRPr="00E244B2">
              <w:rPr>
                <w:color w:val="000000" w:themeColor="text1"/>
              </w:rPr>
              <w:t>内由分区</w:t>
            </w:r>
            <w:r w:rsidRPr="00E244B2">
              <w:rPr>
                <w:rFonts w:hint="eastAsia"/>
                <w:color w:val="000000" w:themeColor="text1"/>
                <w:position w:val="-4"/>
              </w:rPr>
              <w:object w:dxaOrig="180" w:dyaOrig="204" w14:anchorId="3BF83F73">
                <v:shape id="_x0000_i2350" type="#_x0000_t75" style="width:9.75pt;height:10.35pt" o:ole="">
                  <v:imagedata r:id="rId2545" o:title=""/>
                </v:shape>
                <o:OLEObject Type="Embed" ProgID="Equation.DSMT4" ShapeID="_x0000_i2350" DrawAspect="Content" ObjectID="_1852642247" r:id="rId2563"/>
              </w:object>
            </w:r>
            <w:r w:rsidRPr="00E244B2">
              <w:rPr>
                <w:color w:val="000000" w:themeColor="text1"/>
              </w:rPr>
              <w:t>经</w:t>
            </w:r>
            <w:r w:rsidRPr="00E244B2">
              <w:rPr>
                <w:rFonts w:hint="eastAsia"/>
                <w:color w:val="000000" w:themeColor="text1"/>
              </w:rPr>
              <w:object w:dxaOrig="504" w:dyaOrig="228" w14:anchorId="3DA6ECB4">
                <v:shape id="_x0000_i2351" type="#_x0000_t75" style="width:25.65pt;height:10.35pt" o:ole="">
                  <v:imagedata r:id="rId2564" o:title=""/>
                </v:shape>
                <o:OLEObject Type="Embed" ProgID="Equation.DSMT4" ShapeID="_x0000_i2351" DrawAspect="Content" ObjectID="_1852642248" r:id="rId2565"/>
              </w:object>
            </w:r>
            <w:r w:rsidRPr="00E244B2">
              <w:rPr>
                <w:color w:val="000000" w:themeColor="text1"/>
              </w:rPr>
              <w:t>通道向分区</w:t>
            </w:r>
            <w:r w:rsidRPr="00E244B2">
              <w:rPr>
                <w:rFonts w:hint="eastAsia"/>
                <w:color w:val="000000" w:themeColor="text1"/>
              </w:rPr>
              <w:object w:dxaOrig="180" w:dyaOrig="228" w14:anchorId="47D38BA2">
                <v:shape id="_x0000_i2352" type="#_x0000_t75" style="width:9.75pt;height:10.35pt" o:ole="">
                  <v:imagedata r:id="rId2566" o:title=""/>
                </v:shape>
                <o:OLEObject Type="Embed" ProgID="Equation.DSMT4" ShapeID="_x0000_i2352" DrawAspect="Content" ObjectID="_1852642249" r:id="rId2567"/>
              </w:object>
            </w:r>
            <w:r w:rsidRPr="00E244B2">
              <w:rPr>
                <w:color w:val="000000" w:themeColor="text1"/>
              </w:rPr>
              <w:t>送出的功率</w:t>
            </w:r>
          </w:p>
        </w:tc>
        <w:tc>
          <w:tcPr>
            <w:tcW w:w="393" w:type="pct"/>
            <w:vAlign w:val="center"/>
          </w:tcPr>
          <w:p w14:paraId="74210DAB"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33164A7D" w14:textId="77777777" w:rsidR="004D580C" w:rsidRPr="00E244B2" w:rsidRDefault="004D580C" w:rsidP="00166A8B">
            <w:pPr>
              <w:pStyle w:val="a8"/>
              <w:rPr>
                <w:color w:val="000000" w:themeColor="text1"/>
              </w:rPr>
            </w:pPr>
            <w:r w:rsidRPr="00E244B2">
              <w:rPr>
                <w:color w:val="000000" w:themeColor="text1"/>
              </w:rPr>
              <w:t>断面容量约束、分区电力平衡</w:t>
            </w:r>
          </w:p>
        </w:tc>
        <w:tc>
          <w:tcPr>
            <w:tcW w:w="812" w:type="pct"/>
            <w:vAlign w:val="center"/>
          </w:tcPr>
          <w:p w14:paraId="79347081" w14:textId="77777777" w:rsidR="004D580C" w:rsidRPr="00E244B2" w:rsidRDefault="004D580C" w:rsidP="00166A8B">
            <w:pPr>
              <w:pStyle w:val="a8"/>
              <w:rPr>
                <w:color w:val="000000" w:themeColor="text1"/>
              </w:rPr>
            </w:pPr>
            <w:r w:rsidRPr="00E244B2">
              <w:rPr>
                <w:color w:val="000000" w:themeColor="text1"/>
              </w:rPr>
              <w:t>[500,650,300]</w:t>
            </w:r>
          </w:p>
        </w:tc>
      </w:tr>
      <w:tr w:rsidR="004D580C" w:rsidRPr="00E244B2" w14:paraId="59A53CC6" w14:textId="77777777" w:rsidTr="00004CB4">
        <w:tc>
          <w:tcPr>
            <w:tcW w:w="703" w:type="pct"/>
            <w:vAlign w:val="center"/>
          </w:tcPr>
          <w:p w14:paraId="300F33F7" w14:textId="77777777" w:rsidR="004D580C" w:rsidRPr="00E244B2" w:rsidRDefault="004D580C" w:rsidP="00166A8B">
            <w:pPr>
              <w:pStyle w:val="a8"/>
              <w:rPr>
                <w:color w:val="000000" w:themeColor="text1"/>
              </w:rPr>
            </w:pPr>
            <w:r w:rsidRPr="00E244B2">
              <w:rPr>
                <w:color w:val="000000" w:themeColor="text1"/>
              </w:rPr>
              <w:t>分区从相邻分区受入功率</w:t>
            </w:r>
          </w:p>
        </w:tc>
        <w:tc>
          <w:tcPr>
            <w:tcW w:w="1106" w:type="pct"/>
            <w:vAlign w:val="center"/>
          </w:tcPr>
          <w:p w14:paraId="52495DAD" w14:textId="77777777" w:rsidR="004D580C" w:rsidRPr="00E244B2" w:rsidRDefault="004D580C" w:rsidP="00166A8B">
            <w:pPr>
              <w:pStyle w:val="a8"/>
              <w:rPr>
                <w:color w:val="000000" w:themeColor="text1"/>
              </w:rPr>
            </w:pPr>
            <w:r w:rsidRPr="00E244B2">
              <w:rPr>
                <w:color w:val="000000" w:themeColor="text1"/>
              </w:rPr>
              <w:object w:dxaOrig="597" w:dyaOrig="397" w14:anchorId="19A0A251">
                <v:shape id="_x0000_i2353" type="#_x0000_t75" style="width:31.1pt;height:20.15pt" o:ole="">
                  <v:imagedata r:id="rId2568" o:title=""/>
                </v:shape>
                <o:OLEObject Type="Embed" ProgID="Equation.DSMT4" ShapeID="_x0000_i2353" DrawAspect="Content" ObjectID="_1852642250" r:id="rId2569"/>
              </w:object>
            </w:r>
          </w:p>
        </w:tc>
        <w:tc>
          <w:tcPr>
            <w:tcW w:w="1171" w:type="pct"/>
            <w:vAlign w:val="center"/>
          </w:tcPr>
          <w:p w14:paraId="639B929B" w14:textId="77777777" w:rsidR="004D580C" w:rsidRPr="00E244B2" w:rsidRDefault="004D580C" w:rsidP="00166A8B">
            <w:pPr>
              <w:pStyle w:val="a8"/>
              <w:rPr>
                <w:color w:val="000000" w:themeColor="text1"/>
              </w:rPr>
            </w:pPr>
            <w:r w:rsidRPr="00E244B2">
              <w:rPr>
                <w:color w:val="000000" w:themeColor="text1"/>
              </w:rPr>
              <w:t>时段</w:t>
            </w:r>
            <w:r w:rsidRPr="00E244B2">
              <w:rPr>
                <w:rFonts w:hint="eastAsia"/>
                <w:color w:val="000000" w:themeColor="text1"/>
              </w:rPr>
              <w:object w:dxaOrig="144" w:dyaOrig="228" w14:anchorId="427FB672">
                <v:shape id="_x0000_i2354" type="#_x0000_t75" style="width:5.5pt;height:10.35pt" o:ole="">
                  <v:imagedata r:id="rId2570" o:title=""/>
                </v:shape>
                <o:OLEObject Type="Embed" ProgID="Equation.DSMT4" ShapeID="_x0000_i2354" DrawAspect="Content" ObjectID="_1852642251" r:id="rId2571"/>
              </w:object>
            </w:r>
            <w:r w:rsidRPr="00E244B2">
              <w:rPr>
                <w:color w:val="000000" w:themeColor="text1"/>
              </w:rPr>
              <w:t>省份</w:t>
            </w:r>
            <w:r w:rsidRPr="00E244B2">
              <w:rPr>
                <w:rFonts w:hint="eastAsia"/>
                <w:color w:val="000000" w:themeColor="text1"/>
                <w:position w:val="-10"/>
              </w:rPr>
              <w:object w:dxaOrig="228" w:dyaOrig="252" w14:anchorId="38871605">
                <v:shape id="_x0000_i2355" type="#_x0000_t75" style="width:10.35pt;height:15.25pt" o:ole="">
                  <v:imagedata r:id="rId2561" o:title=""/>
                </v:shape>
                <o:OLEObject Type="Embed" ProgID="Equation.DSMT4" ShapeID="_x0000_i2355" DrawAspect="Content" ObjectID="_1852642252" r:id="rId2572"/>
              </w:object>
            </w:r>
            <w:r w:rsidRPr="00E244B2">
              <w:rPr>
                <w:color w:val="000000" w:themeColor="text1"/>
              </w:rPr>
              <w:t>内分区</w:t>
            </w:r>
            <w:r w:rsidRPr="00E244B2">
              <w:rPr>
                <w:rFonts w:hint="eastAsia"/>
                <w:color w:val="000000" w:themeColor="text1"/>
                <w:position w:val="-4"/>
              </w:rPr>
              <w:object w:dxaOrig="180" w:dyaOrig="204" w14:anchorId="31649928">
                <v:shape id="_x0000_i2356" type="#_x0000_t75" style="width:9.75pt;height:10.35pt" o:ole="">
                  <v:imagedata r:id="rId2573" o:title=""/>
                </v:shape>
                <o:OLEObject Type="Embed" ProgID="Equation.DSMT4" ShapeID="_x0000_i2356" DrawAspect="Content" ObjectID="_1852642253" r:id="rId2574"/>
              </w:object>
            </w:r>
            <w:r w:rsidRPr="00E244B2">
              <w:rPr>
                <w:color w:val="000000" w:themeColor="text1"/>
              </w:rPr>
              <w:t>经</w:t>
            </w:r>
            <w:r w:rsidRPr="00E244B2">
              <w:rPr>
                <w:rFonts w:hint="eastAsia"/>
                <w:color w:val="000000" w:themeColor="text1"/>
              </w:rPr>
              <w:object w:dxaOrig="504" w:dyaOrig="228" w14:anchorId="7B54571D">
                <v:shape id="_x0000_i2357" type="#_x0000_t75" style="width:25.65pt;height:10.35pt" o:ole="">
                  <v:imagedata r:id="rId2555" o:title=""/>
                </v:shape>
                <o:OLEObject Type="Embed" ProgID="Equation.DSMT4" ShapeID="_x0000_i2357" DrawAspect="Content" ObjectID="_1852642254" r:id="rId2575"/>
              </w:object>
            </w:r>
            <w:r w:rsidRPr="00E244B2">
              <w:rPr>
                <w:color w:val="000000" w:themeColor="text1"/>
              </w:rPr>
              <w:t>通道从分区</w:t>
            </w:r>
            <w:r w:rsidRPr="00E244B2">
              <w:rPr>
                <w:rFonts w:hint="eastAsia"/>
                <w:color w:val="000000" w:themeColor="text1"/>
              </w:rPr>
              <w:object w:dxaOrig="180" w:dyaOrig="228" w14:anchorId="6D9EED97">
                <v:shape id="_x0000_i2358" type="#_x0000_t75" style="width:9.75pt;height:10.35pt" o:ole="">
                  <v:imagedata r:id="rId2576" o:title=""/>
                </v:shape>
                <o:OLEObject Type="Embed" ProgID="Equation.DSMT4" ShapeID="_x0000_i2358" DrawAspect="Content" ObjectID="_1852642255" r:id="rId2577"/>
              </w:object>
            </w:r>
            <w:r w:rsidRPr="00E244B2">
              <w:rPr>
                <w:color w:val="000000" w:themeColor="text1"/>
              </w:rPr>
              <w:t>受入的功率</w:t>
            </w:r>
          </w:p>
        </w:tc>
        <w:tc>
          <w:tcPr>
            <w:tcW w:w="393" w:type="pct"/>
            <w:vAlign w:val="center"/>
          </w:tcPr>
          <w:p w14:paraId="62543F90"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55176FCC" w14:textId="77777777" w:rsidR="004D580C" w:rsidRPr="00E244B2" w:rsidRDefault="004D580C" w:rsidP="00166A8B">
            <w:pPr>
              <w:pStyle w:val="a8"/>
              <w:rPr>
                <w:color w:val="000000" w:themeColor="text1"/>
              </w:rPr>
            </w:pPr>
            <w:r w:rsidRPr="00E244B2">
              <w:rPr>
                <w:color w:val="000000" w:themeColor="text1"/>
              </w:rPr>
              <w:t>断面容量约束、分区电力平衡</w:t>
            </w:r>
          </w:p>
        </w:tc>
        <w:tc>
          <w:tcPr>
            <w:tcW w:w="812" w:type="pct"/>
            <w:vAlign w:val="center"/>
          </w:tcPr>
          <w:p w14:paraId="7F28C1F1" w14:textId="77777777" w:rsidR="004D580C" w:rsidRPr="00E244B2" w:rsidRDefault="004D580C" w:rsidP="00166A8B">
            <w:pPr>
              <w:pStyle w:val="a8"/>
              <w:rPr>
                <w:color w:val="000000" w:themeColor="text1"/>
              </w:rPr>
            </w:pPr>
            <w:r w:rsidRPr="00E244B2">
              <w:rPr>
                <w:color w:val="000000" w:themeColor="text1"/>
              </w:rPr>
              <w:t>[400,200,700]</w:t>
            </w:r>
          </w:p>
        </w:tc>
      </w:tr>
      <w:tr w:rsidR="004D580C" w:rsidRPr="00E244B2" w14:paraId="5F3C9BAC" w14:textId="77777777" w:rsidTr="00004CB4">
        <w:tc>
          <w:tcPr>
            <w:tcW w:w="703" w:type="pct"/>
            <w:vAlign w:val="center"/>
          </w:tcPr>
          <w:p w14:paraId="33196C72" w14:textId="77777777" w:rsidR="004D580C" w:rsidRPr="00E244B2" w:rsidRDefault="004D580C" w:rsidP="00166A8B">
            <w:pPr>
              <w:pStyle w:val="a8"/>
              <w:rPr>
                <w:color w:val="000000" w:themeColor="text1"/>
              </w:rPr>
            </w:pPr>
            <w:r w:rsidRPr="00E244B2">
              <w:rPr>
                <w:color w:val="000000" w:themeColor="text1"/>
              </w:rPr>
              <w:t>分区省内总送出功率</w:t>
            </w:r>
          </w:p>
        </w:tc>
        <w:tc>
          <w:tcPr>
            <w:tcW w:w="1106" w:type="pct"/>
            <w:vAlign w:val="center"/>
          </w:tcPr>
          <w:p w14:paraId="71621632" w14:textId="77777777" w:rsidR="004D580C" w:rsidRPr="00E244B2" w:rsidRDefault="004D580C" w:rsidP="00166A8B">
            <w:pPr>
              <w:pStyle w:val="a8"/>
              <w:rPr>
                <w:color w:val="000000" w:themeColor="text1"/>
              </w:rPr>
            </w:pPr>
            <w:r w:rsidRPr="00E244B2">
              <w:rPr>
                <w:color w:val="000000" w:themeColor="text1"/>
              </w:rPr>
              <w:object w:dxaOrig="560" w:dyaOrig="397" w14:anchorId="050DB604">
                <v:shape id="_x0000_i2359" type="#_x0000_t75" style="width:25.65pt;height:20.15pt" o:ole="">
                  <v:imagedata r:id="rId2578" o:title=""/>
                </v:shape>
                <o:OLEObject Type="Embed" ProgID="Equation.DSMT4" ShapeID="_x0000_i2359" DrawAspect="Content" ObjectID="_1852642256" r:id="rId2579"/>
              </w:object>
            </w:r>
          </w:p>
        </w:tc>
        <w:tc>
          <w:tcPr>
            <w:tcW w:w="1171" w:type="pct"/>
            <w:vAlign w:val="center"/>
          </w:tcPr>
          <w:p w14:paraId="5AFA72A0" w14:textId="77777777" w:rsidR="004D580C" w:rsidRPr="00E244B2" w:rsidRDefault="004D580C" w:rsidP="00166A8B">
            <w:pPr>
              <w:pStyle w:val="a8"/>
              <w:rPr>
                <w:color w:val="000000" w:themeColor="text1"/>
              </w:rPr>
            </w:pPr>
            <w:r w:rsidRPr="00E244B2">
              <w:rPr>
                <w:color w:val="000000" w:themeColor="text1"/>
              </w:rPr>
              <w:t>分区</w:t>
            </w:r>
            <w:r w:rsidRPr="00E244B2">
              <w:rPr>
                <w:rFonts w:hint="eastAsia"/>
                <w:color w:val="000000" w:themeColor="text1"/>
                <w:position w:val="-4"/>
              </w:rPr>
              <w:object w:dxaOrig="180" w:dyaOrig="204" w14:anchorId="7A0C6A2D">
                <v:shape id="_x0000_i2360" type="#_x0000_t75" style="width:9.75pt;height:10.35pt" o:ole="">
                  <v:imagedata r:id="rId2580" o:title=""/>
                </v:shape>
                <o:OLEObject Type="Embed" ProgID="Equation.DSMT4" ShapeID="_x0000_i2360" DrawAspect="Content" ObjectID="_1852642257" r:id="rId2581"/>
              </w:object>
            </w:r>
            <w:r w:rsidRPr="00E244B2">
              <w:rPr>
                <w:color w:val="000000" w:themeColor="text1"/>
              </w:rPr>
              <w:t>在时段</w:t>
            </w:r>
            <w:r w:rsidRPr="00E244B2">
              <w:rPr>
                <w:rFonts w:hint="eastAsia"/>
                <w:color w:val="000000" w:themeColor="text1"/>
                <w:position w:val="-6"/>
              </w:rPr>
              <w:object w:dxaOrig="144" w:dyaOrig="228" w14:anchorId="49523F6D">
                <v:shape id="_x0000_i2361" type="#_x0000_t75" style="width:5.5pt;height:10.35pt" o:ole="">
                  <v:imagedata r:id="rId2582" o:title=""/>
                </v:shape>
                <o:OLEObject Type="Embed" ProgID="Equation.DSMT4" ShapeID="_x0000_i2361" DrawAspect="Content" ObjectID="_1852642258" r:id="rId2583"/>
              </w:object>
            </w:r>
            <w:r w:rsidRPr="00E244B2">
              <w:rPr>
                <w:color w:val="000000" w:themeColor="text1"/>
              </w:rPr>
              <w:t>的省内总送出功率</w:t>
            </w:r>
          </w:p>
        </w:tc>
        <w:tc>
          <w:tcPr>
            <w:tcW w:w="393" w:type="pct"/>
            <w:vAlign w:val="center"/>
          </w:tcPr>
          <w:p w14:paraId="550C44B5"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52B4B2C3" w14:textId="77777777" w:rsidR="004D580C" w:rsidRPr="00E244B2" w:rsidRDefault="004D580C" w:rsidP="00166A8B">
            <w:pPr>
              <w:pStyle w:val="a8"/>
              <w:rPr>
                <w:color w:val="000000" w:themeColor="text1"/>
              </w:rPr>
            </w:pPr>
            <w:r w:rsidRPr="00E244B2">
              <w:rPr>
                <w:color w:val="000000" w:themeColor="text1"/>
              </w:rPr>
              <w:t>计算分区净受入功率</w:t>
            </w:r>
          </w:p>
        </w:tc>
        <w:tc>
          <w:tcPr>
            <w:tcW w:w="812" w:type="pct"/>
            <w:vAlign w:val="center"/>
          </w:tcPr>
          <w:p w14:paraId="793AC8F7" w14:textId="77777777" w:rsidR="004D580C" w:rsidRPr="00E244B2" w:rsidRDefault="004D580C" w:rsidP="00166A8B">
            <w:pPr>
              <w:pStyle w:val="a8"/>
              <w:rPr>
                <w:color w:val="000000" w:themeColor="text1"/>
              </w:rPr>
            </w:pPr>
            <w:r w:rsidRPr="00E244B2">
              <w:rPr>
                <w:color w:val="000000" w:themeColor="text1"/>
              </w:rPr>
              <w:t>[800,950,450]</w:t>
            </w:r>
          </w:p>
        </w:tc>
      </w:tr>
      <w:tr w:rsidR="004D580C" w:rsidRPr="00E244B2" w14:paraId="7758F501" w14:textId="77777777" w:rsidTr="00004CB4">
        <w:tc>
          <w:tcPr>
            <w:tcW w:w="703" w:type="pct"/>
            <w:vAlign w:val="center"/>
          </w:tcPr>
          <w:p w14:paraId="332CFDB6" w14:textId="77777777" w:rsidR="004D580C" w:rsidRPr="00E244B2" w:rsidRDefault="004D580C" w:rsidP="00166A8B">
            <w:pPr>
              <w:pStyle w:val="a8"/>
              <w:rPr>
                <w:color w:val="000000" w:themeColor="text1"/>
              </w:rPr>
            </w:pPr>
            <w:r w:rsidRPr="00E244B2">
              <w:rPr>
                <w:color w:val="000000" w:themeColor="text1"/>
              </w:rPr>
              <w:t>分区省内总受入功率</w:t>
            </w:r>
          </w:p>
        </w:tc>
        <w:tc>
          <w:tcPr>
            <w:tcW w:w="1106" w:type="pct"/>
            <w:vAlign w:val="center"/>
          </w:tcPr>
          <w:p w14:paraId="600DFBFE" w14:textId="77777777" w:rsidR="004D580C" w:rsidRPr="00E244B2" w:rsidRDefault="004D580C" w:rsidP="00166A8B">
            <w:pPr>
              <w:pStyle w:val="a8"/>
              <w:rPr>
                <w:color w:val="000000" w:themeColor="text1"/>
              </w:rPr>
            </w:pPr>
            <w:r w:rsidRPr="00E244B2">
              <w:rPr>
                <w:color w:val="000000" w:themeColor="text1"/>
              </w:rPr>
              <w:object w:dxaOrig="497" w:dyaOrig="397" w14:anchorId="735814D5">
                <v:shape id="_x0000_i2362" type="#_x0000_t75" style="width:25.65pt;height:20.15pt" o:ole="">
                  <v:imagedata r:id="rId2584" o:title=""/>
                </v:shape>
                <o:OLEObject Type="Embed" ProgID="Equation.DSMT4" ShapeID="_x0000_i2362" DrawAspect="Content" ObjectID="_1852642259" r:id="rId2585"/>
              </w:object>
            </w:r>
          </w:p>
        </w:tc>
        <w:tc>
          <w:tcPr>
            <w:tcW w:w="1171" w:type="pct"/>
            <w:vAlign w:val="center"/>
          </w:tcPr>
          <w:p w14:paraId="1389270D" w14:textId="77777777" w:rsidR="004D580C" w:rsidRPr="00E244B2" w:rsidRDefault="004D580C" w:rsidP="00166A8B">
            <w:pPr>
              <w:pStyle w:val="a8"/>
              <w:rPr>
                <w:color w:val="000000" w:themeColor="text1"/>
              </w:rPr>
            </w:pPr>
            <w:r w:rsidRPr="00E244B2">
              <w:rPr>
                <w:color w:val="000000" w:themeColor="text1"/>
              </w:rPr>
              <w:t>分区</w:t>
            </w:r>
            <w:r w:rsidRPr="00E244B2">
              <w:rPr>
                <w:rFonts w:hint="eastAsia"/>
                <w:color w:val="000000" w:themeColor="text1"/>
                <w:position w:val="-4"/>
              </w:rPr>
              <w:object w:dxaOrig="180" w:dyaOrig="204" w14:anchorId="15242039">
                <v:shape id="_x0000_i2363" type="#_x0000_t75" style="width:9.75pt;height:10.35pt" o:ole="">
                  <v:imagedata r:id="rId2586" o:title=""/>
                </v:shape>
                <o:OLEObject Type="Embed" ProgID="Equation.DSMT4" ShapeID="_x0000_i2363" DrawAspect="Content" ObjectID="_1852642260" r:id="rId2587"/>
              </w:object>
            </w:r>
            <w:r w:rsidRPr="00E244B2">
              <w:rPr>
                <w:color w:val="000000" w:themeColor="text1"/>
              </w:rPr>
              <w:t>在时段</w:t>
            </w:r>
            <w:r w:rsidRPr="00E244B2">
              <w:rPr>
                <w:rFonts w:hint="eastAsia"/>
                <w:color w:val="000000" w:themeColor="text1"/>
                <w:position w:val="-6"/>
              </w:rPr>
              <w:object w:dxaOrig="144" w:dyaOrig="228" w14:anchorId="25F4F377">
                <v:shape id="_x0000_i2364" type="#_x0000_t75" style="width:5.5pt;height:10.35pt" o:ole="">
                  <v:imagedata r:id="rId2582" o:title=""/>
                </v:shape>
                <o:OLEObject Type="Embed" ProgID="Equation.DSMT4" ShapeID="_x0000_i2364" DrawAspect="Content" ObjectID="_1852642261" r:id="rId2588"/>
              </w:object>
            </w:r>
            <w:r w:rsidRPr="00E244B2">
              <w:rPr>
                <w:color w:val="000000" w:themeColor="text1"/>
              </w:rPr>
              <w:t>的省内总受入功率</w:t>
            </w:r>
          </w:p>
        </w:tc>
        <w:tc>
          <w:tcPr>
            <w:tcW w:w="393" w:type="pct"/>
            <w:vAlign w:val="center"/>
          </w:tcPr>
          <w:p w14:paraId="0FABE728"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50CF9D4E" w14:textId="77777777" w:rsidR="004D580C" w:rsidRPr="00E244B2" w:rsidRDefault="004D580C" w:rsidP="00166A8B">
            <w:pPr>
              <w:pStyle w:val="a8"/>
              <w:rPr>
                <w:color w:val="000000" w:themeColor="text1"/>
              </w:rPr>
            </w:pPr>
            <w:r w:rsidRPr="00E244B2">
              <w:rPr>
                <w:color w:val="000000" w:themeColor="text1"/>
              </w:rPr>
              <w:t>计算分区净受入功率</w:t>
            </w:r>
          </w:p>
        </w:tc>
        <w:tc>
          <w:tcPr>
            <w:tcW w:w="812" w:type="pct"/>
            <w:vAlign w:val="center"/>
          </w:tcPr>
          <w:p w14:paraId="47D2A6E2" w14:textId="77777777" w:rsidR="004D580C" w:rsidRPr="00E244B2" w:rsidRDefault="004D580C" w:rsidP="00166A8B">
            <w:pPr>
              <w:pStyle w:val="a8"/>
              <w:rPr>
                <w:color w:val="000000" w:themeColor="text1"/>
              </w:rPr>
            </w:pPr>
            <w:r w:rsidRPr="00E244B2">
              <w:rPr>
                <w:color w:val="000000" w:themeColor="text1"/>
              </w:rPr>
              <w:t>[600,350,850]</w:t>
            </w:r>
          </w:p>
        </w:tc>
      </w:tr>
      <w:tr w:rsidR="004D580C" w:rsidRPr="00E244B2" w14:paraId="5902CA72" w14:textId="77777777" w:rsidTr="00004CB4">
        <w:tc>
          <w:tcPr>
            <w:tcW w:w="703" w:type="pct"/>
            <w:vAlign w:val="center"/>
          </w:tcPr>
          <w:p w14:paraId="2ABC1D74" w14:textId="77777777" w:rsidR="004D580C" w:rsidRPr="00E244B2" w:rsidRDefault="004D580C" w:rsidP="00166A8B">
            <w:pPr>
              <w:pStyle w:val="a8"/>
              <w:rPr>
                <w:color w:val="000000" w:themeColor="text1"/>
              </w:rPr>
            </w:pPr>
            <w:r w:rsidRPr="00E244B2">
              <w:rPr>
                <w:color w:val="000000" w:themeColor="text1"/>
              </w:rPr>
              <w:lastRenderedPageBreak/>
              <w:t>分区省内净受入功率</w:t>
            </w:r>
          </w:p>
        </w:tc>
        <w:tc>
          <w:tcPr>
            <w:tcW w:w="1106" w:type="pct"/>
            <w:vAlign w:val="center"/>
          </w:tcPr>
          <w:p w14:paraId="0DC2A8CF" w14:textId="77777777" w:rsidR="004D580C" w:rsidRPr="00E244B2" w:rsidRDefault="004D580C" w:rsidP="00166A8B">
            <w:pPr>
              <w:pStyle w:val="a8"/>
              <w:rPr>
                <w:color w:val="000000" w:themeColor="text1"/>
              </w:rPr>
            </w:pPr>
            <w:r w:rsidRPr="00E244B2">
              <w:rPr>
                <w:color w:val="000000" w:themeColor="text1"/>
              </w:rPr>
              <w:object w:dxaOrig="557" w:dyaOrig="397" w14:anchorId="412CDE05">
                <v:shape id="_x0000_i2365" type="#_x0000_t75" style="width:25.65pt;height:20.15pt" o:ole="">
                  <v:imagedata r:id="rId2589" o:title=""/>
                </v:shape>
                <o:OLEObject Type="Embed" ProgID="Equation.DSMT4" ShapeID="_x0000_i2365" DrawAspect="Content" ObjectID="_1852642262" r:id="rId2590"/>
              </w:object>
            </w:r>
          </w:p>
        </w:tc>
        <w:tc>
          <w:tcPr>
            <w:tcW w:w="1171" w:type="pct"/>
            <w:vAlign w:val="center"/>
          </w:tcPr>
          <w:p w14:paraId="7FD2D37A"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分区</w:t>
            </w:r>
            <w:r w:rsidRPr="00E244B2">
              <w:rPr>
                <w:color w:val="000000" w:themeColor="text1"/>
              </w:rPr>
              <w:t>r</w:t>
            </w:r>
            <w:r w:rsidRPr="00E244B2">
              <w:rPr>
                <w:color w:val="000000" w:themeColor="text1"/>
              </w:rPr>
              <w:t>省内净受入功率，大于</w:t>
            </w:r>
            <w:r w:rsidRPr="00E244B2">
              <w:rPr>
                <w:color w:val="000000" w:themeColor="text1"/>
              </w:rPr>
              <w:t>0</w:t>
            </w:r>
            <w:r w:rsidRPr="00E244B2">
              <w:rPr>
                <w:color w:val="000000" w:themeColor="text1"/>
              </w:rPr>
              <w:t>为净受入，小于</w:t>
            </w:r>
            <w:r w:rsidRPr="00E244B2">
              <w:rPr>
                <w:color w:val="000000" w:themeColor="text1"/>
              </w:rPr>
              <w:t>0</w:t>
            </w:r>
            <w:r w:rsidRPr="00E244B2">
              <w:rPr>
                <w:color w:val="000000" w:themeColor="text1"/>
              </w:rPr>
              <w:t>为净送出</w:t>
            </w:r>
          </w:p>
        </w:tc>
        <w:tc>
          <w:tcPr>
            <w:tcW w:w="393" w:type="pct"/>
            <w:vAlign w:val="center"/>
          </w:tcPr>
          <w:p w14:paraId="5607FE0F"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0BAA6057" w14:textId="77777777" w:rsidR="004D580C" w:rsidRPr="00E244B2" w:rsidRDefault="004D580C" w:rsidP="00166A8B">
            <w:pPr>
              <w:pStyle w:val="a8"/>
              <w:rPr>
                <w:color w:val="000000" w:themeColor="text1"/>
              </w:rPr>
            </w:pPr>
            <w:r w:rsidRPr="00E244B2">
              <w:rPr>
                <w:color w:val="000000" w:themeColor="text1"/>
              </w:rPr>
              <w:t>参与分区电力供需平衡计算</w:t>
            </w:r>
          </w:p>
        </w:tc>
        <w:tc>
          <w:tcPr>
            <w:tcW w:w="812" w:type="pct"/>
            <w:vAlign w:val="center"/>
          </w:tcPr>
          <w:p w14:paraId="223EA9BF" w14:textId="77777777" w:rsidR="004D580C" w:rsidRPr="00E244B2" w:rsidRDefault="004D580C" w:rsidP="00166A8B">
            <w:pPr>
              <w:pStyle w:val="a8"/>
              <w:rPr>
                <w:color w:val="000000" w:themeColor="text1"/>
              </w:rPr>
            </w:pPr>
            <w:r w:rsidRPr="00E244B2">
              <w:rPr>
                <w:color w:val="000000" w:themeColor="text1"/>
              </w:rPr>
              <w:t>[-200,-600,400]</w:t>
            </w:r>
          </w:p>
        </w:tc>
      </w:tr>
    </w:tbl>
    <w:p w14:paraId="5B1D4AE2" w14:textId="77777777" w:rsidR="004D580C" w:rsidRPr="00E244B2" w:rsidRDefault="004D580C" w:rsidP="004D580C">
      <w:pPr>
        <w:ind w:firstLine="480"/>
        <w:rPr>
          <w:color w:val="000000" w:themeColor="text1"/>
        </w:rPr>
      </w:pPr>
    </w:p>
    <w:p w14:paraId="0DCEA748" w14:textId="77777777" w:rsidR="004D580C" w:rsidRPr="00E244B2" w:rsidRDefault="004D580C" w:rsidP="004D580C">
      <w:pPr>
        <w:ind w:firstLine="480"/>
        <w:rPr>
          <w:color w:val="000000" w:themeColor="text1"/>
        </w:rPr>
      </w:pPr>
    </w:p>
    <w:p w14:paraId="4BF42D34" w14:textId="77777777" w:rsidR="004D580C" w:rsidRPr="00E244B2" w:rsidRDefault="004D580C" w:rsidP="004D580C">
      <w:pPr>
        <w:pStyle w:val="20"/>
        <w:rPr>
          <w:color w:val="000000" w:themeColor="text1"/>
        </w:rPr>
      </w:pPr>
      <w:r w:rsidRPr="00E244B2">
        <w:rPr>
          <w:rFonts w:hint="eastAsia"/>
          <w:color w:val="000000" w:themeColor="text1"/>
        </w:rPr>
        <w:t>省内断面</w:t>
      </w:r>
      <w:r w:rsidRPr="00E244B2">
        <w:rPr>
          <w:color w:val="000000" w:themeColor="text1"/>
        </w:rPr>
        <w:t>模型</w:t>
      </w:r>
      <w:r w:rsidRPr="00E244B2">
        <w:rPr>
          <w:rFonts w:hint="eastAsia"/>
          <w:color w:val="000000" w:themeColor="text1"/>
        </w:rPr>
        <w:t>研究</w:t>
      </w:r>
    </w:p>
    <w:p w14:paraId="7176F8A2"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491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279"/>
        <w:gridCol w:w="2400"/>
        <w:gridCol w:w="3120"/>
        <w:gridCol w:w="1209"/>
        <w:gridCol w:w="1614"/>
        <w:gridCol w:w="1232"/>
        <w:gridCol w:w="1837"/>
      </w:tblGrid>
      <w:tr w:rsidR="004D580C" w:rsidRPr="00E244B2" w14:paraId="577F8F3B" w14:textId="77777777" w:rsidTr="00004CB4">
        <w:trPr>
          <w:tblHeader/>
        </w:trPr>
        <w:tc>
          <w:tcPr>
            <w:tcW w:w="832" w:type="pct"/>
            <w:shd w:val="clear" w:color="auto" w:fill="E8EEF5"/>
            <w:tcMar>
              <w:top w:w="100" w:type="dxa"/>
              <w:left w:w="120" w:type="dxa"/>
              <w:bottom w:w="100" w:type="dxa"/>
              <w:right w:w="120" w:type="dxa"/>
            </w:tcMar>
            <w:vAlign w:val="center"/>
          </w:tcPr>
          <w:p w14:paraId="7C2D4965"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7065B348"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089BBA49"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59463000"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74AC53A7"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12121DD7"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5C0F716F"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0BFA2D78" w14:textId="77777777" w:rsidTr="00004CB4">
        <w:tc>
          <w:tcPr>
            <w:tcW w:w="832" w:type="pct"/>
            <w:vAlign w:val="center"/>
          </w:tcPr>
          <w:p w14:paraId="53A6B774" w14:textId="28379CC5" w:rsidR="004D580C" w:rsidRPr="00E244B2" w:rsidRDefault="004D580C" w:rsidP="00166A8B">
            <w:pPr>
              <w:pStyle w:val="a8"/>
              <w:rPr>
                <w:color w:val="000000" w:themeColor="text1"/>
              </w:rPr>
            </w:pPr>
            <w:r w:rsidRPr="00E244B2">
              <w:rPr>
                <w:color w:val="000000" w:themeColor="text1"/>
              </w:rPr>
              <w:t>省份向邻省最大允许</w:t>
            </w:r>
            <w:r w:rsidR="00FB1205" w:rsidRPr="00E244B2">
              <w:rPr>
                <w:color w:val="000000" w:themeColor="text1"/>
              </w:rPr>
              <w:t>省间</w:t>
            </w:r>
            <w:r w:rsidRPr="00E244B2">
              <w:rPr>
                <w:color w:val="000000" w:themeColor="text1"/>
              </w:rPr>
              <w:t>送出功率</w:t>
            </w:r>
          </w:p>
        </w:tc>
        <w:tc>
          <w:tcPr>
            <w:tcW w:w="876" w:type="pct"/>
            <w:vAlign w:val="center"/>
          </w:tcPr>
          <w:p w14:paraId="3DD8C1FF" w14:textId="77777777" w:rsidR="004D580C" w:rsidRPr="00E244B2" w:rsidRDefault="004D580C" w:rsidP="00166A8B">
            <w:pPr>
              <w:pStyle w:val="a8"/>
              <w:rPr>
                <w:color w:val="000000" w:themeColor="text1"/>
              </w:rPr>
            </w:pPr>
            <w:r w:rsidRPr="00E244B2">
              <w:rPr>
                <w:color w:val="000000" w:themeColor="text1"/>
              </w:rPr>
              <w:object w:dxaOrig="1014" w:dyaOrig="397" w14:anchorId="714E2BB9">
                <v:shape id="_x0000_i2366" type="#_x0000_t75" style="width:52.45pt;height:20.15pt" o:ole="">
                  <v:imagedata r:id="rId2591" o:title=""/>
                </v:shape>
                <o:OLEObject Type="Embed" ProgID="Equation.DSMT4" ShapeID="_x0000_i2366" DrawAspect="Content" ObjectID="_1852642263" r:id="rId2592"/>
              </w:object>
            </w:r>
          </w:p>
        </w:tc>
        <w:tc>
          <w:tcPr>
            <w:tcW w:w="1139" w:type="pct"/>
            <w:vAlign w:val="center"/>
          </w:tcPr>
          <w:p w14:paraId="3F9719D8" w14:textId="488D50AB" w:rsidR="004D580C" w:rsidRPr="00E244B2" w:rsidRDefault="004D580C" w:rsidP="00166A8B">
            <w:pPr>
              <w:pStyle w:val="a8"/>
              <w:rPr>
                <w:color w:val="000000" w:themeColor="text1"/>
              </w:rPr>
            </w:pPr>
            <w:r w:rsidRPr="00E244B2">
              <w:rPr>
                <w:color w:val="000000" w:themeColor="text1"/>
              </w:rPr>
              <w:t>省份</w:t>
            </w:r>
            <w:r w:rsidRPr="00E244B2">
              <w:rPr>
                <w:rFonts w:hint="eastAsia"/>
                <w:color w:val="000000" w:themeColor="text1"/>
              </w:rPr>
              <w:object w:dxaOrig="228" w:dyaOrig="252" w14:anchorId="5EF0441A">
                <v:shape id="_x0000_i2367" type="#_x0000_t75" style="width:10.35pt;height:15.25pt" o:ole="">
                  <v:imagedata r:id="rId2561" o:title=""/>
                </v:shape>
                <o:OLEObject Type="Embed" ProgID="Equation.DSMT4" ShapeID="_x0000_i2367" DrawAspect="Content" ObjectID="_1852642264" r:id="rId2593"/>
              </w:object>
            </w:r>
            <w:r w:rsidRPr="00E244B2">
              <w:rPr>
                <w:color w:val="000000" w:themeColor="text1"/>
              </w:rPr>
              <w:t>向省份</w:t>
            </w:r>
            <w:r w:rsidRPr="00E244B2">
              <w:rPr>
                <w:rFonts w:hint="eastAsia"/>
                <w:color w:val="000000" w:themeColor="text1"/>
              </w:rPr>
              <w:object w:dxaOrig="204" w:dyaOrig="252" w14:anchorId="427188DD">
                <v:shape id="_x0000_i2368" type="#_x0000_t75" style="width:10.35pt;height:15.25pt" o:ole="">
                  <v:imagedata r:id="rId2594" o:title=""/>
                </v:shape>
                <o:OLEObject Type="Embed" ProgID="Equation.DSMT4" ShapeID="_x0000_i2368" DrawAspect="Content" ObjectID="_1852642265" r:id="rId2595"/>
              </w:object>
            </w:r>
            <w:r w:rsidRPr="00E244B2">
              <w:rPr>
                <w:color w:val="000000" w:themeColor="text1"/>
              </w:rPr>
              <w:t>的最大允许</w:t>
            </w:r>
            <w:r w:rsidR="00FB1205" w:rsidRPr="00E244B2">
              <w:rPr>
                <w:color w:val="000000" w:themeColor="text1"/>
              </w:rPr>
              <w:t>省间</w:t>
            </w:r>
            <w:r w:rsidRPr="00E244B2">
              <w:rPr>
                <w:color w:val="000000" w:themeColor="text1"/>
              </w:rPr>
              <w:t>送出功率</w:t>
            </w:r>
          </w:p>
        </w:tc>
        <w:tc>
          <w:tcPr>
            <w:tcW w:w="441" w:type="pct"/>
            <w:vAlign w:val="center"/>
          </w:tcPr>
          <w:p w14:paraId="22C754E1"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540FF44F" w14:textId="2BE2D47C" w:rsidR="004D580C" w:rsidRPr="00E244B2" w:rsidRDefault="00FB1205" w:rsidP="00166A8B">
            <w:pPr>
              <w:pStyle w:val="a8"/>
              <w:rPr>
                <w:color w:val="000000" w:themeColor="text1"/>
              </w:rPr>
            </w:pPr>
            <w:r w:rsidRPr="00E244B2">
              <w:rPr>
                <w:color w:val="000000" w:themeColor="text1"/>
              </w:rPr>
              <w:t>省间</w:t>
            </w:r>
            <w:r w:rsidR="004D580C" w:rsidRPr="00E244B2">
              <w:rPr>
                <w:color w:val="000000" w:themeColor="text1"/>
              </w:rPr>
              <w:t>联络通道容量、稳定极限</w:t>
            </w:r>
          </w:p>
        </w:tc>
        <w:tc>
          <w:tcPr>
            <w:tcW w:w="450" w:type="pct"/>
            <w:vAlign w:val="center"/>
          </w:tcPr>
          <w:p w14:paraId="031C59DD"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71B01A9F" w14:textId="77777777" w:rsidR="004D580C" w:rsidRPr="00E244B2" w:rsidRDefault="004D580C" w:rsidP="00166A8B">
            <w:pPr>
              <w:pStyle w:val="a8"/>
              <w:rPr>
                <w:color w:val="000000" w:themeColor="text1"/>
              </w:rPr>
            </w:pPr>
            <w:r w:rsidRPr="00E244B2">
              <w:rPr>
                <w:rFonts w:hint="eastAsia"/>
                <w:color w:val="000000" w:themeColor="text1"/>
              </w:rPr>
              <w:t>2000</w:t>
            </w:r>
          </w:p>
        </w:tc>
      </w:tr>
      <w:tr w:rsidR="004D580C" w:rsidRPr="00E244B2" w14:paraId="7BD13215" w14:textId="77777777" w:rsidTr="00004CB4">
        <w:tc>
          <w:tcPr>
            <w:tcW w:w="832" w:type="pct"/>
            <w:vAlign w:val="center"/>
          </w:tcPr>
          <w:p w14:paraId="17AF07C6" w14:textId="77777777" w:rsidR="004D580C" w:rsidRPr="00E244B2" w:rsidRDefault="004D580C" w:rsidP="00166A8B">
            <w:pPr>
              <w:pStyle w:val="a8"/>
              <w:rPr>
                <w:color w:val="000000" w:themeColor="text1"/>
              </w:rPr>
            </w:pPr>
            <w:r w:rsidRPr="00E244B2">
              <w:rPr>
                <w:color w:val="000000" w:themeColor="text1"/>
              </w:rPr>
              <w:t>省份从邻省最大可受入功率</w:t>
            </w:r>
          </w:p>
        </w:tc>
        <w:tc>
          <w:tcPr>
            <w:tcW w:w="876" w:type="pct"/>
            <w:vAlign w:val="center"/>
          </w:tcPr>
          <w:p w14:paraId="30C9ECBB" w14:textId="77777777" w:rsidR="004D580C" w:rsidRPr="00E244B2" w:rsidRDefault="004D580C" w:rsidP="00166A8B">
            <w:pPr>
              <w:pStyle w:val="a8"/>
              <w:rPr>
                <w:color w:val="000000" w:themeColor="text1"/>
              </w:rPr>
            </w:pPr>
            <w:r w:rsidRPr="00E244B2">
              <w:rPr>
                <w:color w:val="000000" w:themeColor="text1"/>
              </w:rPr>
              <w:object w:dxaOrig="940" w:dyaOrig="397" w14:anchorId="189C63F3">
                <v:shape id="_x0000_i2369" type="#_x0000_t75" style="width:46.35pt;height:20.15pt" o:ole="">
                  <v:imagedata r:id="rId2596" o:title=""/>
                </v:shape>
                <o:OLEObject Type="Embed" ProgID="Equation.DSMT4" ShapeID="_x0000_i2369" DrawAspect="Content" ObjectID="_1852642266" r:id="rId2597"/>
              </w:object>
            </w:r>
          </w:p>
        </w:tc>
        <w:tc>
          <w:tcPr>
            <w:tcW w:w="1139" w:type="pct"/>
            <w:vAlign w:val="center"/>
          </w:tcPr>
          <w:p w14:paraId="4D8B8572" w14:textId="77777777" w:rsidR="004D580C" w:rsidRPr="00E244B2" w:rsidRDefault="004D580C" w:rsidP="00166A8B">
            <w:pPr>
              <w:pStyle w:val="a8"/>
              <w:rPr>
                <w:color w:val="000000" w:themeColor="text1"/>
              </w:rPr>
            </w:pPr>
            <w:r w:rsidRPr="00E244B2">
              <w:rPr>
                <w:color w:val="000000" w:themeColor="text1"/>
              </w:rPr>
              <w:t>省份</w:t>
            </w:r>
            <w:r w:rsidRPr="00E244B2">
              <w:rPr>
                <w:rFonts w:hint="eastAsia"/>
                <w:color w:val="000000" w:themeColor="text1"/>
              </w:rPr>
              <w:object w:dxaOrig="228" w:dyaOrig="252" w14:anchorId="42B316B4">
                <v:shape id="_x0000_i2370" type="#_x0000_t75" style="width:10.35pt;height:15.25pt" o:ole="">
                  <v:imagedata r:id="rId2598" o:title=""/>
                </v:shape>
                <o:OLEObject Type="Embed" ProgID="Equation.DSMT4" ShapeID="_x0000_i2370" DrawAspect="Content" ObjectID="_1852642267" r:id="rId2599"/>
              </w:object>
            </w:r>
            <w:r w:rsidRPr="00E244B2">
              <w:rPr>
                <w:color w:val="000000" w:themeColor="text1"/>
              </w:rPr>
              <w:t>从省份</w:t>
            </w:r>
            <w:r w:rsidRPr="00E244B2">
              <w:rPr>
                <w:rFonts w:hint="eastAsia"/>
                <w:color w:val="000000" w:themeColor="text1"/>
              </w:rPr>
              <w:object w:dxaOrig="204" w:dyaOrig="252" w14:anchorId="6B7ABE6C">
                <v:shape id="_x0000_i2371" type="#_x0000_t75" style="width:10.35pt;height:15.25pt" o:ole="">
                  <v:imagedata r:id="rId2594" o:title=""/>
                </v:shape>
                <o:OLEObject Type="Embed" ProgID="Equation.DSMT4" ShapeID="_x0000_i2371" DrawAspect="Content" ObjectID="_1852642268" r:id="rId2600"/>
              </w:object>
            </w:r>
            <w:r w:rsidRPr="00E244B2">
              <w:rPr>
                <w:color w:val="000000" w:themeColor="text1"/>
              </w:rPr>
              <w:t>最大可受入功率</w:t>
            </w:r>
          </w:p>
        </w:tc>
        <w:tc>
          <w:tcPr>
            <w:tcW w:w="441" w:type="pct"/>
            <w:vAlign w:val="center"/>
          </w:tcPr>
          <w:p w14:paraId="7C8B3323"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0335C5EC" w14:textId="36484E9F" w:rsidR="004D580C" w:rsidRPr="00E244B2" w:rsidRDefault="00FB1205" w:rsidP="00166A8B">
            <w:pPr>
              <w:pStyle w:val="a8"/>
              <w:rPr>
                <w:color w:val="000000" w:themeColor="text1"/>
              </w:rPr>
            </w:pPr>
            <w:r w:rsidRPr="00E244B2">
              <w:rPr>
                <w:color w:val="000000" w:themeColor="text1"/>
              </w:rPr>
              <w:t>省间</w:t>
            </w:r>
            <w:r w:rsidR="004D580C" w:rsidRPr="00E244B2">
              <w:rPr>
                <w:color w:val="000000" w:themeColor="text1"/>
              </w:rPr>
              <w:t>联络通道容量、稳定极限</w:t>
            </w:r>
          </w:p>
        </w:tc>
        <w:tc>
          <w:tcPr>
            <w:tcW w:w="450" w:type="pct"/>
            <w:vAlign w:val="center"/>
          </w:tcPr>
          <w:p w14:paraId="40F69A1E"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4F835142" w14:textId="77777777" w:rsidR="004D580C" w:rsidRPr="00E244B2" w:rsidRDefault="004D580C" w:rsidP="00166A8B">
            <w:pPr>
              <w:pStyle w:val="a8"/>
              <w:rPr>
                <w:color w:val="000000" w:themeColor="text1"/>
              </w:rPr>
            </w:pPr>
            <w:r w:rsidRPr="00E244B2">
              <w:rPr>
                <w:rFonts w:hint="eastAsia"/>
                <w:color w:val="000000" w:themeColor="text1"/>
              </w:rPr>
              <w:t>1800</w:t>
            </w:r>
          </w:p>
        </w:tc>
      </w:tr>
      <w:tr w:rsidR="004D580C" w:rsidRPr="00E244B2" w14:paraId="4FE1CA90" w14:textId="77777777" w:rsidTr="00004CB4">
        <w:tc>
          <w:tcPr>
            <w:tcW w:w="832" w:type="pct"/>
            <w:vAlign w:val="center"/>
          </w:tcPr>
          <w:p w14:paraId="237B390E" w14:textId="1B9CBB54" w:rsidR="004D580C" w:rsidRPr="00E244B2" w:rsidRDefault="004D580C" w:rsidP="00166A8B">
            <w:pPr>
              <w:pStyle w:val="a8"/>
              <w:rPr>
                <w:color w:val="000000" w:themeColor="text1"/>
              </w:rPr>
            </w:pPr>
            <w:r w:rsidRPr="00E244B2">
              <w:rPr>
                <w:color w:val="000000" w:themeColor="text1"/>
              </w:rPr>
              <w:t>省份允许的最大</w:t>
            </w:r>
            <w:r w:rsidR="00FB1205" w:rsidRPr="00E244B2">
              <w:rPr>
                <w:color w:val="000000" w:themeColor="text1"/>
              </w:rPr>
              <w:t>省间</w:t>
            </w:r>
            <w:r w:rsidRPr="00E244B2">
              <w:rPr>
                <w:color w:val="000000" w:themeColor="text1"/>
              </w:rPr>
              <w:t>受入电量</w:t>
            </w:r>
          </w:p>
        </w:tc>
        <w:tc>
          <w:tcPr>
            <w:tcW w:w="876" w:type="pct"/>
            <w:vAlign w:val="center"/>
          </w:tcPr>
          <w:p w14:paraId="49489771" w14:textId="77777777" w:rsidR="004D580C" w:rsidRPr="00E244B2" w:rsidRDefault="004D580C" w:rsidP="00166A8B">
            <w:pPr>
              <w:pStyle w:val="a8"/>
              <w:rPr>
                <w:color w:val="000000" w:themeColor="text1"/>
              </w:rPr>
            </w:pPr>
            <w:r w:rsidRPr="00E244B2">
              <w:rPr>
                <w:color w:val="000000" w:themeColor="text1"/>
              </w:rPr>
              <w:object w:dxaOrig="963" w:dyaOrig="397" w14:anchorId="5EE81691">
                <v:shape id="_x0000_i2372" type="#_x0000_t75" style="width:46.35pt;height:20.15pt" o:ole="">
                  <v:imagedata r:id="rId2601" o:title=""/>
                </v:shape>
                <o:OLEObject Type="Embed" ProgID="Equation.DSMT4" ShapeID="_x0000_i2372" DrawAspect="Content" ObjectID="_1852642269" r:id="rId2602"/>
              </w:object>
            </w:r>
          </w:p>
        </w:tc>
        <w:tc>
          <w:tcPr>
            <w:tcW w:w="1139" w:type="pct"/>
            <w:vAlign w:val="center"/>
          </w:tcPr>
          <w:p w14:paraId="00E69D3A" w14:textId="1CD7BFA3" w:rsidR="004D580C" w:rsidRPr="00E244B2" w:rsidRDefault="004D580C" w:rsidP="00166A8B">
            <w:pPr>
              <w:pStyle w:val="a8"/>
              <w:rPr>
                <w:color w:val="000000" w:themeColor="text1"/>
              </w:rPr>
            </w:pPr>
            <w:r w:rsidRPr="00E244B2">
              <w:rPr>
                <w:color w:val="000000" w:themeColor="text1"/>
              </w:rPr>
              <w:t>省份</w:t>
            </w:r>
            <w:r w:rsidRPr="00E244B2">
              <w:rPr>
                <w:i/>
                <w:iCs/>
                <w:color w:val="000000" w:themeColor="text1"/>
              </w:rPr>
              <w:t>p</w:t>
            </w:r>
            <w:r w:rsidRPr="00E244B2">
              <w:rPr>
                <w:color w:val="000000" w:themeColor="text1"/>
              </w:rPr>
              <w:t>在整个调度周期内允许的最大</w:t>
            </w:r>
            <w:r w:rsidR="00FB1205" w:rsidRPr="00E244B2">
              <w:rPr>
                <w:color w:val="000000" w:themeColor="text1"/>
              </w:rPr>
              <w:t>省间</w:t>
            </w:r>
            <w:r w:rsidRPr="00E244B2">
              <w:rPr>
                <w:color w:val="000000" w:themeColor="text1"/>
              </w:rPr>
              <w:t>受入电量</w:t>
            </w:r>
          </w:p>
        </w:tc>
        <w:tc>
          <w:tcPr>
            <w:tcW w:w="441" w:type="pct"/>
            <w:vAlign w:val="center"/>
          </w:tcPr>
          <w:p w14:paraId="2A2A5F03"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368BBE9F" w14:textId="77777777" w:rsidR="004D580C" w:rsidRPr="00E244B2" w:rsidRDefault="004D580C" w:rsidP="00166A8B">
            <w:pPr>
              <w:pStyle w:val="a8"/>
              <w:rPr>
                <w:color w:val="000000" w:themeColor="text1"/>
              </w:rPr>
            </w:pPr>
            <w:r w:rsidRPr="00E244B2">
              <w:rPr>
                <w:color w:val="000000" w:themeColor="text1"/>
              </w:rPr>
              <w:t>送受电协议、交易规模、通道利用水平</w:t>
            </w:r>
          </w:p>
        </w:tc>
        <w:tc>
          <w:tcPr>
            <w:tcW w:w="450" w:type="pct"/>
            <w:vAlign w:val="center"/>
          </w:tcPr>
          <w:p w14:paraId="2A1CB883"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2ADF342F" w14:textId="77777777" w:rsidR="004D580C" w:rsidRPr="00E244B2" w:rsidRDefault="004D580C" w:rsidP="00166A8B">
            <w:pPr>
              <w:pStyle w:val="a8"/>
              <w:rPr>
                <w:color w:val="000000" w:themeColor="text1"/>
              </w:rPr>
            </w:pPr>
            <w:r w:rsidRPr="00E244B2">
              <w:rPr>
                <w:rFonts w:hint="eastAsia"/>
                <w:color w:val="000000" w:themeColor="text1"/>
              </w:rPr>
              <w:t>8.0</w:t>
            </w:r>
            <w:r w:rsidRPr="00E244B2">
              <w:rPr>
                <w:color w:val="000000" w:themeColor="text1"/>
              </w:rPr>
              <w:t>×10</w:t>
            </w:r>
            <w:r w:rsidRPr="00E244B2">
              <w:rPr>
                <w:rFonts w:hint="eastAsia"/>
                <w:color w:val="000000" w:themeColor="text1"/>
                <w:vertAlign w:val="superscript"/>
              </w:rPr>
              <w:t>6</w:t>
            </w:r>
          </w:p>
        </w:tc>
      </w:tr>
      <w:tr w:rsidR="004D580C" w:rsidRPr="00E244B2" w14:paraId="73E54F23" w14:textId="77777777" w:rsidTr="00004CB4">
        <w:tc>
          <w:tcPr>
            <w:tcW w:w="832" w:type="pct"/>
            <w:vAlign w:val="center"/>
          </w:tcPr>
          <w:p w14:paraId="2424C7D6" w14:textId="6CE7FFA3" w:rsidR="004D580C" w:rsidRPr="00E244B2" w:rsidRDefault="004D580C" w:rsidP="00166A8B">
            <w:pPr>
              <w:pStyle w:val="a8"/>
              <w:rPr>
                <w:color w:val="000000" w:themeColor="text1"/>
              </w:rPr>
            </w:pPr>
            <w:r w:rsidRPr="00E244B2">
              <w:rPr>
                <w:color w:val="000000" w:themeColor="text1"/>
              </w:rPr>
              <w:t>省份允许的最大</w:t>
            </w:r>
            <w:r w:rsidR="00FB1205" w:rsidRPr="00E244B2">
              <w:rPr>
                <w:color w:val="000000" w:themeColor="text1"/>
              </w:rPr>
              <w:t>省间</w:t>
            </w:r>
            <w:r w:rsidRPr="00E244B2">
              <w:rPr>
                <w:color w:val="000000" w:themeColor="text1"/>
              </w:rPr>
              <w:t>送出电量</w:t>
            </w:r>
          </w:p>
        </w:tc>
        <w:tc>
          <w:tcPr>
            <w:tcW w:w="876" w:type="pct"/>
            <w:vAlign w:val="center"/>
          </w:tcPr>
          <w:p w14:paraId="32132832" w14:textId="77777777" w:rsidR="004D580C" w:rsidRPr="00E244B2" w:rsidRDefault="004D580C" w:rsidP="00166A8B">
            <w:pPr>
              <w:pStyle w:val="a8"/>
              <w:rPr>
                <w:color w:val="000000" w:themeColor="text1"/>
              </w:rPr>
            </w:pPr>
            <w:r w:rsidRPr="00E244B2">
              <w:rPr>
                <w:color w:val="000000" w:themeColor="text1"/>
              </w:rPr>
              <w:object w:dxaOrig="1044" w:dyaOrig="397" w14:anchorId="08B690B8">
                <v:shape id="_x0000_i2373" type="#_x0000_t75" style="width:51.85pt;height:20.15pt" o:ole="">
                  <v:imagedata r:id="rId2603" o:title=""/>
                </v:shape>
                <o:OLEObject Type="Embed" ProgID="Equation.DSMT4" ShapeID="_x0000_i2373" DrawAspect="Content" ObjectID="_1852642270" r:id="rId2604"/>
              </w:object>
            </w:r>
          </w:p>
        </w:tc>
        <w:tc>
          <w:tcPr>
            <w:tcW w:w="1139" w:type="pct"/>
            <w:vAlign w:val="center"/>
          </w:tcPr>
          <w:p w14:paraId="23F9DCA2" w14:textId="0E6AC059" w:rsidR="004D580C" w:rsidRPr="00E244B2" w:rsidRDefault="004D580C" w:rsidP="00166A8B">
            <w:pPr>
              <w:pStyle w:val="a8"/>
              <w:rPr>
                <w:color w:val="000000" w:themeColor="text1"/>
              </w:rPr>
            </w:pPr>
            <w:r w:rsidRPr="00E244B2">
              <w:rPr>
                <w:color w:val="000000" w:themeColor="text1"/>
              </w:rPr>
              <w:t>省份</w:t>
            </w:r>
            <w:r w:rsidRPr="00E244B2">
              <w:rPr>
                <w:i/>
                <w:iCs/>
                <w:color w:val="000000" w:themeColor="text1"/>
              </w:rPr>
              <w:t>p</w:t>
            </w:r>
            <w:r w:rsidRPr="00E244B2">
              <w:rPr>
                <w:color w:val="000000" w:themeColor="text1"/>
              </w:rPr>
              <w:t>在整个调度周期内允许的最大</w:t>
            </w:r>
            <w:r w:rsidR="00FB1205" w:rsidRPr="00E244B2">
              <w:rPr>
                <w:color w:val="000000" w:themeColor="text1"/>
              </w:rPr>
              <w:t>省间</w:t>
            </w:r>
            <w:r w:rsidRPr="00E244B2">
              <w:rPr>
                <w:color w:val="000000" w:themeColor="text1"/>
              </w:rPr>
              <w:t>送出电量</w:t>
            </w:r>
          </w:p>
        </w:tc>
        <w:tc>
          <w:tcPr>
            <w:tcW w:w="441" w:type="pct"/>
            <w:vAlign w:val="center"/>
          </w:tcPr>
          <w:p w14:paraId="4391FDDB"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52C48D94" w14:textId="77777777" w:rsidR="004D580C" w:rsidRPr="00E244B2" w:rsidRDefault="004D580C" w:rsidP="00166A8B">
            <w:pPr>
              <w:pStyle w:val="a8"/>
              <w:rPr>
                <w:color w:val="000000" w:themeColor="text1"/>
              </w:rPr>
            </w:pPr>
            <w:r w:rsidRPr="00E244B2">
              <w:rPr>
                <w:color w:val="000000" w:themeColor="text1"/>
              </w:rPr>
              <w:t>送受电协议、交易规模、通道利用水平</w:t>
            </w:r>
          </w:p>
        </w:tc>
        <w:tc>
          <w:tcPr>
            <w:tcW w:w="450" w:type="pct"/>
            <w:vAlign w:val="center"/>
          </w:tcPr>
          <w:p w14:paraId="59784A7E"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6CEBAE8" w14:textId="77777777" w:rsidR="004D580C" w:rsidRPr="00E244B2" w:rsidRDefault="004D580C" w:rsidP="00166A8B">
            <w:pPr>
              <w:pStyle w:val="a8"/>
              <w:rPr>
                <w:color w:val="000000" w:themeColor="text1"/>
              </w:rPr>
            </w:pPr>
            <w:r w:rsidRPr="00E244B2">
              <w:rPr>
                <w:rFonts w:hint="eastAsia"/>
                <w:color w:val="000000" w:themeColor="text1"/>
              </w:rPr>
              <w:t>7.5</w:t>
            </w:r>
            <w:r w:rsidRPr="00E244B2">
              <w:rPr>
                <w:color w:val="000000" w:themeColor="text1"/>
              </w:rPr>
              <w:t>×10</w:t>
            </w:r>
            <w:r w:rsidRPr="00E244B2">
              <w:rPr>
                <w:rFonts w:hint="eastAsia"/>
                <w:color w:val="000000" w:themeColor="text1"/>
                <w:vertAlign w:val="superscript"/>
              </w:rPr>
              <w:t>6</w:t>
            </w:r>
          </w:p>
        </w:tc>
      </w:tr>
      <w:tr w:rsidR="004D580C" w:rsidRPr="00E244B2" w14:paraId="59EF3D4C" w14:textId="77777777" w:rsidTr="00004CB4">
        <w:tc>
          <w:tcPr>
            <w:tcW w:w="832" w:type="pct"/>
            <w:vAlign w:val="center"/>
          </w:tcPr>
          <w:p w14:paraId="3F19F178" w14:textId="33C6ED84" w:rsidR="004D580C" w:rsidRPr="00E244B2" w:rsidRDefault="00FB1205" w:rsidP="00166A8B">
            <w:pPr>
              <w:pStyle w:val="a8"/>
              <w:rPr>
                <w:color w:val="000000" w:themeColor="text1"/>
              </w:rPr>
            </w:pPr>
            <w:r w:rsidRPr="00E244B2">
              <w:rPr>
                <w:color w:val="000000" w:themeColor="text1"/>
              </w:rPr>
              <w:lastRenderedPageBreak/>
              <w:t>省间</w:t>
            </w:r>
            <w:r w:rsidR="004D580C" w:rsidRPr="00E244B2">
              <w:rPr>
                <w:color w:val="000000" w:themeColor="text1"/>
              </w:rPr>
              <w:t>互济单位电量惩罚系数</w:t>
            </w:r>
          </w:p>
        </w:tc>
        <w:tc>
          <w:tcPr>
            <w:tcW w:w="876" w:type="pct"/>
            <w:vAlign w:val="center"/>
          </w:tcPr>
          <w:p w14:paraId="615156E4" w14:textId="77777777" w:rsidR="004D580C" w:rsidRPr="00E244B2" w:rsidRDefault="004D580C" w:rsidP="00166A8B">
            <w:pPr>
              <w:pStyle w:val="a8"/>
              <w:rPr>
                <w:color w:val="000000" w:themeColor="text1"/>
              </w:rPr>
            </w:pPr>
            <w:r w:rsidRPr="00E244B2">
              <w:rPr>
                <w:color w:val="000000" w:themeColor="text1"/>
              </w:rPr>
              <w:object w:dxaOrig="440" w:dyaOrig="397" w14:anchorId="5EDAA6BA">
                <v:shape id="_x0000_i2374" type="#_x0000_t75" style="width:20.15pt;height:20.15pt" o:ole="">
                  <v:imagedata r:id="rId2605" o:title=""/>
                </v:shape>
                <o:OLEObject Type="Embed" ProgID="Equation.DSMT4" ShapeID="_x0000_i2374" DrawAspect="Content" ObjectID="_1852642271" r:id="rId2606"/>
              </w:object>
            </w:r>
          </w:p>
        </w:tc>
        <w:tc>
          <w:tcPr>
            <w:tcW w:w="1139" w:type="pct"/>
            <w:vAlign w:val="center"/>
          </w:tcPr>
          <w:p w14:paraId="087F61EA" w14:textId="2573AB27" w:rsidR="004D580C" w:rsidRPr="00E244B2" w:rsidRDefault="004D580C" w:rsidP="00166A8B">
            <w:pPr>
              <w:pStyle w:val="a8"/>
              <w:rPr>
                <w:color w:val="000000" w:themeColor="text1"/>
              </w:rPr>
            </w:pPr>
            <w:r w:rsidRPr="00E244B2">
              <w:rPr>
                <w:color w:val="000000" w:themeColor="text1"/>
              </w:rPr>
              <w:t>省份</w:t>
            </w:r>
            <w:r w:rsidRPr="00E244B2">
              <w:rPr>
                <w:rFonts w:hint="eastAsia"/>
                <w:color w:val="000000" w:themeColor="text1"/>
              </w:rPr>
              <w:object w:dxaOrig="228" w:dyaOrig="252" w14:anchorId="053B1D24">
                <v:shape id="_x0000_i2375" type="#_x0000_t75" style="width:10.35pt;height:15.25pt" o:ole="">
                  <v:imagedata r:id="rId2561" o:title=""/>
                </v:shape>
                <o:OLEObject Type="Embed" ProgID="Equation.DSMT4" ShapeID="_x0000_i2375" DrawAspect="Content" ObjectID="_1852642272" r:id="rId2607"/>
              </w:object>
            </w:r>
            <w:r w:rsidRPr="00E244B2">
              <w:rPr>
                <w:color w:val="000000" w:themeColor="text1"/>
              </w:rPr>
              <w:t>向省份</w:t>
            </w:r>
            <w:r w:rsidRPr="00E244B2">
              <w:rPr>
                <w:rFonts w:hint="eastAsia"/>
                <w:color w:val="000000" w:themeColor="text1"/>
              </w:rPr>
              <w:object w:dxaOrig="204" w:dyaOrig="252" w14:anchorId="47D9B350">
                <v:shape id="_x0000_i2376" type="#_x0000_t75" style="width:10.35pt;height:15.25pt" o:ole="">
                  <v:imagedata r:id="rId2608" o:title=""/>
                </v:shape>
                <o:OLEObject Type="Embed" ProgID="Equation.DSMT4" ShapeID="_x0000_i2376" DrawAspect="Content" ObjectID="_1852642273" r:id="rId2609"/>
              </w:object>
            </w:r>
            <w:r w:rsidRPr="00E244B2">
              <w:rPr>
                <w:color w:val="000000" w:themeColor="text1"/>
              </w:rPr>
              <w:t>输送单位电量对应的</w:t>
            </w:r>
            <w:r w:rsidR="00FB1205" w:rsidRPr="00E244B2">
              <w:rPr>
                <w:color w:val="000000" w:themeColor="text1"/>
              </w:rPr>
              <w:t>省间</w:t>
            </w:r>
            <w:r w:rsidRPr="00E244B2">
              <w:rPr>
                <w:color w:val="000000" w:themeColor="text1"/>
              </w:rPr>
              <w:t>互济惩罚系数</w:t>
            </w:r>
          </w:p>
        </w:tc>
        <w:tc>
          <w:tcPr>
            <w:tcW w:w="441" w:type="pct"/>
            <w:vAlign w:val="center"/>
          </w:tcPr>
          <w:p w14:paraId="19DC15DE"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/MWh</w:t>
            </w:r>
          </w:p>
        </w:tc>
        <w:tc>
          <w:tcPr>
            <w:tcW w:w="589" w:type="pct"/>
            <w:vAlign w:val="center"/>
          </w:tcPr>
          <w:p w14:paraId="2B3FA08B" w14:textId="77777777" w:rsidR="004D580C" w:rsidRPr="00E244B2" w:rsidRDefault="004D580C" w:rsidP="00166A8B">
            <w:pPr>
              <w:pStyle w:val="a8"/>
              <w:rPr>
                <w:color w:val="000000" w:themeColor="text1"/>
              </w:rPr>
            </w:pPr>
            <w:r w:rsidRPr="00E244B2">
              <w:rPr>
                <w:color w:val="000000" w:themeColor="text1"/>
              </w:rPr>
              <w:t>模型经济参数</w:t>
            </w:r>
          </w:p>
        </w:tc>
        <w:tc>
          <w:tcPr>
            <w:tcW w:w="450" w:type="pct"/>
            <w:vAlign w:val="center"/>
          </w:tcPr>
          <w:p w14:paraId="42FEC57E"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2EB5A2D" w14:textId="77777777" w:rsidR="004D580C" w:rsidRPr="00E244B2" w:rsidRDefault="004D580C" w:rsidP="00166A8B">
            <w:pPr>
              <w:pStyle w:val="a8"/>
              <w:rPr>
                <w:color w:val="000000" w:themeColor="text1"/>
              </w:rPr>
            </w:pPr>
            <w:r w:rsidRPr="00E244B2">
              <w:rPr>
                <w:rFonts w:hint="eastAsia"/>
                <w:color w:val="000000" w:themeColor="text1"/>
              </w:rPr>
              <w:t>15</w:t>
            </w:r>
          </w:p>
        </w:tc>
      </w:tr>
      <w:tr w:rsidR="004D580C" w:rsidRPr="00E244B2" w14:paraId="20668763" w14:textId="77777777" w:rsidTr="00004CB4">
        <w:tc>
          <w:tcPr>
            <w:tcW w:w="832" w:type="pct"/>
            <w:vAlign w:val="center"/>
          </w:tcPr>
          <w:p w14:paraId="4A0F7B5A" w14:textId="77777777" w:rsidR="004D580C" w:rsidRPr="00E244B2" w:rsidRDefault="004D580C" w:rsidP="00166A8B">
            <w:pPr>
              <w:pStyle w:val="a8"/>
              <w:rPr>
                <w:color w:val="000000" w:themeColor="text1"/>
              </w:rPr>
            </w:pPr>
            <w:r w:rsidRPr="00E244B2">
              <w:rPr>
                <w:color w:val="000000" w:themeColor="text1"/>
              </w:rPr>
              <w:t>单个调度时段长度</w:t>
            </w:r>
          </w:p>
        </w:tc>
        <w:tc>
          <w:tcPr>
            <w:tcW w:w="876" w:type="pct"/>
            <w:vAlign w:val="center"/>
          </w:tcPr>
          <w:p w14:paraId="4EFC175E" w14:textId="77777777" w:rsidR="004D580C" w:rsidRPr="00E244B2" w:rsidRDefault="004D580C" w:rsidP="00166A8B">
            <w:pPr>
              <w:pStyle w:val="a8"/>
              <w:rPr>
                <w:color w:val="000000" w:themeColor="text1"/>
              </w:rPr>
            </w:pPr>
            <w:r w:rsidRPr="00E244B2">
              <w:rPr>
                <w:color w:val="000000" w:themeColor="text1"/>
              </w:rPr>
              <w:object w:dxaOrig="300" w:dyaOrig="277" w14:anchorId="05C0D79D">
                <v:shape id="_x0000_i2377" type="#_x0000_t75" style="width:15.25pt;height:15.25pt" o:ole="">
                  <v:imagedata r:id="rId2610" o:title=""/>
                </v:shape>
                <o:OLEObject Type="Embed" ProgID="Equation.DSMT4" ShapeID="_x0000_i2377" DrawAspect="Content" ObjectID="_1852642274" r:id="rId2611"/>
              </w:object>
            </w:r>
          </w:p>
        </w:tc>
        <w:tc>
          <w:tcPr>
            <w:tcW w:w="1139" w:type="pct"/>
            <w:vAlign w:val="center"/>
          </w:tcPr>
          <w:p w14:paraId="38194BAA"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3D787C6B" w14:textId="77777777" w:rsidR="004D580C" w:rsidRPr="00E244B2" w:rsidRDefault="004D580C" w:rsidP="00166A8B">
            <w:pPr>
              <w:pStyle w:val="a8"/>
              <w:rPr>
                <w:color w:val="000000" w:themeColor="text1"/>
              </w:rPr>
            </w:pPr>
            <w:r w:rsidRPr="00E244B2">
              <w:rPr>
                <w:rFonts w:hint="eastAsia"/>
                <w:color w:val="000000" w:themeColor="text1"/>
              </w:rPr>
              <w:t>h</w:t>
            </w:r>
          </w:p>
        </w:tc>
        <w:tc>
          <w:tcPr>
            <w:tcW w:w="589" w:type="pct"/>
            <w:vAlign w:val="center"/>
          </w:tcPr>
          <w:p w14:paraId="5249EF89"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79772C5D"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6BEDE491" w14:textId="77777777" w:rsidR="004D580C" w:rsidRPr="00E244B2" w:rsidRDefault="004D580C" w:rsidP="00166A8B">
            <w:pPr>
              <w:pStyle w:val="a8"/>
              <w:rPr>
                <w:color w:val="000000" w:themeColor="text1"/>
              </w:rPr>
            </w:pPr>
            <w:r w:rsidRPr="00E244B2">
              <w:rPr>
                <w:rFonts w:hint="eastAsia"/>
                <w:color w:val="000000" w:themeColor="text1"/>
              </w:rPr>
              <w:t>1</w:t>
            </w:r>
          </w:p>
        </w:tc>
      </w:tr>
    </w:tbl>
    <w:p w14:paraId="1864AC6C" w14:textId="77777777" w:rsidR="004D580C" w:rsidRPr="00E244B2" w:rsidRDefault="004D580C" w:rsidP="004D580C">
      <w:pPr>
        <w:ind w:firstLine="480"/>
        <w:rPr>
          <w:color w:val="000000" w:themeColor="text1"/>
        </w:rPr>
      </w:pPr>
    </w:p>
    <w:p w14:paraId="69375B56" w14:textId="77777777" w:rsidR="004D580C" w:rsidRPr="00E244B2" w:rsidRDefault="004D580C" w:rsidP="004D580C">
      <w:pPr>
        <w:ind w:firstLine="480"/>
        <w:rPr>
          <w:color w:val="000000" w:themeColor="text1"/>
        </w:rPr>
      </w:pPr>
    </w:p>
    <w:p w14:paraId="0BB7E39D"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491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26"/>
        <w:gridCol w:w="3032"/>
        <w:gridCol w:w="3210"/>
        <w:gridCol w:w="1077"/>
        <w:gridCol w:w="2223"/>
        <w:gridCol w:w="2223"/>
      </w:tblGrid>
      <w:tr w:rsidR="004D580C" w:rsidRPr="00E244B2" w14:paraId="00B87FFD" w14:textId="77777777" w:rsidTr="00004CB4">
        <w:trPr>
          <w:tblHeader/>
        </w:trPr>
        <w:tc>
          <w:tcPr>
            <w:tcW w:w="703" w:type="pct"/>
            <w:shd w:val="clear" w:color="auto" w:fill="E8EEF5"/>
            <w:tcMar>
              <w:top w:w="100" w:type="dxa"/>
              <w:left w:w="120" w:type="dxa"/>
              <w:bottom w:w="100" w:type="dxa"/>
              <w:right w:w="120" w:type="dxa"/>
            </w:tcMar>
            <w:vAlign w:val="center"/>
          </w:tcPr>
          <w:p w14:paraId="28A3AAB2" w14:textId="77777777" w:rsidR="004D580C" w:rsidRPr="00E244B2" w:rsidRDefault="004D580C" w:rsidP="00166A8B">
            <w:pPr>
              <w:pStyle w:val="a8"/>
              <w:rPr>
                <w:color w:val="000000" w:themeColor="text1"/>
              </w:rPr>
            </w:pPr>
            <w:r w:rsidRPr="00E244B2">
              <w:rPr>
                <w:color w:val="000000" w:themeColor="text1"/>
              </w:rPr>
              <w:t>名称</w:t>
            </w:r>
          </w:p>
        </w:tc>
        <w:tc>
          <w:tcPr>
            <w:tcW w:w="1106" w:type="pct"/>
            <w:shd w:val="clear" w:color="auto" w:fill="E8EEF5"/>
            <w:tcMar>
              <w:top w:w="100" w:type="dxa"/>
              <w:left w:w="120" w:type="dxa"/>
              <w:bottom w:w="100" w:type="dxa"/>
              <w:right w:w="120" w:type="dxa"/>
            </w:tcMar>
            <w:vAlign w:val="center"/>
          </w:tcPr>
          <w:p w14:paraId="29D82C08"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651DFFAD"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4AE688B5" w14:textId="77777777" w:rsidR="004D580C" w:rsidRPr="00E244B2" w:rsidRDefault="004D580C" w:rsidP="00166A8B">
            <w:pPr>
              <w:pStyle w:val="a8"/>
              <w:rPr>
                <w:color w:val="000000" w:themeColor="text1"/>
              </w:rPr>
            </w:pPr>
            <w:r w:rsidRPr="00E244B2">
              <w:rPr>
                <w:color w:val="000000" w:themeColor="text1"/>
              </w:rPr>
              <w:t>单位</w:t>
            </w:r>
          </w:p>
        </w:tc>
        <w:tc>
          <w:tcPr>
            <w:tcW w:w="812" w:type="pct"/>
            <w:shd w:val="clear" w:color="auto" w:fill="E8EEF5"/>
            <w:tcMar>
              <w:top w:w="100" w:type="dxa"/>
              <w:left w:w="120" w:type="dxa"/>
              <w:bottom w:w="100" w:type="dxa"/>
              <w:right w:w="120" w:type="dxa"/>
            </w:tcMar>
            <w:vAlign w:val="center"/>
          </w:tcPr>
          <w:p w14:paraId="09176112"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60F3B6CB"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37215C06" w14:textId="77777777" w:rsidTr="00004CB4">
        <w:tc>
          <w:tcPr>
            <w:tcW w:w="703" w:type="pct"/>
            <w:vAlign w:val="center"/>
          </w:tcPr>
          <w:p w14:paraId="4112B226" w14:textId="1623B021" w:rsidR="004D580C" w:rsidRPr="00E244B2" w:rsidRDefault="004D580C" w:rsidP="00166A8B">
            <w:pPr>
              <w:pStyle w:val="a8"/>
              <w:rPr>
                <w:color w:val="000000" w:themeColor="text1"/>
              </w:rPr>
            </w:pPr>
            <w:r w:rsidRPr="00E244B2">
              <w:rPr>
                <w:color w:val="000000" w:themeColor="text1"/>
              </w:rPr>
              <w:t>省份向邻省</w:t>
            </w:r>
            <w:r w:rsidR="00FB1205" w:rsidRPr="00E244B2">
              <w:rPr>
                <w:color w:val="000000" w:themeColor="text1"/>
              </w:rPr>
              <w:t>省间</w:t>
            </w:r>
            <w:r w:rsidRPr="00E244B2">
              <w:rPr>
                <w:color w:val="000000" w:themeColor="text1"/>
              </w:rPr>
              <w:t>送出功率</w:t>
            </w:r>
          </w:p>
        </w:tc>
        <w:tc>
          <w:tcPr>
            <w:tcW w:w="1106" w:type="pct"/>
            <w:vAlign w:val="center"/>
          </w:tcPr>
          <w:p w14:paraId="05494037" w14:textId="77777777" w:rsidR="004D580C" w:rsidRPr="00E244B2" w:rsidRDefault="004D580C" w:rsidP="00166A8B">
            <w:pPr>
              <w:pStyle w:val="a8"/>
              <w:rPr>
                <w:color w:val="000000" w:themeColor="text1"/>
              </w:rPr>
            </w:pPr>
            <w:r w:rsidRPr="00E244B2">
              <w:rPr>
                <w:color w:val="000000" w:themeColor="text1"/>
              </w:rPr>
              <w:object w:dxaOrig="737" w:dyaOrig="397" w14:anchorId="521C4374">
                <v:shape id="_x0000_i2378" type="#_x0000_t75" style="width:36.6pt;height:20.15pt" o:ole="">
                  <v:imagedata r:id="rId2612" o:title=""/>
                </v:shape>
                <o:OLEObject Type="Embed" ProgID="Equation.DSMT4" ShapeID="_x0000_i2378" DrawAspect="Content" ObjectID="_1852642275" r:id="rId2613"/>
              </w:object>
            </w:r>
          </w:p>
        </w:tc>
        <w:tc>
          <w:tcPr>
            <w:tcW w:w="1171" w:type="pct"/>
            <w:vAlign w:val="center"/>
          </w:tcPr>
          <w:p w14:paraId="663125D7" w14:textId="1CD4E70E" w:rsidR="004D580C" w:rsidRPr="00E244B2" w:rsidRDefault="004D580C" w:rsidP="00166A8B">
            <w:pPr>
              <w:pStyle w:val="a8"/>
              <w:rPr>
                <w:color w:val="000000" w:themeColor="text1"/>
              </w:rPr>
            </w:pPr>
            <w:r w:rsidRPr="00E244B2">
              <w:rPr>
                <w:color w:val="000000" w:themeColor="text1"/>
              </w:rPr>
              <w:t>时段</w:t>
            </w:r>
            <w:r w:rsidRPr="00E244B2">
              <w:rPr>
                <w:rFonts w:hint="eastAsia"/>
                <w:color w:val="000000" w:themeColor="text1"/>
                <w:position w:val="-6"/>
              </w:rPr>
              <w:object w:dxaOrig="144" w:dyaOrig="228" w14:anchorId="2154936E">
                <v:shape id="_x0000_i2379" type="#_x0000_t75" style="width:5.5pt;height:10.35pt" o:ole="">
                  <v:imagedata r:id="rId2582" o:title=""/>
                </v:shape>
                <o:OLEObject Type="Embed" ProgID="Equation.DSMT4" ShapeID="_x0000_i2379" DrawAspect="Content" ObjectID="_1852642276" r:id="rId2614"/>
              </w:object>
            </w:r>
            <w:r w:rsidRPr="00E244B2">
              <w:rPr>
                <w:color w:val="000000" w:themeColor="text1"/>
              </w:rPr>
              <w:t>省份</w:t>
            </w:r>
            <w:r w:rsidRPr="00E244B2">
              <w:rPr>
                <w:rFonts w:hint="eastAsia"/>
                <w:color w:val="000000" w:themeColor="text1"/>
              </w:rPr>
              <w:object w:dxaOrig="228" w:dyaOrig="252" w14:anchorId="44A8B814">
                <v:shape id="_x0000_i2380" type="#_x0000_t75" style="width:10.35pt;height:15.25pt" o:ole="">
                  <v:imagedata r:id="rId2561" o:title=""/>
                </v:shape>
                <o:OLEObject Type="Embed" ProgID="Equation.DSMT4" ShapeID="_x0000_i2380" DrawAspect="Content" ObjectID="_1852642277" r:id="rId2615"/>
              </w:object>
            </w:r>
            <w:r w:rsidRPr="00E244B2">
              <w:rPr>
                <w:color w:val="000000" w:themeColor="text1"/>
              </w:rPr>
              <w:t>向省份</w:t>
            </w:r>
            <w:r w:rsidRPr="00E244B2">
              <w:rPr>
                <w:rFonts w:hint="eastAsia"/>
                <w:color w:val="000000" w:themeColor="text1"/>
              </w:rPr>
              <w:object w:dxaOrig="204" w:dyaOrig="252" w14:anchorId="17AABE4B">
                <v:shape id="_x0000_i2381" type="#_x0000_t75" style="width:10.35pt;height:15.25pt" o:ole="">
                  <v:imagedata r:id="rId2616" o:title=""/>
                </v:shape>
                <o:OLEObject Type="Embed" ProgID="Equation.DSMT4" ShapeID="_x0000_i2381" DrawAspect="Content" ObjectID="_1852642278" r:id="rId2617"/>
              </w:object>
            </w:r>
            <w:r w:rsidRPr="00E244B2">
              <w:rPr>
                <w:color w:val="000000" w:themeColor="text1"/>
              </w:rPr>
              <w:t>的</w:t>
            </w:r>
            <w:r w:rsidR="00FB1205" w:rsidRPr="00E244B2">
              <w:rPr>
                <w:color w:val="000000" w:themeColor="text1"/>
              </w:rPr>
              <w:t>省间</w:t>
            </w:r>
            <w:r w:rsidRPr="00E244B2">
              <w:rPr>
                <w:color w:val="000000" w:themeColor="text1"/>
              </w:rPr>
              <w:t>送出功率</w:t>
            </w:r>
          </w:p>
        </w:tc>
        <w:tc>
          <w:tcPr>
            <w:tcW w:w="393" w:type="pct"/>
            <w:vAlign w:val="center"/>
          </w:tcPr>
          <w:p w14:paraId="06859B3A"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4EA0A5AF" w14:textId="5089B26D" w:rsidR="004D580C" w:rsidRPr="00E244B2" w:rsidRDefault="00FB1205" w:rsidP="00166A8B">
            <w:pPr>
              <w:pStyle w:val="a8"/>
              <w:rPr>
                <w:color w:val="000000" w:themeColor="text1"/>
              </w:rPr>
            </w:pPr>
            <w:r w:rsidRPr="00E244B2">
              <w:rPr>
                <w:color w:val="000000" w:themeColor="text1"/>
              </w:rPr>
              <w:t>省间</w:t>
            </w:r>
            <w:r w:rsidR="004D580C" w:rsidRPr="00E244B2">
              <w:rPr>
                <w:color w:val="000000" w:themeColor="text1"/>
              </w:rPr>
              <w:t>通道容量约束、电量统计</w:t>
            </w:r>
          </w:p>
        </w:tc>
        <w:tc>
          <w:tcPr>
            <w:tcW w:w="812" w:type="pct"/>
            <w:vAlign w:val="center"/>
          </w:tcPr>
          <w:p w14:paraId="04010B76" w14:textId="77777777" w:rsidR="004D580C" w:rsidRPr="00E244B2" w:rsidRDefault="004D580C" w:rsidP="00166A8B">
            <w:pPr>
              <w:pStyle w:val="a8"/>
              <w:rPr>
                <w:color w:val="000000" w:themeColor="text1"/>
              </w:rPr>
            </w:pPr>
            <w:r w:rsidRPr="00E244B2">
              <w:rPr>
                <w:color w:val="000000" w:themeColor="text1"/>
              </w:rPr>
              <w:t>[1200,1500,800]</w:t>
            </w:r>
          </w:p>
        </w:tc>
      </w:tr>
      <w:tr w:rsidR="004D580C" w:rsidRPr="00E244B2" w14:paraId="1F5E5C16" w14:textId="77777777" w:rsidTr="00004CB4">
        <w:tc>
          <w:tcPr>
            <w:tcW w:w="703" w:type="pct"/>
            <w:vAlign w:val="center"/>
          </w:tcPr>
          <w:p w14:paraId="15D427D3" w14:textId="7E0A1A68" w:rsidR="004D580C" w:rsidRPr="00E244B2" w:rsidRDefault="004D580C" w:rsidP="00166A8B">
            <w:pPr>
              <w:pStyle w:val="a8"/>
              <w:rPr>
                <w:color w:val="000000" w:themeColor="text1"/>
              </w:rPr>
            </w:pPr>
            <w:r w:rsidRPr="00E244B2">
              <w:rPr>
                <w:color w:val="000000" w:themeColor="text1"/>
              </w:rPr>
              <w:t>省份从邻省</w:t>
            </w:r>
            <w:r w:rsidR="00FB1205" w:rsidRPr="00E244B2">
              <w:rPr>
                <w:color w:val="000000" w:themeColor="text1"/>
              </w:rPr>
              <w:t>省间</w:t>
            </w:r>
            <w:r w:rsidRPr="00E244B2">
              <w:rPr>
                <w:color w:val="000000" w:themeColor="text1"/>
              </w:rPr>
              <w:t>受入功率</w:t>
            </w:r>
          </w:p>
        </w:tc>
        <w:tc>
          <w:tcPr>
            <w:tcW w:w="1106" w:type="pct"/>
            <w:vAlign w:val="center"/>
          </w:tcPr>
          <w:p w14:paraId="070894BC" w14:textId="77777777" w:rsidR="004D580C" w:rsidRPr="00E244B2" w:rsidRDefault="004D580C" w:rsidP="00166A8B">
            <w:pPr>
              <w:pStyle w:val="a8"/>
              <w:rPr>
                <w:color w:val="000000" w:themeColor="text1"/>
              </w:rPr>
            </w:pPr>
            <w:r w:rsidRPr="00E244B2">
              <w:rPr>
                <w:color w:val="000000" w:themeColor="text1"/>
              </w:rPr>
              <w:object w:dxaOrig="657" w:dyaOrig="397" w14:anchorId="0C5313B9">
                <v:shape id="_x0000_i2382" type="#_x0000_t75" style="width:31.1pt;height:20.15pt" o:ole="">
                  <v:imagedata r:id="rId2618" o:title=""/>
                </v:shape>
                <o:OLEObject Type="Embed" ProgID="Equation.DSMT4" ShapeID="_x0000_i2382" DrawAspect="Content" ObjectID="_1852642279" r:id="rId2619"/>
              </w:object>
            </w:r>
          </w:p>
        </w:tc>
        <w:tc>
          <w:tcPr>
            <w:tcW w:w="1171" w:type="pct"/>
            <w:vAlign w:val="center"/>
          </w:tcPr>
          <w:p w14:paraId="6F3EA3EB" w14:textId="0171BBB7" w:rsidR="004D580C" w:rsidRPr="00E244B2" w:rsidRDefault="004D580C" w:rsidP="00166A8B">
            <w:pPr>
              <w:pStyle w:val="a8"/>
              <w:rPr>
                <w:color w:val="000000" w:themeColor="text1"/>
              </w:rPr>
            </w:pPr>
            <w:r w:rsidRPr="00E244B2">
              <w:rPr>
                <w:color w:val="000000" w:themeColor="text1"/>
              </w:rPr>
              <w:t>时段</w:t>
            </w:r>
            <w:r w:rsidRPr="00E244B2">
              <w:rPr>
                <w:rFonts w:hint="eastAsia"/>
                <w:color w:val="000000" w:themeColor="text1"/>
                <w:position w:val="-6"/>
              </w:rPr>
              <w:object w:dxaOrig="144" w:dyaOrig="228" w14:anchorId="6A2856D4">
                <v:shape id="_x0000_i2383" type="#_x0000_t75" style="width:5.5pt;height:10.35pt" o:ole="">
                  <v:imagedata r:id="rId2582" o:title=""/>
                </v:shape>
                <o:OLEObject Type="Embed" ProgID="Equation.DSMT4" ShapeID="_x0000_i2383" DrawAspect="Content" ObjectID="_1852642280" r:id="rId2620"/>
              </w:object>
            </w:r>
            <w:r w:rsidRPr="00E244B2">
              <w:rPr>
                <w:color w:val="000000" w:themeColor="text1"/>
              </w:rPr>
              <w:t>省份</w:t>
            </w:r>
            <w:r w:rsidRPr="00E244B2">
              <w:rPr>
                <w:rFonts w:hint="eastAsia"/>
                <w:color w:val="000000" w:themeColor="text1"/>
              </w:rPr>
              <w:object w:dxaOrig="228" w:dyaOrig="252" w14:anchorId="2897ECD1">
                <v:shape id="_x0000_i2384" type="#_x0000_t75" style="width:10.35pt;height:15.25pt" o:ole="">
                  <v:imagedata r:id="rId2598" o:title=""/>
                </v:shape>
                <o:OLEObject Type="Embed" ProgID="Equation.DSMT4" ShapeID="_x0000_i2384" DrawAspect="Content" ObjectID="_1852642281" r:id="rId2621"/>
              </w:object>
            </w:r>
            <w:r w:rsidRPr="00E244B2">
              <w:rPr>
                <w:color w:val="000000" w:themeColor="text1"/>
              </w:rPr>
              <w:t>从省份</w:t>
            </w:r>
            <w:r w:rsidRPr="00E244B2">
              <w:rPr>
                <w:rFonts w:hint="eastAsia"/>
                <w:color w:val="000000" w:themeColor="text1"/>
              </w:rPr>
              <w:object w:dxaOrig="204" w:dyaOrig="252" w14:anchorId="6764D3AF">
                <v:shape id="_x0000_i2385" type="#_x0000_t75" style="width:10.35pt;height:15.25pt" o:ole="">
                  <v:imagedata r:id="rId2594" o:title=""/>
                </v:shape>
                <o:OLEObject Type="Embed" ProgID="Equation.DSMT4" ShapeID="_x0000_i2385" DrawAspect="Content" ObjectID="_1852642282" r:id="rId2622"/>
              </w:object>
            </w:r>
            <w:r w:rsidRPr="00E244B2">
              <w:rPr>
                <w:color w:val="000000" w:themeColor="text1"/>
              </w:rPr>
              <w:t>的</w:t>
            </w:r>
            <w:r w:rsidR="00FB1205" w:rsidRPr="00E244B2">
              <w:rPr>
                <w:color w:val="000000" w:themeColor="text1"/>
              </w:rPr>
              <w:t>省间</w:t>
            </w:r>
            <w:r w:rsidRPr="00E244B2">
              <w:rPr>
                <w:color w:val="000000" w:themeColor="text1"/>
              </w:rPr>
              <w:t>受入功率</w:t>
            </w:r>
          </w:p>
        </w:tc>
        <w:tc>
          <w:tcPr>
            <w:tcW w:w="393" w:type="pct"/>
            <w:vAlign w:val="center"/>
          </w:tcPr>
          <w:p w14:paraId="51237458"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5833251D" w14:textId="0B66426E" w:rsidR="004D580C" w:rsidRPr="00E244B2" w:rsidRDefault="00FB1205" w:rsidP="00166A8B">
            <w:pPr>
              <w:pStyle w:val="a8"/>
              <w:rPr>
                <w:color w:val="000000" w:themeColor="text1"/>
              </w:rPr>
            </w:pPr>
            <w:r w:rsidRPr="00E244B2">
              <w:rPr>
                <w:color w:val="000000" w:themeColor="text1"/>
              </w:rPr>
              <w:t>省间</w:t>
            </w:r>
            <w:r w:rsidR="004D580C" w:rsidRPr="00E244B2">
              <w:rPr>
                <w:color w:val="000000" w:themeColor="text1"/>
              </w:rPr>
              <w:t>通道容量约束、电量统计</w:t>
            </w:r>
          </w:p>
        </w:tc>
        <w:tc>
          <w:tcPr>
            <w:tcW w:w="812" w:type="pct"/>
            <w:vAlign w:val="center"/>
          </w:tcPr>
          <w:p w14:paraId="3D23BEE0" w14:textId="77777777" w:rsidR="004D580C" w:rsidRPr="00E244B2" w:rsidRDefault="004D580C" w:rsidP="00166A8B">
            <w:pPr>
              <w:pStyle w:val="a8"/>
              <w:rPr>
                <w:color w:val="000000" w:themeColor="text1"/>
              </w:rPr>
            </w:pPr>
            <w:r w:rsidRPr="00E244B2">
              <w:rPr>
                <w:color w:val="000000" w:themeColor="text1"/>
              </w:rPr>
              <w:t>[1000,700,1300]</w:t>
            </w:r>
          </w:p>
        </w:tc>
      </w:tr>
      <w:tr w:rsidR="004D580C" w:rsidRPr="00E244B2" w14:paraId="415F2200" w14:textId="77777777" w:rsidTr="00004CB4">
        <w:tc>
          <w:tcPr>
            <w:tcW w:w="703" w:type="pct"/>
            <w:vAlign w:val="center"/>
          </w:tcPr>
          <w:p w14:paraId="01FF8120" w14:textId="7C06FDA8" w:rsidR="004D580C" w:rsidRPr="00E244B2" w:rsidRDefault="004D580C" w:rsidP="00166A8B">
            <w:pPr>
              <w:pStyle w:val="a8"/>
              <w:rPr>
                <w:color w:val="000000" w:themeColor="text1"/>
              </w:rPr>
            </w:pPr>
            <w:r w:rsidRPr="00E244B2">
              <w:rPr>
                <w:color w:val="000000" w:themeColor="text1"/>
              </w:rPr>
              <w:t>省份</w:t>
            </w:r>
            <w:r w:rsidR="00FB1205" w:rsidRPr="00E244B2">
              <w:rPr>
                <w:color w:val="000000" w:themeColor="text1"/>
              </w:rPr>
              <w:t>省间</w:t>
            </w:r>
            <w:r w:rsidRPr="00E244B2">
              <w:rPr>
                <w:color w:val="000000" w:themeColor="text1"/>
              </w:rPr>
              <w:t>总送出功率</w:t>
            </w:r>
          </w:p>
        </w:tc>
        <w:tc>
          <w:tcPr>
            <w:tcW w:w="1106" w:type="pct"/>
            <w:vAlign w:val="center"/>
          </w:tcPr>
          <w:p w14:paraId="420966E4" w14:textId="77777777" w:rsidR="004D580C" w:rsidRPr="00E244B2" w:rsidRDefault="004D580C" w:rsidP="00166A8B">
            <w:pPr>
              <w:pStyle w:val="a8"/>
              <w:rPr>
                <w:color w:val="000000" w:themeColor="text1"/>
              </w:rPr>
            </w:pPr>
            <w:r w:rsidRPr="00E244B2">
              <w:rPr>
                <w:color w:val="000000" w:themeColor="text1"/>
              </w:rPr>
              <w:object w:dxaOrig="740" w:dyaOrig="397" w14:anchorId="2219BE89">
                <v:shape id="_x0000_i2386" type="#_x0000_t75" style="width:36.6pt;height:20.15pt" o:ole="">
                  <v:imagedata r:id="rId2623" o:title=""/>
                </v:shape>
                <o:OLEObject Type="Embed" ProgID="Equation.DSMT4" ShapeID="_x0000_i2386" DrawAspect="Content" ObjectID="_1852642283" r:id="rId2624"/>
              </w:object>
            </w:r>
          </w:p>
        </w:tc>
        <w:tc>
          <w:tcPr>
            <w:tcW w:w="1171" w:type="pct"/>
            <w:vAlign w:val="center"/>
          </w:tcPr>
          <w:p w14:paraId="7DBD107E"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省份</w:t>
            </w:r>
            <w:r w:rsidRPr="00E244B2">
              <w:rPr>
                <w:color w:val="000000" w:themeColor="text1"/>
              </w:rPr>
              <w:t>p</w:t>
            </w:r>
            <w:r w:rsidRPr="00E244B2">
              <w:rPr>
                <w:color w:val="000000" w:themeColor="text1"/>
              </w:rPr>
              <w:t>向区域内其他省份送出的总功率</w:t>
            </w:r>
          </w:p>
        </w:tc>
        <w:tc>
          <w:tcPr>
            <w:tcW w:w="393" w:type="pct"/>
            <w:vAlign w:val="center"/>
          </w:tcPr>
          <w:p w14:paraId="592EB68C"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701DED9A" w14:textId="6F91916C" w:rsidR="004D580C" w:rsidRPr="00E244B2" w:rsidRDefault="004D580C" w:rsidP="00166A8B">
            <w:pPr>
              <w:pStyle w:val="a8"/>
              <w:rPr>
                <w:color w:val="000000" w:themeColor="text1"/>
              </w:rPr>
            </w:pPr>
            <w:r w:rsidRPr="00E244B2">
              <w:rPr>
                <w:color w:val="000000" w:themeColor="text1"/>
              </w:rPr>
              <w:t>计算省份</w:t>
            </w:r>
            <w:r w:rsidR="00FB1205" w:rsidRPr="00E244B2">
              <w:rPr>
                <w:color w:val="000000" w:themeColor="text1"/>
              </w:rPr>
              <w:t>省间</w:t>
            </w:r>
            <w:r w:rsidRPr="00E244B2">
              <w:rPr>
                <w:color w:val="000000" w:themeColor="text1"/>
              </w:rPr>
              <w:t>净受入功率</w:t>
            </w:r>
          </w:p>
        </w:tc>
        <w:tc>
          <w:tcPr>
            <w:tcW w:w="812" w:type="pct"/>
            <w:vAlign w:val="center"/>
          </w:tcPr>
          <w:p w14:paraId="4731177E" w14:textId="77777777" w:rsidR="004D580C" w:rsidRPr="00E244B2" w:rsidRDefault="004D580C" w:rsidP="00166A8B">
            <w:pPr>
              <w:pStyle w:val="a8"/>
              <w:rPr>
                <w:color w:val="000000" w:themeColor="text1"/>
              </w:rPr>
            </w:pPr>
            <w:r w:rsidRPr="00E244B2">
              <w:rPr>
                <w:color w:val="000000" w:themeColor="text1"/>
              </w:rPr>
              <w:t>[1600,1800,900]</w:t>
            </w:r>
          </w:p>
        </w:tc>
      </w:tr>
      <w:tr w:rsidR="004D580C" w:rsidRPr="00E244B2" w14:paraId="1A26FEF8" w14:textId="77777777" w:rsidTr="00004CB4">
        <w:tc>
          <w:tcPr>
            <w:tcW w:w="703" w:type="pct"/>
            <w:vAlign w:val="center"/>
          </w:tcPr>
          <w:p w14:paraId="79A8430C" w14:textId="068B8E95" w:rsidR="004D580C" w:rsidRPr="00E244B2" w:rsidRDefault="004D580C" w:rsidP="00166A8B">
            <w:pPr>
              <w:pStyle w:val="a8"/>
              <w:rPr>
                <w:color w:val="000000" w:themeColor="text1"/>
              </w:rPr>
            </w:pPr>
            <w:r w:rsidRPr="00E244B2">
              <w:rPr>
                <w:color w:val="000000" w:themeColor="text1"/>
              </w:rPr>
              <w:t>省份</w:t>
            </w:r>
            <w:r w:rsidR="00FB1205" w:rsidRPr="00E244B2">
              <w:rPr>
                <w:color w:val="000000" w:themeColor="text1"/>
              </w:rPr>
              <w:t>省间</w:t>
            </w:r>
            <w:r w:rsidRPr="00E244B2">
              <w:rPr>
                <w:color w:val="000000" w:themeColor="text1"/>
              </w:rPr>
              <w:t>总受入功率</w:t>
            </w:r>
          </w:p>
        </w:tc>
        <w:tc>
          <w:tcPr>
            <w:tcW w:w="1106" w:type="pct"/>
            <w:vAlign w:val="center"/>
          </w:tcPr>
          <w:p w14:paraId="47211686" w14:textId="77777777" w:rsidR="004D580C" w:rsidRPr="00E244B2" w:rsidRDefault="004D580C" w:rsidP="00166A8B">
            <w:pPr>
              <w:pStyle w:val="a8"/>
              <w:rPr>
                <w:color w:val="000000" w:themeColor="text1"/>
              </w:rPr>
            </w:pPr>
            <w:r w:rsidRPr="00E244B2">
              <w:rPr>
                <w:color w:val="000000" w:themeColor="text1"/>
              </w:rPr>
              <w:object w:dxaOrig="657" w:dyaOrig="397" w14:anchorId="50AF5F11">
                <v:shape id="_x0000_i2387" type="#_x0000_t75" style="width:31.1pt;height:20.15pt" o:ole="">
                  <v:imagedata r:id="rId2625" o:title=""/>
                </v:shape>
                <o:OLEObject Type="Embed" ProgID="Equation.DSMT4" ShapeID="_x0000_i2387" DrawAspect="Content" ObjectID="_1852642284" r:id="rId2626"/>
              </w:object>
            </w:r>
          </w:p>
        </w:tc>
        <w:tc>
          <w:tcPr>
            <w:tcW w:w="1171" w:type="pct"/>
            <w:vAlign w:val="center"/>
          </w:tcPr>
          <w:p w14:paraId="5B69F390"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省份</w:t>
            </w:r>
            <w:r w:rsidRPr="00E244B2">
              <w:rPr>
                <w:color w:val="000000" w:themeColor="text1"/>
              </w:rPr>
              <w:t>p</w:t>
            </w:r>
            <w:r w:rsidRPr="00E244B2">
              <w:rPr>
                <w:color w:val="000000" w:themeColor="text1"/>
              </w:rPr>
              <w:t>从区域内其他省份受入的总功率</w:t>
            </w:r>
          </w:p>
        </w:tc>
        <w:tc>
          <w:tcPr>
            <w:tcW w:w="393" w:type="pct"/>
            <w:vAlign w:val="center"/>
          </w:tcPr>
          <w:p w14:paraId="0AB1AFD6"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5DB35405" w14:textId="49979ABA" w:rsidR="004D580C" w:rsidRPr="00E244B2" w:rsidRDefault="004D580C" w:rsidP="00166A8B">
            <w:pPr>
              <w:pStyle w:val="a8"/>
              <w:rPr>
                <w:color w:val="000000" w:themeColor="text1"/>
              </w:rPr>
            </w:pPr>
            <w:r w:rsidRPr="00E244B2">
              <w:rPr>
                <w:color w:val="000000" w:themeColor="text1"/>
              </w:rPr>
              <w:t>计算省份</w:t>
            </w:r>
            <w:r w:rsidR="00FB1205" w:rsidRPr="00E244B2">
              <w:rPr>
                <w:color w:val="000000" w:themeColor="text1"/>
              </w:rPr>
              <w:t>省间</w:t>
            </w:r>
            <w:r w:rsidRPr="00E244B2">
              <w:rPr>
                <w:color w:val="000000" w:themeColor="text1"/>
              </w:rPr>
              <w:t>净受入功率</w:t>
            </w:r>
          </w:p>
        </w:tc>
        <w:tc>
          <w:tcPr>
            <w:tcW w:w="812" w:type="pct"/>
            <w:vAlign w:val="center"/>
          </w:tcPr>
          <w:p w14:paraId="43AB3542" w14:textId="77777777" w:rsidR="004D580C" w:rsidRPr="00E244B2" w:rsidRDefault="004D580C" w:rsidP="00166A8B">
            <w:pPr>
              <w:pStyle w:val="a8"/>
              <w:rPr>
                <w:color w:val="000000" w:themeColor="text1"/>
              </w:rPr>
            </w:pPr>
            <w:r w:rsidRPr="00E244B2">
              <w:rPr>
                <w:color w:val="000000" w:themeColor="text1"/>
              </w:rPr>
              <w:t>[1400,950,1700]</w:t>
            </w:r>
          </w:p>
        </w:tc>
      </w:tr>
      <w:tr w:rsidR="004D580C" w:rsidRPr="00E244B2" w14:paraId="7F64ED65" w14:textId="77777777" w:rsidTr="00004CB4">
        <w:tc>
          <w:tcPr>
            <w:tcW w:w="703" w:type="pct"/>
            <w:vAlign w:val="center"/>
          </w:tcPr>
          <w:p w14:paraId="65102956" w14:textId="202300CB" w:rsidR="004D580C" w:rsidRPr="00E244B2" w:rsidRDefault="004D580C" w:rsidP="00166A8B">
            <w:pPr>
              <w:pStyle w:val="a8"/>
              <w:rPr>
                <w:color w:val="000000" w:themeColor="text1"/>
              </w:rPr>
            </w:pPr>
            <w:r w:rsidRPr="00E244B2">
              <w:rPr>
                <w:color w:val="000000" w:themeColor="text1"/>
              </w:rPr>
              <w:t>省份</w:t>
            </w:r>
            <w:r w:rsidR="00FB1205" w:rsidRPr="00E244B2">
              <w:rPr>
                <w:color w:val="000000" w:themeColor="text1"/>
              </w:rPr>
              <w:t>省间</w:t>
            </w:r>
            <w:r w:rsidRPr="00E244B2">
              <w:rPr>
                <w:color w:val="000000" w:themeColor="text1"/>
              </w:rPr>
              <w:t>净受入功率</w:t>
            </w:r>
          </w:p>
        </w:tc>
        <w:tc>
          <w:tcPr>
            <w:tcW w:w="1106" w:type="pct"/>
            <w:vAlign w:val="center"/>
          </w:tcPr>
          <w:p w14:paraId="380EBFC1" w14:textId="77777777" w:rsidR="004D580C" w:rsidRPr="00E244B2" w:rsidRDefault="004D580C" w:rsidP="00166A8B">
            <w:pPr>
              <w:pStyle w:val="a8"/>
              <w:rPr>
                <w:color w:val="000000" w:themeColor="text1"/>
              </w:rPr>
            </w:pPr>
            <w:r w:rsidRPr="00E244B2">
              <w:rPr>
                <w:color w:val="000000" w:themeColor="text1"/>
              </w:rPr>
              <w:object w:dxaOrig="717" w:dyaOrig="397" w14:anchorId="72DEEC16">
                <v:shape id="_x0000_i2388" type="#_x0000_t75" style="width:35.4pt;height:20.15pt" o:ole="">
                  <v:imagedata r:id="rId2627" o:title=""/>
                </v:shape>
                <o:OLEObject Type="Embed" ProgID="Equation.DSMT4" ShapeID="_x0000_i2388" DrawAspect="Content" ObjectID="_1852642285" r:id="rId2628"/>
              </w:object>
            </w:r>
          </w:p>
        </w:tc>
        <w:tc>
          <w:tcPr>
            <w:tcW w:w="1171" w:type="pct"/>
            <w:vAlign w:val="center"/>
          </w:tcPr>
          <w:p w14:paraId="28DF1E17" w14:textId="72D1BF81"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省份</w:t>
            </w:r>
            <w:r w:rsidRPr="00E244B2">
              <w:rPr>
                <w:color w:val="000000" w:themeColor="text1"/>
              </w:rPr>
              <w:t>p</w:t>
            </w:r>
            <w:r w:rsidR="00FB1205" w:rsidRPr="00E244B2">
              <w:rPr>
                <w:color w:val="000000" w:themeColor="text1"/>
              </w:rPr>
              <w:t>省间</w:t>
            </w:r>
            <w:r w:rsidRPr="00E244B2">
              <w:rPr>
                <w:color w:val="000000" w:themeColor="text1"/>
              </w:rPr>
              <w:t>净受入功率；大于</w:t>
            </w:r>
            <w:r w:rsidRPr="00E244B2">
              <w:rPr>
                <w:color w:val="000000" w:themeColor="text1"/>
              </w:rPr>
              <w:t>0</w:t>
            </w:r>
            <w:r w:rsidRPr="00E244B2">
              <w:rPr>
                <w:color w:val="000000" w:themeColor="text1"/>
              </w:rPr>
              <w:t>净受入，小于</w:t>
            </w:r>
            <w:r w:rsidRPr="00E244B2">
              <w:rPr>
                <w:color w:val="000000" w:themeColor="text1"/>
              </w:rPr>
              <w:t>0</w:t>
            </w:r>
            <w:r w:rsidRPr="00E244B2">
              <w:rPr>
                <w:color w:val="000000" w:themeColor="text1"/>
              </w:rPr>
              <w:t>净送出</w:t>
            </w:r>
          </w:p>
        </w:tc>
        <w:tc>
          <w:tcPr>
            <w:tcW w:w="393" w:type="pct"/>
            <w:vAlign w:val="center"/>
          </w:tcPr>
          <w:p w14:paraId="12921D11"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0A71DE4F" w14:textId="77777777" w:rsidR="004D580C" w:rsidRPr="00E244B2" w:rsidRDefault="004D580C" w:rsidP="00166A8B">
            <w:pPr>
              <w:pStyle w:val="a8"/>
              <w:rPr>
                <w:color w:val="000000" w:themeColor="text1"/>
              </w:rPr>
            </w:pPr>
            <w:r w:rsidRPr="00E244B2">
              <w:rPr>
                <w:color w:val="000000" w:themeColor="text1"/>
              </w:rPr>
              <w:t>参与省级电力供需平衡计算</w:t>
            </w:r>
          </w:p>
        </w:tc>
        <w:tc>
          <w:tcPr>
            <w:tcW w:w="812" w:type="pct"/>
            <w:vAlign w:val="center"/>
          </w:tcPr>
          <w:p w14:paraId="4D6A3AF7" w14:textId="77777777" w:rsidR="004D580C" w:rsidRPr="00E244B2" w:rsidRDefault="004D580C" w:rsidP="00166A8B">
            <w:pPr>
              <w:pStyle w:val="a8"/>
              <w:rPr>
                <w:color w:val="000000" w:themeColor="text1"/>
              </w:rPr>
            </w:pPr>
            <w:r w:rsidRPr="00E244B2">
              <w:rPr>
                <w:color w:val="000000" w:themeColor="text1"/>
              </w:rPr>
              <w:t>[-200,-850,800]</w:t>
            </w:r>
          </w:p>
        </w:tc>
      </w:tr>
      <w:tr w:rsidR="004D580C" w:rsidRPr="00E244B2" w14:paraId="65C58E84" w14:textId="77777777" w:rsidTr="00004CB4">
        <w:tc>
          <w:tcPr>
            <w:tcW w:w="703" w:type="pct"/>
            <w:vAlign w:val="center"/>
          </w:tcPr>
          <w:p w14:paraId="5DF42976" w14:textId="44ADEF75" w:rsidR="004D580C" w:rsidRPr="00E244B2" w:rsidRDefault="004D580C" w:rsidP="00166A8B">
            <w:pPr>
              <w:pStyle w:val="a8"/>
              <w:rPr>
                <w:color w:val="000000" w:themeColor="text1"/>
              </w:rPr>
            </w:pPr>
            <w:r w:rsidRPr="00E244B2">
              <w:rPr>
                <w:color w:val="000000" w:themeColor="text1"/>
              </w:rPr>
              <w:lastRenderedPageBreak/>
              <w:t>省份</w:t>
            </w:r>
            <w:r w:rsidR="00FB1205" w:rsidRPr="00E244B2">
              <w:rPr>
                <w:color w:val="000000" w:themeColor="text1"/>
              </w:rPr>
              <w:t>省间</w:t>
            </w:r>
            <w:r w:rsidRPr="00E244B2">
              <w:rPr>
                <w:color w:val="000000" w:themeColor="text1"/>
              </w:rPr>
              <w:t>总受入电量</w:t>
            </w:r>
          </w:p>
        </w:tc>
        <w:tc>
          <w:tcPr>
            <w:tcW w:w="1106" w:type="pct"/>
            <w:vAlign w:val="center"/>
          </w:tcPr>
          <w:p w14:paraId="7AE771C0" w14:textId="77777777" w:rsidR="004D580C" w:rsidRPr="00E244B2" w:rsidRDefault="004D580C" w:rsidP="00166A8B">
            <w:pPr>
              <w:pStyle w:val="a8"/>
              <w:rPr>
                <w:color w:val="000000" w:themeColor="text1"/>
              </w:rPr>
            </w:pPr>
            <w:r w:rsidRPr="00E244B2">
              <w:rPr>
                <w:color w:val="000000" w:themeColor="text1"/>
              </w:rPr>
              <w:object w:dxaOrig="680" w:dyaOrig="397" w14:anchorId="6D13EAD2">
                <v:shape id="_x0000_i2389" type="#_x0000_t75" alt="" style="width:36.6pt;height:20.15pt" o:ole="">
                  <v:imagedata r:id="rId2629" o:title=""/>
                </v:shape>
                <o:OLEObject Type="Embed" ProgID="Equation.DSMT4" ShapeID="_x0000_i2389" DrawAspect="Content" ObjectID="_1852642286" r:id="rId2630"/>
              </w:object>
            </w:r>
          </w:p>
        </w:tc>
        <w:tc>
          <w:tcPr>
            <w:tcW w:w="1171" w:type="pct"/>
            <w:vAlign w:val="center"/>
          </w:tcPr>
          <w:p w14:paraId="1C03C372"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t>p</w:t>
            </w:r>
            <w:r w:rsidRPr="00E244B2">
              <w:rPr>
                <w:color w:val="000000" w:themeColor="text1"/>
              </w:rPr>
              <w:t>整个调度周期内从区域内其他省份受入的总电量</w:t>
            </w:r>
          </w:p>
        </w:tc>
        <w:tc>
          <w:tcPr>
            <w:tcW w:w="393" w:type="pct"/>
            <w:vAlign w:val="center"/>
          </w:tcPr>
          <w:p w14:paraId="576DA715" w14:textId="77777777" w:rsidR="004D580C" w:rsidRPr="00E244B2" w:rsidRDefault="004D580C" w:rsidP="00166A8B">
            <w:pPr>
              <w:pStyle w:val="a8"/>
              <w:rPr>
                <w:color w:val="000000" w:themeColor="text1"/>
              </w:rPr>
            </w:pPr>
            <w:r w:rsidRPr="00E244B2">
              <w:rPr>
                <w:color w:val="000000" w:themeColor="text1"/>
              </w:rPr>
              <w:t>MWh</w:t>
            </w:r>
          </w:p>
        </w:tc>
        <w:tc>
          <w:tcPr>
            <w:tcW w:w="812" w:type="pct"/>
            <w:vAlign w:val="center"/>
          </w:tcPr>
          <w:p w14:paraId="24AFB316" w14:textId="77777777" w:rsidR="004D580C" w:rsidRPr="00E244B2" w:rsidRDefault="004D580C" w:rsidP="00166A8B">
            <w:pPr>
              <w:pStyle w:val="a8"/>
              <w:rPr>
                <w:color w:val="000000" w:themeColor="text1"/>
              </w:rPr>
            </w:pPr>
            <w:r w:rsidRPr="00E244B2">
              <w:rPr>
                <w:color w:val="000000" w:themeColor="text1"/>
              </w:rPr>
              <w:t>周期互济电量约束校验</w:t>
            </w:r>
          </w:p>
        </w:tc>
        <w:tc>
          <w:tcPr>
            <w:tcW w:w="812" w:type="pct"/>
            <w:vAlign w:val="center"/>
          </w:tcPr>
          <w:p w14:paraId="03762066" w14:textId="77777777" w:rsidR="004D580C" w:rsidRPr="00E244B2" w:rsidRDefault="004D580C" w:rsidP="00166A8B">
            <w:pPr>
              <w:pStyle w:val="a8"/>
              <w:rPr>
                <w:color w:val="000000" w:themeColor="text1"/>
              </w:rPr>
            </w:pPr>
            <w:r w:rsidRPr="00E244B2">
              <w:rPr>
                <w:rFonts w:hint="eastAsia"/>
                <w:color w:val="000000" w:themeColor="text1"/>
              </w:rPr>
              <w:t>6.2</w:t>
            </w:r>
            <w:r w:rsidRPr="00E244B2">
              <w:rPr>
                <w:color w:val="000000" w:themeColor="text1"/>
              </w:rPr>
              <w:t>×10</w:t>
            </w:r>
            <w:r w:rsidRPr="00E244B2">
              <w:rPr>
                <w:rFonts w:hint="eastAsia"/>
                <w:color w:val="000000" w:themeColor="text1"/>
                <w:vertAlign w:val="superscript"/>
              </w:rPr>
              <w:t>6</w:t>
            </w:r>
          </w:p>
        </w:tc>
      </w:tr>
      <w:tr w:rsidR="004D580C" w:rsidRPr="00E244B2" w14:paraId="66038BCF" w14:textId="77777777" w:rsidTr="00004CB4">
        <w:tc>
          <w:tcPr>
            <w:tcW w:w="703" w:type="pct"/>
            <w:vAlign w:val="center"/>
          </w:tcPr>
          <w:p w14:paraId="66F95743" w14:textId="1D8E0FD6" w:rsidR="004D580C" w:rsidRPr="00E244B2" w:rsidRDefault="004D580C" w:rsidP="00166A8B">
            <w:pPr>
              <w:pStyle w:val="a8"/>
              <w:rPr>
                <w:color w:val="000000" w:themeColor="text1"/>
              </w:rPr>
            </w:pPr>
            <w:r w:rsidRPr="00E244B2">
              <w:rPr>
                <w:color w:val="000000" w:themeColor="text1"/>
              </w:rPr>
              <w:t>省份</w:t>
            </w:r>
            <w:r w:rsidR="00FB1205" w:rsidRPr="00E244B2">
              <w:rPr>
                <w:color w:val="000000" w:themeColor="text1"/>
              </w:rPr>
              <w:t>省间</w:t>
            </w:r>
            <w:r w:rsidRPr="00E244B2">
              <w:rPr>
                <w:color w:val="000000" w:themeColor="text1"/>
              </w:rPr>
              <w:t>总送出电量</w:t>
            </w:r>
          </w:p>
        </w:tc>
        <w:tc>
          <w:tcPr>
            <w:tcW w:w="1106" w:type="pct"/>
            <w:vAlign w:val="center"/>
          </w:tcPr>
          <w:p w14:paraId="0695821B" w14:textId="77777777" w:rsidR="004D580C" w:rsidRPr="00E244B2" w:rsidRDefault="004D580C" w:rsidP="00166A8B">
            <w:pPr>
              <w:pStyle w:val="a8"/>
              <w:rPr>
                <w:color w:val="000000" w:themeColor="text1"/>
              </w:rPr>
            </w:pPr>
            <w:r w:rsidRPr="00E244B2">
              <w:rPr>
                <w:color w:val="000000" w:themeColor="text1"/>
              </w:rPr>
              <w:object w:dxaOrig="735" w:dyaOrig="397" w14:anchorId="30246A9C">
                <v:shape id="_x0000_i2390" type="#_x0000_t75" alt="" style="width:36.6pt;height:20.15pt" o:ole="">
                  <v:imagedata r:id="rId2631" o:title=""/>
                </v:shape>
                <o:OLEObject Type="Embed" ProgID="Equation.DSMT4" ShapeID="_x0000_i2390" DrawAspect="Content" ObjectID="_1852642287" r:id="rId2632"/>
              </w:object>
            </w:r>
          </w:p>
        </w:tc>
        <w:tc>
          <w:tcPr>
            <w:tcW w:w="1171" w:type="pct"/>
            <w:vAlign w:val="center"/>
          </w:tcPr>
          <w:p w14:paraId="30ACF457"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t>p</w:t>
            </w:r>
            <w:r w:rsidRPr="00E244B2">
              <w:rPr>
                <w:color w:val="000000" w:themeColor="text1"/>
              </w:rPr>
              <w:t>整个调度周期内向区域内其他省份送出的总电量</w:t>
            </w:r>
          </w:p>
        </w:tc>
        <w:tc>
          <w:tcPr>
            <w:tcW w:w="393" w:type="pct"/>
            <w:vAlign w:val="center"/>
          </w:tcPr>
          <w:p w14:paraId="76267FB9" w14:textId="77777777" w:rsidR="004D580C" w:rsidRPr="00E244B2" w:rsidRDefault="004D580C" w:rsidP="00166A8B">
            <w:pPr>
              <w:pStyle w:val="a8"/>
              <w:rPr>
                <w:color w:val="000000" w:themeColor="text1"/>
              </w:rPr>
            </w:pPr>
            <w:r w:rsidRPr="00E244B2">
              <w:rPr>
                <w:color w:val="000000" w:themeColor="text1"/>
              </w:rPr>
              <w:t>MW</w:t>
            </w:r>
            <w:r w:rsidRPr="00E244B2">
              <w:rPr>
                <w:rFonts w:hint="eastAsia"/>
                <w:color w:val="000000" w:themeColor="text1"/>
              </w:rPr>
              <w:t>h</w:t>
            </w:r>
          </w:p>
        </w:tc>
        <w:tc>
          <w:tcPr>
            <w:tcW w:w="812" w:type="pct"/>
            <w:vAlign w:val="center"/>
          </w:tcPr>
          <w:p w14:paraId="3DFEDF68" w14:textId="77777777" w:rsidR="004D580C" w:rsidRPr="00E244B2" w:rsidRDefault="004D580C" w:rsidP="00166A8B">
            <w:pPr>
              <w:pStyle w:val="a8"/>
              <w:rPr>
                <w:color w:val="000000" w:themeColor="text1"/>
              </w:rPr>
            </w:pPr>
            <w:r w:rsidRPr="00E244B2">
              <w:rPr>
                <w:color w:val="000000" w:themeColor="text1"/>
              </w:rPr>
              <w:t>周期互济电量约束校验</w:t>
            </w:r>
          </w:p>
        </w:tc>
        <w:tc>
          <w:tcPr>
            <w:tcW w:w="812" w:type="pct"/>
            <w:vAlign w:val="center"/>
          </w:tcPr>
          <w:p w14:paraId="75CD74B7" w14:textId="77777777" w:rsidR="004D580C" w:rsidRPr="00E244B2" w:rsidRDefault="004D580C" w:rsidP="00166A8B">
            <w:pPr>
              <w:pStyle w:val="a8"/>
              <w:rPr>
                <w:color w:val="000000" w:themeColor="text1"/>
              </w:rPr>
            </w:pPr>
            <w:r w:rsidRPr="00E244B2">
              <w:rPr>
                <w:rFonts w:hint="eastAsia"/>
                <w:color w:val="000000" w:themeColor="text1"/>
              </w:rPr>
              <w:t>5.8</w:t>
            </w:r>
            <w:r w:rsidRPr="00E244B2">
              <w:rPr>
                <w:color w:val="000000" w:themeColor="text1"/>
              </w:rPr>
              <w:t>×10</w:t>
            </w:r>
            <w:r w:rsidRPr="00E244B2">
              <w:rPr>
                <w:rFonts w:hint="eastAsia"/>
                <w:color w:val="000000" w:themeColor="text1"/>
                <w:vertAlign w:val="superscript"/>
              </w:rPr>
              <w:t>6</w:t>
            </w:r>
          </w:p>
        </w:tc>
      </w:tr>
      <w:tr w:rsidR="004D580C" w:rsidRPr="00E244B2" w14:paraId="1ADBF546" w14:textId="77777777" w:rsidTr="00004CB4">
        <w:tc>
          <w:tcPr>
            <w:tcW w:w="703" w:type="pct"/>
            <w:vAlign w:val="center"/>
          </w:tcPr>
          <w:p w14:paraId="311783CE" w14:textId="77777777" w:rsidR="004D580C" w:rsidRPr="00E244B2" w:rsidRDefault="004D580C" w:rsidP="00166A8B">
            <w:pPr>
              <w:pStyle w:val="a8"/>
              <w:rPr>
                <w:color w:val="000000" w:themeColor="text1"/>
              </w:rPr>
            </w:pPr>
            <w:r w:rsidRPr="00E244B2">
              <w:rPr>
                <w:color w:val="000000" w:themeColor="text1"/>
              </w:rPr>
              <w:t>省间互济惩罚成本</w:t>
            </w:r>
          </w:p>
        </w:tc>
        <w:tc>
          <w:tcPr>
            <w:tcW w:w="1106" w:type="pct"/>
            <w:vAlign w:val="center"/>
          </w:tcPr>
          <w:p w14:paraId="6E28361F" w14:textId="77777777" w:rsidR="004D580C" w:rsidRPr="00E244B2" w:rsidRDefault="004D580C" w:rsidP="00166A8B">
            <w:pPr>
              <w:pStyle w:val="a8"/>
              <w:rPr>
                <w:color w:val="000000" w:themeColor="text1"/>
              </w:rPr>
            </w:pPr>
            <w:r w:rsidRPr="00E244B2">
              <w:rPr>
                <w:color w:val="000000" w:themeColor="text1"/>
              </w:rPr>
              <w:object w:dxaOrig="496" w:dyaOrig="377" w14:anchorId="001AA0F1">
                <v:shape id="_x0000_i2391" type="#_x0000_t75" alt="" style="width:25.65pt;height:20.15pt" o:ole="">
                  <v:imagedata r:id="rId2633" o:title=""/>
                </v:shape>
                <o:OLEObject Type="Embed" ProgID="Equation.DSMT4" ShapeID="_x0000_i2391" DrawAspect="Content" ObjectID="_1852642288" r:id="rId2634"/>
              </w:object>
            </w:r>
          </w:p>
        </w:tc>
        <w:tc>
          <w:tcPr>
            <w:tcW w:w="1171" w:type="pct"/>
            <w:vAlign w:val="center"/>
          </w:tcPr>
          <w:p w14:paraId="17B13D9F" w14:textId="77777777" w:rsidR="004D580C" w:rsidRPr="00E244B2" w:rsidRDefault="004D580C" w:rsidP="00166A8B">
            <w:pPr>
              <w:pStyle w:val="a8"/>
              <w:rPr>
                <w:color w:val="000000" w:themeColor="text1"/>
              </w:rPr>
            </w:pPr>
            <w:r w:rsidRPr="00E244B2">
              <w:rPr>
                <w:color w:val="000000" w:themeColor="text1"/>
              </w:rPr>
              <w:t>调度周期内省间电力互济产生的惩罚成本</w:t>
            </w:r>
          </w:p>
        </w:tc>
        <w:tc>
          <w:tcPr>
            <w:tcW w:w="393" w:type="pct"/>
            <w:vAlign w:val="center"/>
          </w:tcPr>
          <w:p w14:paraId="0595C812" w14:textId="77777777" w:rsidR="004D580C" w:rsidRPr="00E244B2" w:rsidRDefault="004D580C" w:rsidP="00166A8B">
            <w:pPr>
              <w:pStyle w:val="a8"/>
              <w:rPr>
                <w:color w:val="000000" w:themeColor="text1"/>
              </w:rPr>
            </w:pPr>
            <w:r w:rsidRPr="00E244B2">
              <w:rPr>
                <w:rFonts w:hint="eastAsia"/>
                <w:color w:val="000000" w:themeColor="text1"/>
              </w:rPr>
              <w:t>元</w:t>
            </w:r>
          </w:p>
        </w:tc>
        <w:tc>
          <w:tcPr>
            <w:tcW w:w="812" w:type="pct"/>
            <w:vAlign w:val="center"/>
          </w:tcPr>
          <w:p w14:paraId="5E28FCB4" w14:textId="77777777" w:rsidR="004D580C" w:rsidRPr="00E244B2" w:rsidRDefault="004D580C" w:rsidP="00166A8B">
            <w:pPr>
              <w:pStyle w:val="a8"/>
              <w:rPr>
                <w:color w:val="000000" w:themeColor="text1"/>
              </w:rPr>
            </w:pPr>
            <w:r w:rsidRPr="00E244B2">
              <w:rPr>
                <w:color w:val="000000" w:themeColor="text1"/>
              </w:rPr>
              <w:t>系统总运行成本核算、抑制过度跨省互济</w:t>
            </w:r>
          </w:p>
        </w:tc>
        <w:tc>
          <w:tcPr>
            <w:tcW w:w="812" w:type="pct"/>
            <w:vAlign w:val="center"/>
          </w:tcPr>
          <w:p w14:paraId="65737EFF" w14:textId="77777777" w:rsidR="004D580C" w:rsidRPr="00E244B2" w:rsidRDefault="004D580C" w:rsidP="00166A8B">
            <w:pPr>
              <w:pStyle w:val="a8"/>
              <w:rPr>
                <w:color w:val="000000" w:themeColor="text1"/>
              </w:rPr>
            </w:pPr>
            <w:r w:rsidRPr="00E244B2">
              <w:rPr>
                <w:rFonts w:hint="eastAsia"/>
                <w:color w:val="000000" w:themeColor="text1"/>
              </w:rPr>
              <w:t>2.4</w:t>
            </w:r>
            <w:r w:rsidRPr="00E244B2">
              <w:rPr>
                <w:color w:val="000000" w:themeColor="text1"/>
              </w:rPr>
              <w:t>×10</w:t>
            </w:r>
            <w:r w:rsidRPr="00E244B2">
              <w:rPr>
                <w:rFonts w:hint="eastAsia"/>
                <w:color w:val="000000" w:themeColor="text1"/>
                <w:vertAlign w:val="superscript"/>
              </w:rPr>
              <w:t>6</w:t>
            </w:r>
          </w:p>
        </w:tc>
      </w:tr>
    </w:tbl>
    <w:p w14:paraId="035D42D8" w14:textId="77777777" w:rsidR="004D580C" w:rsidRPr="00E244B2" w:rsidRDefault="004D580C" w:rsidP="004D580C">
      <w:pPr>
        <w:ind w:firstLine="480"/>
        <w:rPr>
          <w:color w:val="000000" w:themeColor="text1"/>
        </w:rPr>
      </w:pPr>
    </w:p>
    <w:p w14:paraId="2BDA05BA" w14:textId="77777777" w:rsidR="004D580C" w:rsidRPr="00E244B2" w:rsidRDefault="004D580C" w:rsidP="004D580C">
      <w:pPr>
        <w:ind w:firstLine="480"/>
        <w:rPr>
          <w:color w:val="000000" w:themeColor="text1"/>
        </w:rPr>
      </w:pPr>
    </w:p>
    <w:p w14:paraId="661A7F51" w14:textId="77777777" w:rsidR="004D580C" w:rsidRPr="00E244B2" w:rsidRDefault="004D580C" w:rsidP="004D580C">
      <w:pPr>
        <w:pStyle w:val="20"/>
        <w:rPr>
          <w:color w:val="000000" w:themeColor="text1"/>
        </w:rPr>
      </w:pPr>
      <w:r w:rsidRPr="00E244B2">
        <w:rPr>
          <w:rFonts w:hint="eastAsia"/>
          <w:color w:val="000000" w:themeColor="text1"/>
        </w:rPr>
        <w:t>可转移负荷约束</w:t>
      </w:r>
    </w:p>
    <w:p w14:paraId="219342F5"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491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267"/>
        <w:gridCol w:w="2385"/>
        <w:gridCol w:w="3105"/>
        <w:gridCol w:w="1194"/>
        <w:gridCol w:w="1599"/>
        <w:gridCol w:w="1216"/>
        <w:gridCol w:w="1925"/>
      </w:tblGrid>
      <w:tr w:rsidR="004D580C" w:rsidRPr="00E244B2" w14:paraId="32730B96" w14:textId="77777777" w:rsidTr="00004CB4">
        <w:trPr>
          <w:tblHeader/>
        </w:trPr>
        <w:tc>
          <w:tcPr>
            <w:tcW w:w="827" w:type="pct"/>
            <w:shd w:val="clear" w:color="auto" w:fill="E8EEF5"/>
            <w:tcMar>
              <w:top w:w="100" w:type="dxa"/>
              <w:left w:w="120" w:type="dxa"/>
              <w:bottom w:w="100" w:type="dxa"/>
              <w:right w:w="120" w:type="dxa"/>
            </w:tcMar>
            <w:vAlign w:val="center"/>
          </w:tcPr>
          <w:p w14:paraId="297C8680" w14:textId="77777777" w:rsidR="004D580C" w:rsidRPr="00E244B2" w:rsidRDefault="004D580C" w:rsidP="00166A8B">
            <w:pPr>
              <w:pStyle w:val="a8"/>
              <w:rPr>
                <w:color w:val="000000" w:themeColor="text1"/>
              </w:rPr>
            </w:pPr>
            <w:r w:rsidRPr="00E244B2">
              <w:rPr>
                <w:color w:val="000000" w:themeColor="text1"/>
              </w:rPr>
              <w:t>名称</w:t>
            </w:r>
          </w:p>
        </w:tc>
        <w:tc>
          <w:tcPr>
            <w:tcW w:w="870" w:type="pct"/>
            <w:shd w:val="clear" w:color="auto" w:fill="E8EEF5"/>
            <w:tcMar>
              <w:top w:w="100" w:type="dxa"/>
              <w:left w:w="120" w:type="dxa"/>
              <w:bottom w:w="100" w:type="dxa"/>
              <w:right w:w="120" w:type="dxa"/>
            </w:tcMar>
            <w:vAlign w:val="center"/>
          </w:tcPr>
          <w:p w14:paraId="294099A5" w14:textId="77777777" w:rsidR="004D580C" w:rsidRPr="00E244B2" w:rsidRDefault="004D580C" w:rsidP="00166A8B">
            <w:pPr>
              <w:pStyle w:val="a8"/>
              <w:rPr>
                <w:color w:val="000000" w:themeColor="text1"/>
              </w:rPr>
            </w:pPr>
            <w:r w:rsidRPr="00E244B2">
              <w:rPr>
                <w:color w:val="000000" w:themeColor="text1"/>
              </w:rPr>
              <w:t>符号</w:t>
            </w:r>
          </w:p>
        </w:tc>
        <w:tc>
          <w:tcPr>
            <w:tcW w:w="1133" w:type="pct"/>
            <w:shd w:val="clear" w:color="auto" w:fill="E8EEF5"/>
            <w:tcMar>
              <w:top w:w="100" w:type="dxa"/>
              <w:left w:w="120" w:type="dxa"/>
              <w:bottom w:w="100" w:type="dxa"/>
              <w:right w:w="120" w:type="dxa"/>
            </w:tcMar>
            <w:vAlign w:val="center"/>
          </w:tcPr>
          <w:p w14:paraId="2E530ACF" w14:textId="77777777" w:rsidR="004D580C" w:rsidRPr="00E244B2" w:rsidRDefault="004D580C" w:rsidP="00166A8B">
            <w:pPr>
              <w:pStyle w:val="a8"/>
              <w:rPr>
                <w:color w:val="000000" w:themeColor="text1"/>
              </w:rPr>
            </w:pPr>
            <w:r w:rsidRPr="00E244B2">
              <w:rPr>
                <w:color w:val="000000" w:themeColor="text1"/>
              </w:rPr>
              <w:t>含义</w:t>
            </w:r>
          </w:p>
        </w:tc>
        <w:tc>
          <w:tcPr>
            <w:tcW w:w="436" w:type="pct"/>
            <w:shd w:val="clear" w:color="auto" w:fill="E8EEF5"/>
            <w:tcMar>
              <w:top w:w="100" w:type="dxa"/>
              <w:left w:w="120" w:type="dxa"/>
              <w:bottom w:w="100" w:type="dxa"/>
              <w:right w:w="120" w:type="dxa"/>
            </w:tcMar>
            <w:vAlign w:val="center"/>
          </w:tcPr>
          <w:p w14:paraId="42D2860F" w14:textId="77777777" w:rsidR="004D580C" w:rsidRPr="00E244B2" w:rsidRDefault="004D580C" w:rsidP="00166A8B">
            <w:pPr>
              <w:pStyle w:val="a8"/>
              <w:rPr>
                <w:color w:val="000000" w:themeColor="text1"/>
              </w:rPr>
            </w:pPr>
            <w:r w:rsidRPr="00E244B2">
              <w:rPr>
                <w:color w:val="000000" w:themeColor="text1"/>
              </w:rPr>
              <w:t>单位</w:t>
            </w:r>
          </w:p>
        </w:tc>
        <w:tc>
          <w:tcPr>
            <w:tcW w:w="584" w:type="pct"/>
            <w:shd w:val="clear" w:color="auto" w:fill="E8EEF5"/>
            <w:tcMar>
              <w:top w:w="100" w:type="dxa"/>
              <w:left w:w="120" w:type="dxa"/>
              <w:bottom w:w="100" w:type="dxa"/>
              <w:right w:w="120" w:type="dxa"/>
            </w:tcMar>
            <w:vAlign w:val="center"/>
          </w:tcPr>
          <w:p w14:paraId="216DC5A4"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44" w:type="pct"/>
            <w:shd w:val="clear" w:color="auto" w:fill="E8EEF5"/>
            <w:tcMar>
              <w:top w:w="100" w:type="dxa"/>
              <w:left w:w="120" w:type="dxa"/>
              <w:bottom w:w="100" w:type="dxa"/>
              <w:right w:w="120" w:type="dxa"/>
            </w:tcMar>
            <w:vAlign w:val="center"/>
          </w:tcPr>
          <w:p w14:paraId="0B43F667" w14:textId="77777777" w:rsidR="004D580C" w:rsidRPr="00E244B2" w:rsidRDefault="004D580C" w:rsidP="00166A8B">
            <w:pPr>
              <w:pStyle w:val="a8"/>
              <w:rPr>
                <w:color w:val="000000" w:themeColor="text1"/>
              </w:rPr>
            </w:pPr>
            <w:r w:rsidRPr="00E244B2">
              <w:rPr>
                <w:color w:val="000000" w:themeColor="text1"/>
              </w:rPr>
              <w:t>时间尺度</w:t>
            </w:r>
          </w:p>
        </w:tc>
        <w:tc>
          <w:tcPr>
            <w:tcW w:w="702" w:type="pct"/>
            <w:shd w:val="clear" w:color="auto" w:fill="E8EEF5"/>
            <w:tcMar>
              <w:top w:w="100" w:type="dxa"/>
              <w:left w:w="120" w:type="dxa"/>
              <w:bottom w:w="100" w:type="dxa"/>
              <w:right w:w="120" w:type="dxa"/>
            </w:tcMar>
            <w:vAlign w:val="center"/>
          </w:tcPr>
          <w:p w14:paraId="49508E61" w14:textId="77777777" w:rsidR="004D580C" w:rsidRPr="00E244B2" w:rsidRDefault="004D580C" w:rsidP="00166A8B">
            <w:pPr>
              <w:pStyle w:val="a8"/>
              <w:rPr>
                <w:color w:val="000000" w:themeColor="text1"/>
              </w:rPr>
            </w:pPr>
            <w:r w:rsidRPr="00E244B2">
              <w:rPr>
                <w:color w:val="000000" w:themeColor="text1"/>
              </w:rPr>
              <w:t>数据样例</w:t>
            </w:r>
          </w:p>
        </w:tc>
      </w:tr>
      <w:tr w:rsidR="004D580C" w:rsidRPr="00E244B2" w14:paraId="22FA485A" w14:textId="77777777" w:rsidTr="00004CB4">
        <w:tc>
          <w:tcPr>
            <w:tcW w:w="827" w:type="pct"/>
            <w:vAlign w:val="center"/>
          </w:tcPr>
          <w:p w14:paraId="02904600" w14:textId="77777777" w:rsidR="004D580C" w:rsidRPr="00E244B2" w:rsidRDefault="004D580C" w:rsidP="00166A8B">
            <w:pPr>
              <w:pStyle w:val="a8"/>
              <w:rPr>
                <w:color w:val="000000" w:themeColor="text1"/>
              </w:rPr>
            </w:pPr>
            <w:r w:rsidRPr="00E244B2">
              <w:rPr>
                <w:color w:val="000000" w:themeColor="text1"/>
              </w:rPr>
              <w:t>分区原始负荷</w:t>
            </w:r>
          </w:p>
        </w:tc>
        <w:tc>
          <w:tcPr>
            <w:tcW w:w="870" w:type="pct"/>
            <w:vAlign w:val="center"/>
          </w:tcPr>
          <w:p w14:paraId="73DA0C91" w14:textId="77777777" w:rsidR="004D580C" w:rsidRPr="00E244B2" w:rsidRDefault="004D580C" w:rsidP="00166A8B">
            <w:pPr>
              <w:pStyle w:val="a8"/>
              <w:rPr>
                <w:color w:val="000000" w:themeColor="text1"/>
              </w:rPr>
            </w:pPr>
            <w:r w:rsidRPr="00E244B2">
              <w:rPr>
                <w:color w:val="000000" w:themeColor="text1"/>
              </w:rPr>
              <w:object w:dxaOrig="477" w:dyaOrig="397" w14:anchorId="189CEEDB">
                <v:shape id="_x0000_i2392" type="#_x0000_t75" alt="" style="width:25.65pt;height:20.15pt" o:ole="">
                  <v:imagedata r:id="rId2635" o:title=""/>
                </v:shape>
                <o:OLEObject Type="Embed" ProgID="Equation.DSMT4" ShapeID="_x0000_i2392" DrawAspect="Content" ObjectID="_1852642289" r:id="rId2636"/>
              </w:object>
            </w:r>
          </w:p>
        </w:tc>
        <w:tc>
          <w:tcPr>
            <w:tcW w:w="1133" w:type="pct"/>
            <w:vAlign w:val="center"/>
          </w:tcPr>
          <w:p w14:paraId="0F211B14"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52" w:dyaOrig="252" w14:anchorId="57840EF7">
                <v:shape id="_x0000_i2393" type="#_x0000_t75" style="width:15.25pt;height:15.25pt" o:ole="">
                  <v:imagedata r:id="rId1812" o:title=""/>
                </v:shape>
                <o:OLEObject Type="Embed" ProgID="Equation.DSMT4" ShapeID="_x0000_i2393" DrawAspect="Content" ObjectID="_1852642290" r:id="rId2637"/>
              </w:object>
            </w:r>
            <w:r w:rsidRPr="00E244B2">
              <w:rPr>
                <w:color w:val="000000" w:themeColor="text1"/>
              </w:rPr>
              <w:t>的分区</w:t>
            </w:r>
            <w:r w:rsidRPr="00E244B2">
              <w:rPr>
                <w:color w:val="000000" w:themeColor="text1"/>
              </w:rPr>
              <w:object w:dxaOrig="204" w:dyaOrig="216" w14:anchorId="003F05EA">
                <v:shape id="_x0000_i2394" type="#_x0000_t75" style="width:10.35pt;height:9.75pt" o:ole="">
                  <v:imagedata r:id="rId1814" o:title=""/>
                </v:shape>
                <o:OLEObject Type="Embed" ProgID="Equation.DSMT4" ShapeID="_x0000_i2394" DrawAspect="Content" ObjectID="_1852642291" r:id="rId2638"/>
              </w:object>
            </w:r>
            <w:r w:rsidRPr="00E244B2">
              <w:rPr>
                <w:color w:val="000000" w:themeColor="text1"/>
              </w:rPr>
              <w:t>在时段的原始负荷</w:t>
            </w:r>
          </w:p>
        </w:tc>
        <w:tc>
          <w:tcPr>
            <w:tcW w:w="436" w:type="pct"/>
            <w:vAlign w:val="center"/>
          </w:tcPr>
          <w:p w14:paraId="0418972D" w14:textId="77777777" w:rsidR="004D580C" w:rsidRPr="00E244B2" w:rsidRDefault="004D580C" w:rsidP="00166A8B">
            <w:pPr>
              <w:pStyle w:val="a8"/>
              <w:rPr>
                <w:color w:val="000000" w:themeColor="text1"/>
              </w:rPr>
            </w:pPr>
            <w:r w:rsidRPr="00E244B2">
              <w:rPr>
                <w:color w:val="000000" w:themeColor="text1"/>
              </w:rPr>
              <w:t>MW</w:t>
            </w:r>
          </w:p>
        </w:tc>
        <w:tc>
          <w:tcPr>
            <w:tcW w:w="584" w:type="pct"/>
            <w:vAlign w:val="center"/>
          </w:tcPr>
          <w:p w14:paraId="3E6C42B5" w14:textId="77777777" w:rsidR="004D580C" w:rsidRPr="00E244B2" w:rsidRDefault="004D580C" w:rsidP="00166A8B">
            <w:pPr>
              <w:pStyle w:val="a8"/>
              <w:rPr>
                <w:color w:val="000000" w:themeColor="text1"/>
              </w:rPr>
            </w:pPr>
            <w:r w:rsidRPr="00E244B2">
              <w:rPr>
                <w:color w:val="000000" w:themeColor="text1"/>
              </w:rPr>
              <w:t>负荷预测数据</w:t>
            </w:r>
          </w:p>
        </w:tc>
        <w:tc>
          <w:tcPr>
            <w:tcW w:w="444" w:type="pct"/>
            <w:vAlign w:val="center"/>
          </w:tcPr>
          <w:p w14:paraId="5A47FDC8" w14:textId="77777777" w:rsidR="004D580C" w:rsidRPr="00E244B2" w:rsidRDefault="004D580C" w:rsidP="00166A8B">
            <w:pPr>
              <w:pStyle w:val="a8"/>
              <w:rPr>
                <w:color w:val="000000" w:themeColor="text1"/>
              </w:rPr>
            </w:pPr>
            <w:r w:rsidRPr="00E244B2">
              <w:rPr>
                <w:color w:val="000000" w:themeColor="text1"/>
              </w:rPr>
              <w:t>时段级</w:t>
            </w:r>
          </w:p>
        </w:tc>
        <w:tc>
          <w:tcPr>
            <w:tcW w:w="702" w:type="pct"/>
            <w:vAlign w:val="center"/>
          </w:tcPr>
          <w:p w14:paraId="16DFCE4E" w14:textId="77777777" w:rsidR="004D580C" w:rsidRPr="00E244B2" w:rsidRDefault="004D580C" w:rsidP="00166A8B">
            <w:pPr>
              <w:pStyle w:val="a8"/>
              <w:rPr>
                <w:color w:val="000000" w:themeColor="text1"/>
              </w:rPr>
            </w:pPr>
            <w:r w:rsidRPr="00E244B2">
              <w:rPr>
                <w:color w:val="000000" w:themeColor="text1"/>
              </w:rPr>
              <w:t>[1200,1500,900,…]</w:t>
            </w:r>
          </w:p>
        </w:tc>
      </w:tr>
      <w:tr w:rsidR="004D580C" w:rsidRPr="00E244B2" w14:paraId="164D0800" w14:textId="77777777" w:rsidTr="00004CB4">
        <w:tc>
          <w:tcPr>
            <w:tcW w:w="827" w:type="pct"/>
            <w:vAlign w:val="center"/>
          </w:tcPr>
          <w:p w14:paraId="76B65924" w14:textId="77777777" w:rsidR="004D580C" w:rsidRPr="00E244B2" w:rsidRDefault="004D580C" w:rsidP="00166A8B">
            <w:pPr>
              <w:pStyle w:val="a8"/>
              <w:rPr>
                <w:color w:val="000000" w:themeColor="text1"/>
              </w:rPr>
            </w:pPr>
            <w:r w:rsidRPr="00E244B2">
              <w:rPr>
                <w:color w:val="000000" w:themeColor="text1"/>
              </w:rPr>
              <w:t>可转移负荷允许的最大时间转移范围</w:t>
            </w:r>
          </w:p>
        </w:tc>
        <w:tc>
          <w:tcPr>
            <w:tcW w:w="870" w:type="pct"/>
            <w:vAlign w:val="center"/>
          </w:tcPr>
          <w:p w14:paraId="4C86BFF9" w14:textId="77777777" w:rsidR="004D580C" w:rsidRPr="00E244B2" w:rsidRDefault="004D580C" w:rsidP="00166A8B">
            <w:pPr>
              <w:pStyle w:val="a8"/>
              <w:rPr>
                <w:color w:val="000000" w:themeColor="text1"/>
              </w:rPr>
            </w:pPr>
            <w:r w:rsidRPr="00E244B2">
              <w:rPr>
                <w:color w:val="000000" w:themeColor="text1"/>
              </w:rPr>
              <w:object w:dxaOrig="620" w:dyaOrig="397" w14:anchorId="0CD28215">
                <v:shape id="_x0000_i2395" type="#_x0000_t75" alt="" style="width:31.1pt;height:20.15pt" o:ole="">
                  <v:imagedata r:id="rId2639" o:title=""/>
                </v:shape>
                <o:OLEObject Type="Embed" ProgID="Equation.DSMT4" ShapeID="_x0000_i2395" DrawAspect="Content" ObjectID="_1852642292" r:id="rId2640"/>
              </w:object>
            </w:r>
          </w:p>
        </w:tc>
        <w:tc>
          <w:tcPr>
            <w:tcW w:w="1133" w:type="pct"/>
            <w:vAlign w:val="center"/>
          </w:tcPr>
          <w:p w14:paraId="687FA412"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28" w:dyaOrig="252" w14:anchorId="02D50938">
                <v:shape id="_x0000_i2396" type="#_x0000_t75" style="width:10.35pt;height:15.25pt" o:ole="">
                  <v:imagedata r:id="rId1902" o:title=""/>
                </v:shape>
                <o:OLEObject Type="Embed" ProgID="Equation.DSMT4" ShapeID="_x0000_i2396" DrawAspect="Content" ObjectID="_1852642293" r:id="rId2641"/>
              </w:object>
            </w:r>
            <w:r w:rsidRPr="00E244B2">
              <w:rPr>
                <w:color w:val="000000" w:themeColor="text1"/>
              </w:rPr>
              <w:t>的分区</w:t>
            </w:r>
            <w:r w:rsidRPr="00E244B2">
              <w:rPr>
                <w:color w:val="000000" w:themeColor="text1"/>
              </w:rPr>
              <w:object w:dxaOrig="180" w:dyaOrig="204" w14:anchorId="41CF63EE">
                <v:shape id="_x0000_i2397" type="#_x0000_t75" style="width:9.75pt;height:10.35pt" o:ole="">
                  <v:imagedata r:id="rId2642" o:title=""/>
                </v:shape>
                <o:OLEObject Type="Embed" ProgID="Equation.DSMT4" ShapeID="_x0000_i2397" DrawAspect="Content" ObjectID="_1852642294" r:id="rId2643"/>
              </w:object>
            </w:r>
            <w:r w:rsidRPr="00E244B2">
              <w:rPr>
                <w:color w:val="000000" w:themeColor="text1"/>
              </w:rPr>
              <w:t>可转移负荷允许的最大时间转移范围</w:t>
            </w:r>
          </w:p>
        </w:tc>
        <w:tc>
          <w:tcPr>
            <w:tcW w:w="436" w:type="pct"/>
            <w:vAlign w:val="center"/>
          </w:tcPr>
          <w:p w14:paraId="03C646F8" w14:textId="77777777" w:rsidR="004D580C" w:rsidRPr="00E244B2" w:rsidRDefault="004D580C" w:rsidP="00166A8B">
            <w:pPr>
              <w:pStyle w:val="a8"/>
              <w:rPr>
                <w:color w:val="000000" w:themeColor="text1"/>
              </w:rPr>
            </w:pPr>
            <w:r w:rsidRPr="00E244B2">
              <w:rPr>
                <w:color w:val="000000" w:themeColor="text1"/>
              </w:rPr>
              <w:t>h</w:t>
            </w:r>
          </w:p>
        </w:tc>
        <w:tc>
          <w:tcPr>
            <w:tcW w:w="584" w:type="pct"/>
            <w:vAlign w:val="center"/>
          </w:tcPr>
          <w:p w14:paraId="689D584E" w14:textId="77777777" w:rsidR="004D580C" w:rsidRPr="00E244B2" w:rsidRDefault="004D580C" w:rsidP="00166A8B">
            <w:pPr>
              <w:pStyle w:val="a8"/>
              <w:rPr>
                <w:color w:val="000000" w:themeColor="text1"/>
              </w:rPr>
            </w:pPr>
            <w:r w:rsidRPr="00E244B2">
              <w:rPr>
                <w:color w:val="000000" w:themeColor="text1"/>
              </w:rPr>
              <w:t>用户柔性资源特性</w:t>
            </w:r>
          </w:p>
        </w:tc>
        <w:tc>
          <w:tcPr>
            <w:tcW w:w="444" w:type="pct"/>
            <w:vAlign w:val="center"/>
          </w:tcPr>
          <w:p w14:paraId="77519BB9" w14:textId="77777777" w:rsidR="004D580C" w:rsidRPr="00E244B2" w:rsidRDefault="004D580C" w:rsidP="00166A8B">
            <w:pPr>
              <w:pStyle w:val="a8"/>
              <w:rPr>
                <w:color w:val="000000" w:themeColor="text1"/>
              </w:rPr>
            </w:pPr>
            <w:r w:rsidRPr="00E244B2">
              <w:rPr>
                <w:color w:val="000000" w:themeColor="text1"/>
              </w:rPr>
              <w:t>固定</w:t>
            </w:r>
          </w:p>
        </w:tc>
        <w:tc>
          <w:tcPr>
            <w:tcW w:w="702" w:type="pct"/>
            <w:vAlign w:val="center"/>
          </w:tcPr>
          <w:p w14:paraId="10CFFDEC" w14:textId="77777777" w:rsidR="004D580C" w:rsidRPr="00E244B2" w:rsidRDefault="004D580C" w:rsidP="00166A8B">
            <w:pPr>
              <w:pStyle w:val="a8"/>
              <w:rPr>
                <w:color w:val="000000" w:themeColor="text1"/>
              </w:rPr>
            </w:pPr>
            <w:r w:rsidRPr="00E244B2">
              <w:rPr>
                <w:color w:val="000000" w:themeColor="text1"/>
              </w:rPr>
              <w:t>12</w:t>
            </w:r>
          </w:p>
        </w:tc>
      </w:tr>
      <w:tr w:rsidR="004D580C" w:rsidRPr="00E244B2" w14:paraId="748F537B" w14:textId="77777777" w:rsidTr="00004CB4">
        <w:trPr>
          <w:trHeight w:val="255"/>
        </w:trPr>
        <w:tc>
          <w:tcPr>
            <w:tcW w:w="827" w:type="pct"/>
            <w:vAlign w:val="center"/>
          </w:tcPr>
          <w:p w14:paraId="2438A37F" w14:textId="77777777" w:rsidR="004D580C" w:rsidRPr="00E244B2" w:rsidRDefault="004D580C" w:rsidP="00166A8B">
            <w:pPr>
              <w:pStyle w:val="a8"/>
              <w:rPr>
                <w:color w:val="000000" w:themeColor="text1"/>
              </w:rPr>
            </w:pPr>
            <w:r w:rsidRPr="00E244B2">
              <w:rPr>
                <w:color w:val="000000" w:themeColor="text1"/>
              </w:rPr>
              <w:lastRenderedPageBreak/>
              <w:t>日调度周期包含的时段集合</w:t>
            </w:r>
          </w:p>
        </w:tc>
        <w:tc>
          <w:tcPr>
            <w:tcW w:w="870" w:type="pct"/>
            <w:vAlign w:val="center"/>
          </w:tcPr>
          <w:p w14:paraId="2BE4FB28" w14:textId="77777777" w:rsidR="004D580C" w:rsidRPr="00E244B2" w:rsidRDefault="004D580C" w:rsidP="00166A8B">
            <w:pPr>
              <w:pStyle w:val="a8"/>
              <w:rPr>
                <w:color w:val="000000" w:themeColor="text1"/>
              </w:rPr>
            </w:pPr>
            <w:r w:rsidRPr="00E244B2">
              <w:rPr>
                <w:color w:val="000000" w:themeColor="text1"/>
              </w:rPr>
              <w:object w:dxaOrig="341" w:dyaOrig="357" w14:anchorId="4C396DB1">
                <v:shape id="_x0000_i2398" type="#_x0000_t75" alt="" style="width:15.25pt;height:15.25pt" o:ole="">
                  <v:imagedata r:id="rId2644" o:title=""/>
                </v:shape>
                <o:OLEObject Type="Embed" ProgID="Equation.DSMT4" ShapeID="_x0000_i2398" DrawAspect="Content" ObjectID="_1852642295" r:id="rId2645"/>
              </w:object>
            </w:r>
          </w:p>
        </w:tc>
        <w:tc>
          <w:tcPr>
            <w:tcW w:w="1133" w:type="pct"/>
            <w:vAlign w:val="center"/>
          </w:tcPr>
          <w:p w14:paraId="0A83F3F8" w14:textId="77777777" w:rsidR="004D580C" w:rsidRPr="00E244B2" w:rsidRDefault="004D580C" w:rsidP="00166A8B">
            <w:pPr>
              <w:pStyle w:val="a8"/>
              <w:rPr>
                <w:color w:val="000000" w:themeColor="text1"/>
              </w:rPr>
            </w:pPr>
            <w:r w:rsidRPr="00E244B2">
              <w:rPr>
                <w:color w:val="000000" w:themeColor="text1"/>
              </w:rPr>
              <w:t>第</w:t>
            </w:r>
            <w:r w:rsidRPr="00E244B2">
              <w:rPr>
                <w:color w:val="000000" w:themeColor="text1"/>
              </w:rPr>
              <w:object w:dxaOrig="216" w:dyaOrig="288" w14:anchorId="52320D25">
                <v:shape id="_x0000_i2399" type="#_x0000_t75" style="width:9.75pt;height:15.25pt" o:ole="">
                  <v:imagedata r:id="rId2646" o:title=""/>
                </v:shape>
                <o:OLEObject Type="Embed" ProgID="Equation.DSMT4" ShapeID="_x0000_i2399" DrawAspect="Content" ObjectID="_1852642296" r:id="rId2647"/>
              </w:object>
            </w:r>
            <w:r w:rsidRPr="00E244B2">
              <w:rPr>
                <w:color w:val="000000" w:themeColor="text1"/>
              </w:rPr>
              <w:t>个日调度周期包含的时段集合</w:t>
            </w:r>
          </w:p>
        </w:tc>
        <w:tc>
          <w:tcPr>
            <w:tcW w:w="436" w:type="pct"/>
            <w:vAlign w:val="center"/>
          </w:tcPr>
          <w:p w14:paraId="03331AAF" w14:textId="77777777" w:rsidR="004D580C" w:rsidRPr="00E244B2" w:rsidRDefault="004D580C" w:rsidP="00166A8B">
            <w:pPr>
              <w:pStyle w:val="a8"/>
              <w:rPr>
                <w:color w:val="000000" w:themeColor="text1"/>
              </w:rPr>
            </w:pPr>
            <w:r w:rsidRPr="00E244B2">
              <w:rPr>
                <w:color w:val="000000" w:themeColor="text1"/>
              </w:rPr>
              <w:t>—</w:t>
            </w:r>
          </w:p>
        </w:tc>
        <w:tc>
          <w:tcPr>
            <w:tcW w:w="584" w:type="pct"/>
            <w:vAlign w:val="center"/>
          </w:tcPr>
          <w:p w14:paraId="5A9357C8" w14:textId="77777777" w:rsidR="004D580C" w:rsidRPr="00E244B2" w:rsidRDefault="004D580C" w:rsidP="00166A8B">
            <w:pPr>
              <w:pStyle w:val="a8"/>
              <w:rPr>
                <w:color w:val="000000" w:themeColor="text1"/>
              </w:rPr>
            </w:pPr>
            <w:r w:rsidRPr="00E244B2">
              <w:rPr>
                <w:color w:val="000000" w:themeColor="text1"/>
              </w:rPr>
              <w:t>模型时间设定</w:t>
            </w:r>
          </w:p>
        </w:tc>
        <w:tc>
          <w:tcPr>
            <w:tcW w:w="444" w:type="pct"/>
            <w:vAlign w:val="center"/>
          </w:tcPr>
          <w:p w14:paraId="619B73F1" w14:textId="77777777" w:rsidR="004D580C" w:rsidRPr="00E244B2" w:rsidRDefault="004D580C" w:rsidP="00166A8B">
            <w:pPr>
              <w:pStyle w:val="a8"/>
              <w:rPr>
                <w:color w:val="000000" w:themeColor="text1"/>
              </w:rPr>
            </w:pPr>
            <w:r w:rsidRPr="00E244B2">
              <w:rPr>
                <w:color w:val="000000" w:themeColor="text1"/>
              </w:rPr>
              <w:t>固定</w:t>
            </w:r>
          </w:p>
        </w:tc>
        <w:tc>
          <w:tcPr>
            <w:tcW w:w="702" w:type="pct"/>
            <w:vAlign w:val="center"/>
          </w:tcPr>
          <w:p w14:paraId="23BBBEB1" w14:textId="77777777" w:rsidR="004D580C" w:rsidRPr="00E244B2" w:rsidRDefault="004D580C" w:rsidP="00166A8B">
            <w:pPr>
              <w:pStyle w:val="a8"/>
              <w:rPr>
                <w:color w:val="000000" w:themeColor="text1"/>
              </w:rPr>
            </w:pPr>
            <w:r w:rsidRPr="00E244B2">
              <w:rPr>
                <w:color w:val="000000" w:themeColor="text1"/>
              </w:rPr>
              <w:t>{1,2,…,24}</w:t>
            </w:r>
          </w:p>
        </w:tc>
      </w:tr>
      <w:tr w:rsidR="004D580C" w:rsidRPr="00E244B2" w14:paraId="61A59D8F" w14:textId="77777777" w:rsidTr="00004CB4">
        <w:tc>
          <w:tcPr>
            <w:tcW w:w="827" w:type="pct"/>
            <w:vAlign w:val="center"/>
          </w:tcPr>
          <w:p w14:paraId="398284F4" w14:textId="77777777" w:rsidR="004D580C" w:rsidRPr="00E244B2" w:rsidRDefault="004D580C" w:rsidP="00166A8B">
            <w:pPr>
              <w:pStyle w:val="a8"/>
              <w:rPr>
                <w:color w:val="000000" w:themeColor="text1"/>
              </w:rPr>
            </w:pPr>
            <w:r w:rsidRPr="00E244B2">
              <w:rPr>
                <w:color w:val="000000" w:themeColor="text1"/>
              </w:rPr>
              <w:t>时段最大允许转出负荷功率</w:t>
            </w:r>
          </w:p>
        </w:tc>
        <w:tc>
          <w:tcPr>
            <w:tcW w:w="870" w:type="pct"/>
            <w:vAlign w:val="center"/>
          </w:tcPr>
          <w:p w14:paraId="5F335470" w14:textId="77777777" w:rsidR="004D580C" w:rsidRPr="00E244B2" w:rsidRDefault="004D580C" w:rsidP="00166A8B">
            <w:pPr>
              <w:pStyle w:val="a8"/>
              <w:rPr>
                <w:color w:val="000000" w:themeColor="text1"/>
              </w:rPr>
            </w:pPr>
            <w:r w:rsidRPr="00E244B2">
              <w:rPr>
                <w:color w:val="000000" w:themeColor="text1"/>
              </w:rPr>
              <w:object w:dxaOrig="862" w:dyaOrig="397" w14:anchorId="652F2938">
                <v:shape id="_x0000_i2400" type="#_x0000_t75" alt="" style="width:40.9pt;height:20.15pt" o:ole="">
                  <v:imagedata r:id="rId2648" o:title=""/>
                </v:shape>
                <o:OLEObject Type="Embed" ProgID="Equation.DSMT4" ShapeID="_x0000_i2400" DrawAspect="Content" ObjectID="_1852642297" r:id="rId2649"/>
              </w:object>
            </w:r>
          </w:p>
        </w:tc>
        <w:tc>
          <w:tcPr>
            <w:tcW w:w="1133" w:type="pct"/>
            <w:vAlign w:val="center"/>
          </w:tcPr>
          <w:p w14:paraId="4F3B37AF"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28" w:dyaOrig="252" w14:anchorId="5D4D2EF2">
                <v:shape id="_x0000_i2401" type="#_x0000_t75" style="width:10.35pt;height:15.25pt" o:ole="">
                  <v:imagedata r:id="rId2650" o:title=""/>
                </v:shape>
                <o:OLEObject Type="Embed" ProgID="Equation.DSMT4" ShapeID="_x0000_i2401" DrawAspect="Content" ObjectID="_1852642298" r:id="rId2651"/>
              </w:object>
            </w:r>
            <w:r w:rsidRPr="00E244B2">
              <w:rPr>
                <w:color w:val="000000" w:themeColor="text1"/>
              </w:rPr>
              <w:t>的分区</w:t>
            </w:r>
            <w:r w:rsidRPr="00E244B2">
              <w:rPr>
                <w:color w:val="000000" w:themeColor="text1"/>
              </w:rPr>
              <w:object w:dxaOrig="180" w:dyaOrig="204" w14:anchorId="750EDF70">
                <v:shape id="_x0000_i2402" type="#_x0000_t75" style="width:9.75pt;height:10.35pt" o:ole="">
                  <v:imagedata r:id="rId2652" o:title=""/>
                </v:shape>
                <o:OLEObject Type="Embed" ProgID="Equation.DSMT4" ShapeID="_x0000_i2402" DrawAspect="Content" ObjectID="_1852642299" r:id="rId2653"/>
              </w:object>
            </w:r>
            <w:r w:rsidRPr="00E244B2">
              <w:rPr>
                <w:color w:val="000000" w:themeColor="text1"/>
              </w:rPr>
              <w:t>在时段</w:t>
            </w:r>
            <w:r w:rsidRPr="00E244B2">
              <w:rPr>
                <w:color w:val="000000" w:themeColor="text1"/>
              </w:rPr>
              <w:object w:dxaOrig="180" w:dyaOrig="228" w14:anchorId="569ED09C">
                <v:shape id="_x0000_i2403" type="#_x0000_t75" style="width:9.75pt;height:10.35pt" o:ole="">
                  <v:imagedata r:id="rId1818" o:title=""/>
                </v:shape>
                <o:OLEObject Type="Embed" ProgID="Equation.DSMT4" ShapeID="_x0000_i2403" DrawAspect="Content" ObjectID="_1852642300" r:id="rId2654"/>
              </w:object>
            </w:r>
            <w:r w:rsidRPr="00E244B2">
              <w:rPr>
                <w:color w:val="000000" w:themeColor="text1"/>
              </w:rPr>
              <w:t>最大允许转出的负荷功率</w:t>
            </w:r>
          </w:p>
        </w:tc>
        <w:tc>
          <w:tcPr>
            <w:tcW w:w="436" w:type="pct"/>
            <w:vAlign w:val="center"/>
          </w:tcPr>
          <w:p w14:paraId="2DD41D1A" w14:textId="77777777" w:rsidR="004D580C" w:rsidRPr="00E244B2" w:rsidRDefault="004D580C" w:rsidP="00166A8B">
            <w:pPr>
              <w:pStyle w:val="a8"/>
              <w:rPr>
                <w:color w:val="000000" w:themeColor="text1"/>
              </w:rPr>
            </w:pPr>
            <w:r w:rsidRPr="00E244B2">
              <w:rPr>
                <w:color w:val="000000" w:themeColor="text1"/>
              </w:rPr>
              <w:t>MW</w:t>
            </w:r>
          </w:p>
        </w:tc>
        <w:tc>
          <w:tcPr>
            <w:tcW w:w="584" w:type="pct"/>
            <w:vAlign w:val="center"/>
          </w:tcPr>
          <w:p w14:paraId="3D6D30D5" w14:textId="77777777" w:rsidR="004D580C" w:rsidRPr="00E244B2" w:rsidRDefault="004D580C" w:rsidP="00166A8B">
            <w:pPr>
              <w:pStyle w:val="a8"/>
              <w:rPr>
                <w:color w:val="000000" w:themeColor="text1"/>
              </w:rPr>
            </w:pPr>
            <w:r w:rsidRPr="00E244B2">
              <w:rPr>
                <w:color w:val="000000" w:themeColor="text1"/>
              </w:rPr>
              <w:t>分区柔性负荷资源规模</w:t>
            </w:r>
          </w:p>
        </w:tc>
        <w:tc>
          <w:tcPr>
            <w:tcW w:w="444" w:type="pct"/>
            <w:vAlign w:val="center"/>
          </w:tcPr>
          <w:p w14:paraId="20F732AC" w14:textId="77777777" w:rsidR="004D580C" w:rsidRPr="00E244B2" w:rsidRDefault="004D580C" w:rsidP="00166A8B">
            <w:pPr>
              <w:pStyle w:val="a8"/>
              <w:rPr>
                <w:color w:val="000000" w:themeColor="text1"/>
              </w:rPr>
            </w:pPr>
            <w:r w:rsidRPr="00E244B2">
              <w:rPr>
                <w:color w:val="000000" w:themeColor="text1"/>
              </w:rPr>
              <w:t>时段级</w:t>
            </w:r>
          </w:p>
        </w:tc>
        <w:tc>
          <w:tcPr>
            <w:tcW w:w="702" w:type="pct"/>
            <w:vAlign w:val="center"/>
          </w:tcPr>
          <w:p w14:paraId="465FBB6A" w14:textId="77777777" w:rsidR="004D580C" w:rsidRPr="00E244B2" w:rsidRDefault="004D580C" w:rsidP="00166A8B">
            <w:pPr>
              <w:pStyle w:val="a8"/>
              <w:rPr>
                <w:color w:val="000000" w:themeColor="text1"/>
              </w:rPr>
            </w:pPr>
            <w:r w:rsidRPr="00E244B2">
              <w:rPr>
                <w:color w:val="000000" w:themeColor="text1"/>
              </w:rPr>
              <w:t>400</w:t>
            </w:r>
          </w:p>
        </w:tc>
      </w:tr>
      <w:tr w:rsidR="004D580C" w:rsidRPr="00E244B2" w14:paraId="75FD5477" w14:textId="77777777" w:rsidTr="00004CB4">
        <w:tc>
          <w:tcPr>
            <w:tcW w:w="827" w:type="pct"/>
            <w:vAlign w:val="center"/>
          </w:tcPr>
          <w:p w14:paraId="299A5ECD" w14:textId="77777777" w:rsidR="004D580C" w:rsidRPr="00E244B2" w:rsidRDefault="004D580C" w:rsidP="00166A8B">
            <w:pPr>
              <w:pStyle w:val="a8"/>
              <w:rPr>
                <w:color w:val="000000" w:themeColor="text1"/>
              </w:rPr>
            </w:pPr>
            <w:r w:rsidRPr="00E244B2">
              <w:rPr>
                <w:color w:val="000000" w:themeColor="text1"/>
              </w:rPr>
              <w:t>时段最大允许接收转入负荷功率</w:t>
            </w:r>
          </w:p>
        </w:tc>
        <w:tc>
          <w:tcPr>
            <w:tcW w:w="870" w:type="pct"/>
            <w:vAlign w:val="center"/>
          </w:tcPr>
          <w:p w14:paraId="2233AEDF" w14:textId="77777777" w:rsidR="004D580C" w:rsidRPr="00E244B2" w:rsidRDefault="004D580C" w:rsidP="00166A8B">
            <w:pPr>
              <w:pStyle w:val="a8"/>
              <w:rPr>
                <w:color w:val="000000" w:themeColor="text1"/>
              </w:rPr>
            </w:pPr>
            <w:r w:rsidRPr="00E244B2">
              <w:rPr>
                <w:color w:val="000000" w:themeColor="text1"/>
              </w:rPr>
              <w:object w:dxaOrig="780" w:dyaOrig="397" w14:anchorId="25B5D381">
                <v:shape id="_x0000_i2404" type="#_x0000_t75" alt="" style="width:40.9pt;height:20.15pt" o:ole="">
                  <v:imagedata r:id="rId2655" o:title=""/>
                </v:shape>
                <o:OLEObject Type="Embed" ProgID="Equation.DSMT4" ShapeID="_x0000_i2404" DrawAspect="Content" ObjectID="_1852642301" r:id="rId2656"/>
              </w:object>
            </w:r>
          </w:p>
        </w:tc>
        <w:tc>
          <w:tcPr>
            <w:tcW w:w="1133" w:type="pct"/>
            <w:vAlign w:val="center"/>
          </w:tcPr>
          <w:p w14:paraId="33C87708"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52" w:dyaOrig="252" w14:anchorId="4B7FC5BE">
                <v:shape id="_x0000_i2405" type="#_x0000_t75" style="width:15.25pt;height:15.25pt" o:ole="">
                  <v:imagedata r:id="rId2657" o:title=""/>
                </v:shape>
                <o:OLEObject Type="Embed" ProgID="Equation.DSMT4" ShapeID="_x0000_i2405" DrawAspect="Content" ObjectID="_1852642302" r:id="rId2658"/>
              </w:object>
            </w:r>
            <w:r w:rsidRPr="00E244B2">
              <w:rPr>
                <w:color w:val="000000" w:themeColor="text1"/>
              </w:rPr>
              <w:t>的分区</w:t>
            </w:r>
            <w:r w:rsidRPr="00E244B2">
              <w:rPr>
                <w:color w:val="000000" w:themeColor="text1"/>
              </w:rPr>
              <w:object w:dxaOrig="180" w:dyaOrig="204" w14:anchorId="7FD1E79B">
                <v:shape id="_x0000_i2406" type="#_x0000_t75" style="width:9.75pt;height:10.35pt" o:ole="">
                  <v:imagedata r:id="rId2642" o:title=""/>
                </v:shape>
                <o:OLEObject Type="Embed" ProgID="Equation.DSMT4" ShapeID="_x0000_i2406" DrawAspect="Content" ObjectID="_1852642303" r:id="rId2659"/>
              </w:object>
            </w:r>
            <w:r w:rsidRPr="00E244B2">
              <w:rPr>
                <w:color w:val="000000" w:themeColor="text1"/>
              </w:rPr>
              <w:t>在时段</w:t>
            </w:r>
            <w:r w:rsidRPr="00E244B2">
              <w:rPr>
                <w:color w:val="000000" w:themeColor="text1"/>
              </w:rPr>
              <w:object w:dxaOrig="132" w:dyaOrig="228" w14:anchorId="32AF207E">
                <v:shape id="_x0000_i2407" type="#_x0000_t75" style="width:5.5pt;height:10.35pt" o:ole="">
                  <v:imagedata r:id="rId1822" o:title=""/>
                </v:shape>
                <o:OLEObject Type="Embed" ProgID="Equation.DSMT4" ShapeID="_x0000_i2407" DrawAspect="Content" ObjectID="_1852642304" r:id="rId2660"/>
              </w:object>
            </w:r>
            <w:r w:rsidRPr="00E244B2">
              <w:rPr>
                <w:color w:val="000000" w:themeColor="text1"/>
              </w:rPr>
              <w:t>最大允许接收的转入负荷功率</w:t>
            </w:r>
          </w:p>
        </w:tc>
        <w:tc>
          <w:tcPr>
            <w:tcW w:w="436" w:type="pct"/>
            <w:vAlign w:val="center"/>
          </w:tcPr>
          <w:p w14:paraId="2C8B3577" w14:textId="77777777" w:rsidR="004D580C" w:rsidRPr="00E244B2" w:rsidRDefault="004D580C" w:rsidP="00166A8B">
            <w:pPr>
              <w:pStyle w:val="a8"/>
              <w:rPr>
                <w:color w:val="000000" w:themeColor="text1"/>
              </w:rPr>
            </w:pPr>
            <w:r w:rsidRPr="00E244B2">
              <w:rPr>
                <w:color w:val="000000" w:themeColor="text1"/>
              </w:rPr>
              <w:t>MW</w:t>
            </w:r>
          </w:p>
        </w:tc>
        <w:tc>
          <w:tcPr>
            <w:tcW w:w="584" w:type="pct"/>
            <w:vAlign w:val="center"/>
          </w:tcPr>
          <w:p w14:paraId="738EDB9C" w14:textId="77777777" w:rsidR="004D580C" w:rsidRPr="00E244B2" w:rsidRDefault="004D580C" w:rsidP="00166A8B">
            <w:pPr>
              <w:pStyle w:val="a8"/>
              <w:rPr>
                <w:color w:val="000000" w:themeColor="text1"/>
              </w:rPr>
            </w:pPr>
            <w:r w:rsidRPr="00E244B2">
              <w:rPr>
                <w:color w:val="000000" w:themeColor="text1"/>
              </w:rPr>
              <w:t>设备运行、生产任务约束</w:t>
            </w:r>
          </w:p>
        </w:tc>
        <w:tc>
          <w:tcPr>
            <w:tcW w:w="444" w:type="pct"/>
            <w:vAlign w:val="center"/>
          </w:tcPr>
          <w:p w14:paraId="4A8BF784" w14:textId="77777777" w:rsidR="004D580C" w:rsidRPr="00E244B2" w:rsidRDefault="004D580C" w:rsidP="00166A8B">
            <w:pPr>
              <w:pStyle w:val="a8"/>
              <w:rPr>
                <w:color w:val="000000" w:themeColor="text1"/>
              </w:rPr>
            </w:pPr>
            <w:r w:rsidRPr="00E244B2">
              <w:rPr>
                <w:color w:val="000000" w:themeColor="text1"/>
              </w:rPr>
              <w:t>时段级</w:t>
            </w:r>
          </w:p>
        </w:tc>
        <w:tc>
          <w:tcPr>
            <w:tcW w:w="702" w:type="pct"/>
            <w:vAlign w:val="center"/>
          </w:tcPr>
          <w:p w14:paraId="76A368ED" w14:textId="77777777" w:rsidR="004D580C" w:rsidRPr="00E244B2" w:rsidRDefault="004D580C" w:rsidP="00166A8B">
            <w:pPr>
              <w:pStyle w:val="a8"/>
              <w:rPr>
                <w:color w:val="000000" w:themeColor="text1"/>
              </w:rPr>
            </w:pPr>
            <w:r w:rsidRPr="00E244B2">
              <w:rPr>
                <w:color w:val="000000" w:themeColor="text1"/>
              </w:rPr>
              <w:t>450</w:t>
            </w:r>
          </w:p>
        </w:tc>
      </w:tr>
      <w:tr w:rsidR="004D580C" w:rsidRPr="00E244B2" w14:paraId="126CA140" w14:textId="77777777" w:rsidTr="00004CB4">
        <w:tc>
          <w:tcPr>
            <w:tcW w:w="827" w:type="pct"/>
            <w:vAlign w:val="center"/>
          </w:tcPr>
          <w:p w14:paraId="129E498D" w14:textId="77777777" w:rsidR="004D580C" w:rsidRPr="00E244B2" w:rsidRDefault="004D580C" w:rsidP="00166A8B">
            <w:pPr>
              <w:pStyle w:val="a8"/>
              <w:rPr>
                <w:color w:val="000000" w:themeColor="text1"/>
              </w:rPr>
            </w:pPr>
            <w:r w:rsidRPr="00E244B2">
              <w:rPr>
                <w:color w:val="000000" w:themeColor="text1"/>
              </w:rPr>
              <w:t>调度时段长度</w:t>
            </w:r>
          </w:p>
        </w:tc>
        <w:tc>
          <w:tcPr>
            <w:tcW w:w="870" w:type="pct"/>
            <w:vAlign w:val="center"/>
          </w:tcPr>
          <w:p w14:paraId="5D78647D" w14:textId="77777777" w:rsidR="004D580C" w:rsidRPr="00E244B2" w:rsidRDefault="004D580C" w:rsidP="00166A8B">
            <w:pPr>
              <w:pStyle w:val="a8"/>
              <w:rPr>
                <w:color w:val="000000" w:themeColor="text1"/>
              </w:rPr>
            </w:pPr>
            <w:r w:rsidRPr="00E244B2">
              <w:rPr>
                <w:color w:val="000000" w:themeColor="text1"/>
              </w:rPr>
              <w:object w:dxaOrig="300" w:dyaOrig="277" w14:anchorId="037E4CEE">
                <v:shape id="_x0000_i2408" type="#_x0000_t75" alt="" style="width:15.25pt;height:15.25pt" o:ole="">
                  <v:imagedata r:id="rId2661" o:title=""/>
                </v:shape>
                <o:OLEObject Type="Embed" ProgID="Equation.DSMT4" ShapeID="_x0000_i2408" DrawAspect="Content" ObjectID="_1852642305" r:id="rId2662"/>
              </w:object>
            </w:r>
          </w:p>
        </w:tc>
        <w:tc>
          <w:tcPr>
            <w:tcW w:w="1133" w:type="pct"/>
            <w:vAlign w:val="center"/>
          </w:tcPr>
          <w:p w14:paraId="6EB3E713"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36" w:type="pct"/>
            <w:vAlign w:val="center"/>
          </w:tcPr>
          <w:p w14:paraId="06B4B1AD" w14:textId="77777777" w:rsidR="004D580C" w:rsidRPr="00E244B2" w:rsidRDefault="004D580C" w:rsidP="00166A8B">
            <w:pPr>
              <w:pStyle w:val="a8"/>
              <w:rPr>
                <w:color w:val="000000" w:themeColor="text1"/>
              </w:rPr>
            </w:pPr>
            <w:r w:rsidRPr="00E244B2">
              <w:rPr>
                <w:color w:val="000000" w:themeColor="text1"/>
              </w:rPr>
              <w:t>h</w:t>
            </w:r>
          </w:p>
        </w:tc>
        <w:tc>
          <w:tcPr>
            <w:tcW w:w="584" w:type="pct"/>
            <w:vAlign w:val="center"/>
          </w:tcPr>
          <w:p w14:paraId="5D10F15E" w14:textId="77777777" w:rsidR="004D580C" w:rsidRPr="00E244B2" w:rsidRDefault="004D580C" w:rsidP="00166A8B">
            <w:pPr>
              <w:pStyle w:val="a8"/>
              <w:rPr>
                <w:color w:val="000000" w:themeColor="text1"/>
              </w:rPr>
            </w:pPr>
            <w:r w:rsidRPr="00E244B2">
              <w:rPr>
                <w:color w:val="000000" w:themeColor="text1"/>
              </w:rPr>
              <w:t>模型设定</w:t>
            </w:r>
          </w:p>
        </w:tc>
        <w:tc>
          <w:tcPr>
            <w:tcW w:w="444" w:type="pct"/>
            <w:vAlign w:val="center"/>
          </w:tcPr>
          <w:p w14:paraId="6E0893D7" w14:textId="77777777" w:rsidR="004D580C" w:rsidRPr="00E244B2" w:rsidRDefault="004D580C" w:rsidP="00166A8B">
            <w:pPr>
              <w:pStyle w:val="a8"/>
              <w:rPr>
                <w:color w:val="000000" w:themeColor="text1"/>
              </w:rPr>
            </w:pPr>
            <w:r w:rsidRPr="00E244B2">
              <w:rPr>
                <w:color w:val="000000" w:themeColor="text1"/>
              </w:rPr>
              <w:t>固定</w:t>
            </w:r>
          </w:p>
        </w:tc>
        <w:tc>
          <w:tcPr>
            <w:tcW w:w="702" w:type="pct"/>
            <w:vAlign w:val="center"/>
          </w:tcPr>
          <w:p w14:paraId="5A1C8023" w14:textId="77777777" w:rsidR="004D580C" w:rsidRPr="00E244B2" w:rsidRDefault="004D580C" w:rsidP="00166A8B">
            <w:pPr>
              <w:pStyle w:val="a8"/>
              <w:rPr>
                <w:color w:val="000000" w:themeColor="text1"/>
              </w:rPr>
            </w:pPr>
            <w:r w:rsidRPr="00E244B2">
              <w:rPr>
                <w:color w:val="000000" w:themeColor="text1"/>
              </w:rPr>
              <w:t>1</w:t>
            </w:r>
          </w:p>
        </w:tc>
      </w:tr>
      <w:tr w:rsidR="004D580C" w:rsidRPr="00E244B2" w14:paraId="32EAE92F" w14:textId="77777777" w:rsidTr="00004CB4">
        <w:tc>
          <w:tcPr>
            <w:tcW w:w="827" w:type="pct"/>
            <w:vAlign w:val="center"/>
          </w:tcPr>
          <w:p w14:paraId="6C72C241" w14:textId="77777777" w:rsidR="004D580C" w:rsidRPr="00E244B2" w:rsidRDefault="004D580C" w:rsidP="00166A8B">
            <w:pPr>
              <w:pStyle w:val="a8"/>
              <w:rPr>
                <w:color w:val="000000" w:themeColor="text1"/>
              </w:rPr>
            </w:pPr>
            <w:r w:rsidRPr="00E244B2">
              <w:rPr>
                <w:color w:val="000000" w:themeColor="text1"/>
              </w:rPr>
              <w:t>需求响应周期包含的调度时段集合</w:t>
            </w:r>
          </w:p>
        </w:tc>
        <w:tc>
          <w:tcPr>
            <w:tcW w:w="870" w:type="pct"/>
            <w:vAlign w:val="center"/>
          </w:tcPr>
          <w:p w14:paraId="099325B0" w14:textId="77777777" w:rsidR="004D580C" w:rsidRPr="00E244B2" w:rsidRDefault="004D580C" w:rsidP="00166A8B">
            <w:pPr>
              <w:pStyle w:val="a8"/>
              <w:rPr>
                <w:color w:val="000000" w:themeColor="text1"/>
              </w:rPr>
            </w:pPr>
            <w:r w:rsidRPr="00E244B2">
              <w:rPr>
                <w:color w:val="000000" w:themeColor="text1"/>
              </w:rPr>
              <w:object w:dxaOrig="259" w:dyaOrig="364" w14:anchorId="1F5A010F">
                <v:shape id="_x0000_i2409" type="#_x0000_t75" alt="" style="width:15.25pt;height:15.25pt" o:ole="">
                  <v:imagedata r:id="rId2663" o:title=""/>
                </v:shape>
                <o:OLEObject Type="Embed" ProgID="Equation.DSMT4" ShapeID="_x0000_i2409" DrawAspect="Content" ObjectID="_1852642306" r:id="rId2664"/>
              </w:object>
            </w:r>
          </w:p>
        </w:tc>
        <w:tc>
          <w:tcPr>
            <w:tcW w:w="1133" w:type="pct"/>
            <w:vAlign w:val="center"/>
          </w:tcPr>
          <w:p w14:paraId="6D197DF8" w14:textId="77777777" w:rsidR="004D580C" w:rsidRPr="00E244B2" w:rsidRDefault="004D580C" w:rsidP="00166A8B">
            <w:pPr>
              <w:pStyle w:val="a8"/>
              <w:rPr>
                <w:color w:val="000000" w:themeColor="text1"/>
              </w:rPr>
            </w:pPr>
            <w:r w:rsidRPr="00E244B2">
              <w:rPr>
                <w:color w:val="000000" w:themeColor="text1"/>
              </w:rPr>
              <w:t>第</w:t>
            </w:r>
            <w:r w:rsidRPr="00E244B2">
              <w:rPr>
                <w:color w:val="000000" w:themeColor="text1"/>
              </w:rPr>
              <w:object w:dxaOrig="216" w:dyaOrig="288" w14:anchorId="5AE75192">
                <v:shape id="_x0000_i2410" type="#_x0000_t75" style="width:9.75pt;height:15.25pt" o:ole="">
                  <v:imagedata r:id="rId2665" o:title=""/>
                </v:shape>
                <o:OLEObject Type="Embed" ProgID="Equation.DSMT4" ShapeID="_x0000_i2410" DrawAspect="Content" ObjectID="_1852642307" r:id="rId2666"/>
              </w:object>
            </w:r>
            <w:r w:rsidRPr="00E244B2">
              <w:rPr>
                <w:color w:val="000000" w:themeColor="text1"/>
              </w:rPr>
              <w:t>个需求响应周期所包含的调度时段集合</w:t>
            </w:r>
          </w:p>
        </w:tc>
        <w:tc>
          <w:tcPr>
            <w:tcW w:w="436" w:type="pct"/>
            <w:vAlign w:val="center"/>
          </w:tcPr>
          <w:p w14:paraId="0602734E" w14:textId="77777777" w:rsidR="004D580C" w:rsidRPr="00E244B2" w:rsidRDefault="004D580C" w:rsidP="00166A8B">
            <w:pPr>
              <w:pStyle w:val="a8"/>
              <w:rPr>
                <w:color w:val="000000" w:themeColor="text1"/>
              </w:rPr>
            </w:pPr>
            <w:r w:rsidRPr="00E244B2">
              <w:rPr>
                <w:color w:val="000000" w:themeColor="text1"/>
              </w:rPr>
              <w:t>—</w:t>
            </w:r>
          </w:p>
        </w:tc>
        <w:tc>
          <w:tcPr>
            <w:tcW w:w="584" w:type="pct"/>
            <w:vAlign w:val="center"/>
          </w:tcPr>
          <w:p w14:paraId="270E3381" w14:textId="77777777" w:rsidR="004D580C" w:rsidRPr="00E244B2" w:rsidRDefault="004D580C" w:rsidP="00166A8B">
            <w:pPr>
              <w:pStyle w:val="a8"/>
              <w:rPr>
                <w:color w:val="000000" w:themeColor="text1"/>
              </w:rPr>
            </w:pPr>
            <w:r w:rsidRPr="00E244B2">
              <w:rPr>
                <w:color w:val="000000" w:themeColor="text1"/>
              </w:rPr>
              <w:t>模型时间设定</w:t>
            </w:r>
          </w:p>
        </w:tc>
        <w:tc>
          <w:tcPr>
            <w:tcW w:w="444" w:type="pct"/>
            <w:vAlign w:val="center"/>
          </w:tcPr>
          <w:p w14:paraId="66DAB03B" w14:textId="77777777" w:rsidR="004D580C" w:rsidRPr="00E244B2" w:rsidRDefault="004D580C" w:rsidP="00166A8B">
            <w:pPr>
              <w:pStyle w:val="a8"/>
              <w:rPr>
                <w:color w:val="000000" w:themeColor="text1"/>
              </w:rPr>
            </w:pPr>
            <w:r w:rsidRPr="00E244B2">
              <w:rPr>
                <w:color w:val="000000" w:themeColor="text1"/>
              </w:rPr>
              <w:t>固定</w:t>
            </w:r>
          </w:p>
        </w:tc>
        <w:tc>
          <w:tcPr>
            <w:tcW w:w="702" w:type="pct"/>
            <w:vAlign w:val="center"/>
          </w:tcPr>
          <w:p w14:paraId="6EA7B580" w14:textId="77777777" w:rsidR="004D580C" w:rsidRPr="00E244B2" w:rsidRDefault="004D580C" w:rsidP="00166A8B">
            <w:pPr>
              <w:pStyle w:val="a8"/>
              <w:rPr>
                <w:color w:val="000000" w:themeColor="text1"/>
              </w:rPr>
            </w:pPr>
            <w:r w:rsidRPr="00E244B2">
              <w:rPr>
                <w:color w:val="000000" w:themeColor="text1"/>
              </w:rPr>
              <w:t>{1,2,…,24}</w:t>
            </w:r>
          </w:p>
        </w:tc>
      </w:tr>
    </w:tbl>
    <w:p w14:paraId="79008950" w14:textId="77777777" w:rsidR="004D580C" w:rsidRPr="00E244B2" w:rsidRDefault="004D580C" w:rsidP="004D580C">
      <w:pPr>
        <w:ind w:firstLine="480"/>
        <w:rPr>
          <w:color w:val="000000" w:themeColor="text1"/>
        </w:rPr>
      </w:pPr>
    </w:p>
    <w:p w14:paraId="24A0A8B7" w14:textId="77777777" w:rsidR="004D580C" w:rsidRPr="00E244B2" w:rsidRDefault="004D580C" w:rsidP="004D580C">
      <w:pPr>
        <w:ind w:firstLine="480"/>
        <w:rPr>
          <w:color w:val="000000" w:themeColor="text1"/>
        </w:rPr>
      </w:pPr>
    </w:p>
    <w:p w14:paraId="427548A0"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491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26"/>
        <w:gridCol w:w="3032"/>
        <w:gridCol w:w="3210"/>
        <w:gridCol w:w="1077"/>
        <w:gridCol w:w="2223"/>
        <w:gridCol w:w="2223"/>
      </w:tblGrid>
      <w:tr w:rsidR="004D580C" w:rsidRPr="00E244B2" w14:paraId="031391FB" w14:textId="77777777" w:rsidTr="00004CB4">
        <w:trPr>
          <w:tblHeader/>
        </w:trPr>
        <w:tc>
          <w:tcPr>
            <w:tcW w:w="703" w:type="pct"/>
            <w:shd w:val="clear" w:color="auto" w:fill="E8EEF5"/>
            <w:tcMar>
              <w:top w:w="100" w:type="dxa"/>
              <w:left w:w="120" w:type="dxa"/>
              <w:bottom w:w="100" w:type="dxa"/>
              <w:right w:w="120" w:type="dxa"/>
            </w:tcMar>
            <w:vAlign w:val="center"/>
          </w:tcPr>
          <w:p w14:paraId="286FFB4B" w14:textId="77777777" w:rsidR="004D580C" w:rsidRPr="00E244B2" w:rsidRDefault="004D580C" w:rsidP="00166A8B">
            <w:pPr>
              <w:pStyle w:val="a8"/>
              <w:rPr>
                <w:color w:val="000000" w:themeColor="text1"/>
              </w:rPr>
            </w:pPr>
            <w:r w:rsidRPr="00E244B2">
              <w:rPr>
                <w:color w:val="000000" w:themeColor="text1"/>
              </w:rPr>
              <w:t>名称</w:t>
            </w:r>
          </w:p>
        </w:tc>
        <w:tc>
          <w:tcPr>
            <w:tcW w:w="1106" w:type="pct"/>
            <w:shd w:val="clear" w:color="auto" w:fill="E8EEF5"/>
            <w:tcMar>
              <w:top w:w="100" w:type="dxa"/>
              <w:left w:w="120" w:type="dxa"/>
              <w:bottom w:w="100" w:type="dxa"/>
              <w:right w:w="120" w:type="dxa"/>
            </w:tcMar>
            <w:vAlign w:val="center"/>
          </w:tcPr>
          <w:p w14:paraId="6B082590"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329603CB"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401C4D9A" w14:textId="77777777" w:rsidR="004D580C" w:rsidRPr="00E244B2" w:rsidRDefault="004D580C" w:rsidP="00166A8B">
            <w:pPr>
              <w:pStyle w:val="a8"/>
              <w:rPr>
                <w:color w:val="000000" w:themeColor="text1"/>
              </w:rPr>
            </w:pPr>
            <w:r w:rsidRPr="00E244B2">
              <w:rPr>
                <w:color w:val="000000" w:themeColor="text1"/>
              </w:rPr>
              <w:t>单位</w:t>
            </w:r>
          </w:p>
        </w:tc>
        <w:tc>
          <w:tcPr>
            <w:tcW w:w="812" w:type="pct"/>
            <w:shd w:val="clear" w:color="auto" w:fill="E8EEF5"/>
            <w:tcMar>
              <w:top w:w="100" w:type="dxa"/>
              <w:left w:w="120" w:type="dxa"/>
              <w:bottom w:w="100" w:type="dxa"/>
              <w:right w:w="120" w:type="dxa"/>
            </w:tcMar>
            <w:vAlign w:val="center"/>
          </w:tcPr>
          <w:p w14:paraId="18D9D208"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775B4283" w14:textId="77777777" w:rsidR="004D580C" w:rsidRPr="00E244B2" w:rsidRDefault="004D580C" w:rsidP="00166A8B">
            <w:pPr>
              <w:pStyle w:val="a8"/>
              <w:rPr>
                <w:color w:val="000000" w:themeColor="text1"/>
              </w:rPr>
            </w:pPr>
            <w:r w:rsidRPr="00E244B2">
              <w:rPr>
                <w:color w:val="000000" w:themeColor="text1"/>
              </w:rPr>
              <w:t>输出样例</w:t>
            </w:r>
          </w:p>
        </w:tc>
      </w:tr>
      <w:tr w:rsidR="004D580C" w:rsidRPr="00E244B2" w14:paraId="0842CD4F" w14:textId="77777777" w:rsidTr="00004CB4">
        <w:tc>
          <w:tcPr>
            <w:tcW w:w="703" w:type="pct"/>
            <w:vAlign w:val="center"/>
          </w:tcPr>
          <w:p w14:paraId="20D3FD5D" w14:textId="77777777" w:rsidR="004D580C" w:rsidRPr="00E244B2" w:rsidRDefault="004D580C" w:rsidP="00166A8B">
            <w:pPr>
              <w:pStyle w:val="a8"/>
              <w:rPr>
                <w:color w:val="000000" w:themeColor="text1"/>
              </w:rPr>
            </w:pPr>
            <w:r w:rsidRPr="00E244B2">
              <w:rPr>
                <w:color w:val="000000" w:themeColor="text1"/>
              </w:rPr>
              <w:t>原时段向目标时段转移的负荷功率</w:t>
            </w:r>
          </w:p>
        </w:tc>
        <w:tc>
          <w:tcPr>
            <w:tcW w:w="1106" w:type="pct"/>
            <w:vAlign w:val="center"/>
          </w:tcPr>
          <w:p w14:paraId="7FAB8E95" w14:textId="77777777" w:rsidR="004D580C" w:rsidRPr="00E244B2" w:rsidRDefault="004D580C" w:rsidP="00166A8B">
            <w:pPr>
              <w:pStyle w:val="a8"/>
              <w:rPr>
                <w:color w:val="000000" w:themeColor="text1"/>
              </w:rPr>
            </w:pPr>
            <w:r w:rsidRPr="00E244B2">
              <w:rPr>
                <w:color w:val="000000" w:themeColor="text1"/>
              </w:rPr>
              <w:object w:dxaOrig="597" w:dyaOrig="397" w14:anchorId="773145EC">
                <v:shape id="_x0000_i2411" type="#_x0000_t75" alt="" style="width:31.1pt;height:20.15pt" o:ole="">
                  <v:imagedata r:id="rId2667" o:title=""/>
                </v:shape>
                <o:OLEObject Type="Embed" ProgID="Equation.DSMT4" ShapeID="_x0000_i2411" DrawAspect="Content" ObjectID="_1852642308" r:id="rId2668"/>
              </w:object>
            </w:r>
          </w:p>
        </w:tc>
        <w:tc>
          <w:tcPr>
            <w:tcW w:w="1171" w:type="pct"/>
            <w:vAlign w:val="center"/>
          </w:tcPr>
          <w:p w14:paraId="7389EB01"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52" w:dyaOrig="252" w14:anchorId="3854608D">
                <v:shape id="_x0000_i2412" type="#_x0000_t75" style="width:15.25pt;height:15.25pt" o:ole="">
                  <v:imagedata r:id="rId1812" o:title=""/>
                </v:shape>
                <o:OLEObject Type="Embed" ProgID="Equation.DSMT4" ShapeID="_x0000_i2412" DrawAspect="Content" ObjectID="_1852642309" r:id="rId2669"/>
              </w:object>
            </w:r>
            <w:r w:rsidRPr="00E244B2">
              <w:rPr>
                <w:color w:val="000000" w:themeColor="text1"/>
              </w:rPr>
              <w:t>的分区</w:t>
            </w:r>
            <w:r w:rsidRPr="00E244B2">
              <w:rPr>
                <w:color w:val="000000" w:themeColor="text1"/>
              </w:rPr>
              <w:object w:dxaOrig="180" w:dyaOrig="204" w14:anchorId="1808D7C5">
                <v:shape id="_x0000_i2413" type="#_x0000_t75" style="width:10.35pt;height:10.35pt" o:ole="">
                  <v:imagedata r:id="rId2642" o:title=""/>
                </v:shape>
                <o:OLEObject Type="Embed" ProgID="Equation.DSMT4" ShapeID="_x0000_i2413" DrawAspect="Content" ObjectID="_1852642310" r:id="rId2670"/>
              </w:object>
            </w:r>
            <w:r w:rsidRPr="00E244B2">
              <w:rPr>
                <w:color w:val="000000" w:themeColor="text1"/>
              </w:rPr>
              <w:t>中原计划在时段</w:t>
            </w:r>
            <w:r w:rsidRPr="00E244B2">
              <w:rPr>
                <w:color w:val="000000" w:themeColor="text1"/>
              </w:rPr>
              <w:object w:dxaOrig="180" w:dyaOrig="228" w14:anchorId="264A4C2D">
                <v:shape id="_x0000_i2414" type="#_x0000_t75" style="width:10.35pt;height:10.35pt" o:ole="">
                  <v:imagedata r:id="rId1818" o:title=""/>
                </v:shape>
                <o:OLEObject Type="Embed" ProgID="Equation.DSMT4" ShapeID="_x0000_i2414" DrawAspect="Content" ObjectID="_1852642311" r:id="rId2671"/>
              </w:object>
            </w:r>
            <w:r w:rsidRPr="00E244B2">
              <w:rPr>
                <w:color w:val="000000" w:themeColor="text1"/>
              </w:rPr>
              <w:t>使用、实际调整至时段</w:t>
            </w:r>
            <w:r w:rsidRPr="00E244B2">
              <w:rPr>
                <w:color w:val="000000" w:themeColor="text1"/>
              </w:rPr>
              <w:object w:dxaOrig="204" w:dyaOrig="216" w14:anchorId="0B592940">
                <v:shape id="_x0000_i2415" type="#_x0000_t75" style="width:10.35pt;height:10.35pt" o:ole="">
                  <v:imagedata r:id="rId1820" o:title=""/>
                </v:shape>
                <o:OLEObject Type="Embed" ProgID="Equation.DSMT4" ShapeID="_x0000_i2415" DrawAspect="Content" ObjectID="_1852642312" r:id="rId2672"/>
              </w:object>
            </w:r>
            <w:r w:rsidRPr="00E244B2">
              <w:rPr>
                <w:color w:val="000000" w:themeColor="text1"/>
              </w:rPr>
              <w:t>使用的负荷功率</w:t>
            </w:r>
          </w:p>
        </w:tc>
        <w:tc>
          <w:tcPr>
            <w:tcW w:w="393" w:type="pct"/>
            <w:vAlign w:val="center"/>
          </w:tcPr>
          <w:p w14:paraId="0D096F64"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3E0303B4" w14:textId="77777777" w:rsidR="004D580C" w:rsidRPr="00E244B2" w:rsidRDefault="004D580C" w:rsidP="00166A8B">
            <w:pPr>
              <w:pStyle w:val="a8"/>
              <w:rPr>
                <w:color w:val="000000" w:themeColor="text1"/>
              </w:rPr>
            </w:pPr>
            <w:r w:rsidRPr="00E244B2">
              <w:rPr>
                <w:color w:val="000000" w:themeColor="text1"/>
              </w:rPr>
              <w:t>构建转出、转入功率，电量守恒约束</w:t>
            </w:r>
          </w:p>
        </w:tc>
        <w:tc>
          <w:tcPr>
            <w:tcW w:w="812" w:type="pct"/>
            <w:vAlign w:val="center"/>
          </w:tcPr>
          <w:p w14:paraId="14B1E8F5" w14:textId="77777777" w:rsidR="004D580C" w:rsidRPr="00E244B2" w:rsidRDefault="004D580C" w:rsidP="00166A8B">
            <w:pPr>
              <w:pStyle w:val="a8"/>
              <w:rPr>
                <w:color w:val="000000" w:themeColor="text1"/>
              </w:rPr>
            </w:pPr>
            <w:r w:rsidRPr="00E244B2">
              <w:rPr>
                <w:color w:val="000000" w:themeColor="text1"/>
              </w:rPr>
              <w:t>[120,180,0]</w:t>
            </w:r>
          </w:p>
        </w:tc>
      </w:tr>
      <w:tr w:rsidR="004D580C" w:rsidRPr="00E244B2" w14:paraId="04E898F8" w14:textId="77777777" w:rsidTr="00004CB4">
        <w:tc>
          <w:tcPr>
            <w:tcW w:w="703" w:type="pct"/>
            <w:vAlign w:val="center"/>
          </w:tcPr>
          <w:p w14:paraId="05CAFC10" w14:textId="77777777" w:rsidR="004D580C" w:rsidRPr="00E244B2" w:rsidRDefault="004D580C" w:rsidP="00166A8B">
            <w:pPr>
              <w:pStyle w:val="a8"/>
              <w:rPr>
                <w:color w:val="000000" w:themeColor="text1"/>
              </w:rPr>
            </w:pPr>
            <w:r w:rsidRPr="00E244B2">
              <w:rPr>
                <w:color w:val="000000" w:themeColor="text1"/>
              </w:rPr>
              <w:lastRenderedPageBreak/>
              <w:t>时段转出的需求响应负荷功率</w:t>
            </w:r>
          </w:p>
        </w:tc>
        <w:tc>
          <w:tcPr>
            <w:tcW w:w="1106" w:type="pct"/>
            <w:vAlign w:val="center"/>
          </w:tcPr>
          <w:p w14:paraId="5734934E" w14:textId="77777777" w:rsidR="004D580C" w:rsidRPr="00E244B2" w:rsidRDefault="004D580C" w:rsidP="00166A8B">
            <w:pPr>
              <w:pStyle w:val="a8"/>
              <w:rPr>
                <w:color w:val="000000" w:themeColor="text1"/>
              </w:rPr>
            </w:pPr>
            <w:r w:rsidRPr="00E244B2">
              <w:rPr>
                <w:color w:val="000000" w:themeColor="text1"/>
              </w:rPr>
              <w:object w:dxaOrig="557" w:dyaOrig="397" w14:anchorId="769039FD">
                <v:shape id="_x0000_i2416" type="#_x0000_t75" alt="" style="width:25.65pt;height:20.15pt" o:ole="">
                  <v:imagedata r:id="rId2673" o:title=""/>
                </v:shape>
                <o:OLEObject Type="Embed" ProgID="Equation.DSMT4" ShapeID="_x0000_i2416" DrawAspect="Content" ObjectID="_1852642313" r:id="rId2674"/>
              </w:object>
            </w:r>
          </w:p>
        </w:tc>
        <w:tc>
          <w:tcPr>
            <w:tcW w:w="1171" w:type="pct"/>
            <w:vAlign w:val="center"/>
          </w:tcPr>
          <w:p w14:paraId="1703F898"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52" w:dyaOrig="252" w14:anchorId="160D9287">
                <v:shape id="_x0000_i2417" type="#_x0000_t75" style="width:15.25pt;height:15.25pt" o:ole="">
                  <v:imagedata r:id="rId1812" o:title=""/>
                </v:shape>
                <o:OLEObject Type="Embed" ProgID="Equation.DSMT4" ShapeID="_x0000_i2417" DrawAspect="Content" ObjectID="_1852642314" r:id="rId2675"/>
              </w:object>
            </w:r>
            <w:r w:rsidRPr="00E244B2">
              <w:rPr>
                <w:color w:val="000000" w:themeColor="text1"/>
              </w:rPr>
              <w:t>的分区</w:t>
            </w:r>
            <w:r w:rsidRPr="00E244B2">
              <w:rPr>
                <w:color w:val="000000" w:themeColor="text1"/>
              </w:rPr>
              <w:object w:dxaOrig="180" w:dyaOrig="204" w14:anchorId="21BB0303">
                <v:shape id="_x0000_i2418" type="#_x0000_t75" style="width:10.35pt;height:10.35pt" o:ole="">
                  <v:imagedata r:id="rId2642" o:title=""/>
                </v:shape>
                <o:OLEObject Type="Embed" ProgID="Equation.DSMT4" ShapeID="_x0000_i2418" DrawAspect="Content" ObjectID="_1852642315" r:id="rId2676"/>
              </w:object>
            </w:r>
            <w:r w:rsidRPr="00E244B2">
              <w:rPr>
                <w:color w:val="000000" w:themeColor="text1"/>
              </w:rPr>
              <w:t>在时段</w:t>
            </w:r>
            <w:r w:rsidRPr="00E244B2">
              <w:rPr>
                <w:color w:val="000000" w:themeColor="text1"/>
              </w:rPr>
              <w:object w:dxaOrig="180" w:dyaOrig="228" w14:anchorId="1E6F45E3">
                <v:shape id="_x0000_i2419" type="#_x0000_t75" style="width:10.35pt;height:10.35pt" o:ole="">
                  <v:imagedata r:id="rId1818" o:title=""/>
                </v:shape>
                <o:OLEObject Type="Embed" ProgID="Equation.DSMT4" ShapeID="_x0000_i2419" DrawAspect="Content" ObjectID="_1852642316" r:id="rId2677"/>
              </w:object>
            </w:r>
            <w:r w:rsidRPr="00E244B2">
              <w:rPr>
                <w:color w:val="000000" w:themeColor="text1"/>
              </w:rPr>
              <w:t>转出的需求响应负荷功率</w:t>
            </w:r>
          </w:p>
        </w:tc>
        <w:tc>
          <w:tcPr>
            <w:tcW w:w="393" w:type="pct"/>
            <w:vAlign w:val="center"/>
          </w:tcPr>
          <w:p w14:paraId="0E64B038"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47C91562" w14:textId="77777777" w:rsidR="004D580C" w:rsidRPr="00E244B2" w:rsidRDefault="004D580C" w:rsidP="00166A8B">
            <w:pPr>
              <w:pStyle w:val="a8"/>
              <w:rPr>
                <w:color w:val="000000" w:themeColor="text1"/>
              </w:rPr>
            </w:pPr>
            <w:r w:rsidRPr="00E244B2">
              <w:rPr>
                <w:color w:val="000000" w:themeColor="text1"/>
              </w:rPr>
              <w:t>转出功率上限约束、电量守恒</w:t>
            </w:r>
          </w:p>
        </w:tc>
        <w:tc>
          <w:tcPr>
            <w:tcW w:w="812" w:type="pct"/>
            <w:vAlign w:val="center"/>
          </w:tcPr>
          <w:p w14:paraId="08461D8F" w14:textId="77777777" w:rsidR="004D580C" w:rsidRPr="00E244B2" w:rsidRDefault="004D580C" w:rsidP="00166A8B">
            <w:pPr>
              <w:pStyle w:val="a8"/>
              <w:rPr>
                <w:color w:val="000000" w:themeColor="text1"/>
              </w:rPr>
            </w:pPr>
            <w:r w:rsidRPr="00E244B2">
              <w:rPr>
                <w:color w:val="000000" w:themeColor="text1"/>
              </w:rPr>
              <w:t>[250,320,0]</w:t>
            </w:r>
          </w:p>
        </w:tc>
      </w:tr>
      <w:tr w:rsidR="004D580C" w:rsidRPr="00E244B2" w14:paraId="67DC4822" w14:textId="77777777" w:rsidTr="00004CB4">
        <w:tc>
          <w:tcPr>
            <w:tcW w:w="703" w:type="pct"/>
            <w:vAlign w:val="center"/>
          </w:tcPr>
          <w:p w14:paraId="6A412766" w14:textId="77777777" w:rsidR="004D580C" w:rsidRPr="00E244B2" w:rsidRDefault="004D580C" w:rsidP="00166A8B">
            <w:pPr>
              <w:pStyle w:val="a8"/>
              <w:rPr>
                <w:color w:val="000000" w:themeColor="text1"/>
              </w:rPr>
            </w:pPr>
            <w:r w:rsidRPr="00E244B2">
              <w:rPr>
                <w:color w:val="000000" w:themeColor="text1"/>
              </w:rPr>
              <w:t>时段转入的需求响应负荷功率</w:t>
            </w:r>
          </w:p>
        </w:tc>
        <w:tc>
          <w:tcPr>
            <w:tcW w:w="1106" w:type="pct"/>
            <w:vAlign w:val="center"/>
          </w:tcPr>
          <w:p w14:paraId="609174EE" w14:textId="77777777" w:rsidR="004D580C" w:rsidRPr="00E244B2" w:rsidRDefault="004D580C" w:rsidP="00166A8B">
            <w:pPr>
              <w:pStyle w:val="a8"/>
              <w:rPr>
                <w:color w:val="000000" w:themeColor="text1"/>
              </w:rPr>
            </w:pPr>
            <w:r w:rsidRPr="00E244B2">
              <w:rPr>
                <w:color w:val="000000" w:themeColor="text1"/>
              </w:rPr>
              <w:object w:dxaOrig="499" w:dyaOrig="397" w14:anchorId="2DD8C6FE">
                <v:shape id="_x0000_i2420" type="#_x0000_t75" alt="" style="width:25.65pt;height:20.15pt" o:ole="">
                  <v:imagedata r:id="rId2678" o:title=""/>
                </v:shape>
                <o:OLEObject Type="Embed" ProgID="Equation.DSMT4" ShapeID="_x0000_i2420" DrawAspect="Content" ObjectID="_1852642317" r:id="rId2679"/>
              </w:object>
            </w:r>
          </w:p>
        </w:tc>
        <w:tc>
          <w:tcPr>
            <w:tcW w:w="1171" w:type="pct"/>
            <w:vAlign w:val="center"/>
          </w:tcPr>
          <w:p w14:paraId="473FB87C"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28" w:dyaOrig="252" w14:anchorId="7056DA95">
                <v:shape id="_x0000_i2421" type="#_x0000_t75" style="width:10.35pt;height:15.25pt" o:ole="">
                  <v:imagedata r:id="rId1865" o:title=""/>
                </v:shape>
                <o:OLEObject Type="Embed" ProgID="Equation.DSMT4" ShapeID="_x0000_i2421" DrawAspect="Content" ObjectID="_1852642318" r:id="rId2680"/>
              </w:object>
            </w:r>
            <w:r w:rsidRPr="00E244B2">
              <w:rPr>
                <w:color w:val="000000" w:themeColor="text1"/>
              </w:rPr>
              <w:t>的分区</w:t>
            </w:r>
            <w:r w:rsidRPr="00E244B2">
              <w:rPr>
                <w:color w:val="000000" w:themeColor="text1"/>
              </w:rPr>
              <w:object w:dxaOrig="180" w:dyaOrig="204" w14:anchorId="4F0C7DF0">
                <v:shape id="_x0000_i2422" type="#_x0000_t75" style="width:10.35pt;height:10.35pt" o:ole="">
                  <v:imagedata r:id="rId2681" o:title=""/>
                </v:shape>
                <o:OLEObject Type="Embed" ProgID="Equation.DSMT4" ShapeID="_x0000_i2422" DrawAspect="Content" ObjectID="_1852642319" r:id="rId2682"/>
              </w:object>
            </w:r>
            <w:r w:rsidRPr="00E244B2">
              <w:rPr>
                <w:color w:val="000000" w:themeColor="text1"/>
              </w:rPr>
              <w:t>在时段</w:t>
            </w:r>
            <w:r w:rsidRPr="00E244B2">
              <w:rPr>
                <w:color w:val="000000" w:themeColor="text1"/>
              </w:rPr>
              <w:object w:dxaOrig="132" w:dyaOrig="228" w14:anchorId="2D484B1D">
                <v:shape id="_x0000_i2423" type="#_x0000_t75" style="width:5.5pt;height:10.35pt" o:ole="">
                  <v:imagedata r:id="rId2683" o:title=""/>
                </v:shape>
                <o:OLEObject Type="Embed" ProgID="Equation.DSMT4" ShapeID="_x0000_i2423" DrawAspect="Content" ObjectID="_1852642320" r:id="rId2684"/>
              </w:object>
            </w:r>
            <w:r w:rsidRPr="00E244B2">
              <w:rPr>
                <w:color w:val="000000" w:themeColor="text1"/>
              </w:rPr>
              <w:t>从其他时段转入的需求响应负荷功率</w:t>
            </w:r>
          </w:p>
        </w:tc>
        <w:tc>
          <w:tcPr>
            <w:tcW w:w="393" w:type="pct"/>
            <w:vAlign w:val="center"/>
          </w:tcPr>
          <w:p w14:paraId="729547B5"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63ECE2B6" w14:textId="77777777" w:rsidR="004D580C" w:rsidRPr="00E244B2" w:rsidRDefault="004D580C" w:rsidP="00166A8B">
            <w:pPr>
              <w:pStyle w:val="a8"/>
              <w:rPr>
                <w:color w:val="000000" w:themeColor="text1"/>
              </w:rPr>
            </w:pPr>
            <w:r w:rsidRPr="00E244B2">
              <w:rPr>
                <w:color w:val="000000" w:themeColor="text1"/>
              </w:rPr>
              <w:t>转入功率上限约束、分区平衡</w:t>
            </w:r>
          </w:p>
        </w:tc>
        <w:tc>
          <w:tcPr>
            <w:tcW w:w="812" w:type="pct"/>
            <w:vAlign w:val="center"/>
          </w:tcPr>
          <w:p w14:paraId="11C258FB" w14:textId="77777777" w:rsidR="004D580C" w:rsidRPr="00E244B2" w:rsidRDefault="004D580C" w:rsidP="00166A8B">
            <w:pPr>
              <w:pStyle w:val="a8"/>
              <w:rPr>
                <w:color w:val="000000" w:themeColor="text1"/>
              </w:rPr>
            </w:pPr>
            <w:r w:rsidRPr="00E244B2">
              <w:rPr>
                <w:color w:val="000000" w:themeColor="text1"/>
              </w:rPr>
              <w:t>[0,0,280]</w:t>
            </w:r>
          </w:p>
        </w:tc>
      </w:tr>
    </w:tbl>
    <w:p w14:paraId="08C82DFA" w14:textId="77777777" w:rsidR="004D580C" w:rsidRPr="00E244B2" w:rsidRDefault="004D580C" w:rsidP="004D580C">
      <w:pPr>
        <w:ind w:firstLine="480"/>
        <w:rPr>
          <w:color w:val="000000" w:themeColor="text1"/>
        </w:rPr>
      </w:pPr>
    </w:p>
    <w:p w14:paraId="02987956" w14:textId="77777777" w:rsidR="004D580C" w:rsidRPr="00E244B2" w:rsidRDefault="004D580C" w:rsidP="004D580C">
      <w:pPr>
        <w:ind w:firstLine="480"/>
        <w:rPr>
          <w:color w:val="000000" w:themeColor="text1"/>
        </w:rPr>
      </w:pPr>
    </w:p>
    <w:p w14:paraId="2E737D7C" w14:textId="77777777" w:rsidR="004D580C" w:rsidRPr="00E244B2" w:rsidRDefault="004D580C" w:rsidP="004D580C">
      <w:pPr>
        <w:pStyle w:val="20"/>
        <w:rPr>
          <w:color w:val="000000" w:themeColor="text1"/>
        </w:rPr>
      </w:pPr>
      <w:r w:rsidRPr="00E244B2">
        <w:rPr>
          <w:rFonts w:hint="eastAsia"/>
          <w:color w:val="000000" w:themeColor="text1"/>
        </w:rPr>
        <w:t>可削弱负荷约束</w:t>
      </w:r>
    </w:p>
    <w:p w14:paraId="1FA1BC18"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491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279"/>
        <w:gridCol w:w="2400"/>
        <w:gridCol w:w="3120"/>
        <w:gridCol w:w="1209"/>
        <w:gridCol w:w="1614"/>
        <w:gridCol w:w="1232"/>
        <w:gridCol w:w="1837"/>
      </w:tblGrid>
      <w:tr w:rsidR="004D580C" w:rsidRPr="00E244B2" w14:paraId="245DBACA" w14:textId="77777777" w:rsidTr="00004CB4">
        <w:trPr>
          <w:tblHeader/>
        </w:trPr>
        <w:tc>
          <w:tcPr>
            <w:tcW w:w="832" w:type="pct"/>
            <w:shd w:val="clear" w:color="auto" w:fill="E8EEF5"/>
            <w:tcMar>
              <w:top w:w="100" w:type="dxa"/>
              <w:left w:w="120" w:type="dxa"/>
              <w:bottom w:w="100" w:type="dxa"/>
              <w:right w:w="120" w:type="dxa"/>
            </w:tcMar>
            <w:vAlign w:val="center"/>
          </w:tcPr>
          <w:p w14:paraId="1AB9981F"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5D0DA7F7"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6FF18C3D"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209DF460"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66B4D639"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428B3042"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70C72EDD" w14:textId="77777777" w:rsidR="004D580C" w:rsidRPr="00E244B2" w:rsidRDefault="004D580C" w:rsidP="00166A8B">
            <w:pPr>
              <w:pStyle w:val="a8"/>
              <w:rPr>
                <w:color w:val="000000" w:themeColor="text1"/>
              </w:rPr>
            </w:pPr>
            <w:r w:rsidRPr="00E244B2">
              <w:rPr>
                <w:color w:val="000000" w:themeColor="text1"/>
              </w:rPr>
              <w:t>数据样例</w:t>
            </w:r>
          </w:p>
        </w:tc>
      </w:tr>
      <w:tr w:rsidR="004D580C" w:rsidRPr="00E244B2" w14:paraId="5653FA62" w14:textId="77777777" w:rsidTr="00004CB4">
        <w:tc>
          <w:tcPr>
            <w:tcW w:w="832" w:type="pct"/>
            <w:vAlign w:val="center"/>
          </w:tcPr>
          <w:p w14:paraId="3AD39D71" w14:textId="77777777" w:rsidR="004D580C" w:rsidRPr="00E244B2" w:rsidRDefault="004D580C" w:rsidP="00166A8B">
            <w:pPr>
              <w:pStyle w:val="a8"/>
              <w:rPr>
                <w:color w:val="000000" w:themeColor="text1"/>
              </w:rPr>
            </w:pPr>
            <w:r w:rsidRPr="00E244B2">
              <w:rPr>
                <w:color w:val="000000" w:themeColor="text1"/>
              </w:rPr>
              <w:t>时段最大可削减负荷功率</w:t>
            </w:r>
          </w:p>
        </w:tc>
        <w:tc>
          <w:tcPr>
            <w:tcW w:w="876" w:type="pct"/>
            <w:vAlign w:val="center"/>
          </w:tcPr>
          <w:p w14:paraId="634BCB85" w14:textId="77777777" w:rsidR="004D580C" w:rsidRPr="00E244B2" w:rsidRDefault="004D580C" w:rsidP="00166A8B">
            <w:pPr>
              <w:pStyle w:val="a8"/>
              <w:rPr>
                <w:color w:val="000000" w:themeColor="text1"/>
              </w:rPr>
            </w:pPr>
            <w:r w:rsidRPr="00E244B2">
              <w:rPr>
                <w:color w:val="000000" w:themeColor="text1"/>
              </w:rPr>
              <w:object w:dxaOrig="696" w:dyaOrig="397" w14:anchorId="497652BA">
                <v:shape id="_x0000_i2424" type="#_x0000_t75" alt="" style="width:35.4pt;height:20.15pt" o:ole="">
                  <v:imagedata r:id="rId2685" o:title=""/>
                </v:shape>
                <o:OLEObject Type="Embed" ProgID="Equation.DSMT4" ShapeID="_x0000_i2424" DrawAspect="Content" ObjectID="_1852642321" r:id="rId2686"/>
              </w:object>
            </w:r>
          </w:p>
        </w:tc>
        <w:tc>
          <w:tcPr>
            <w:tcW w:w="1139" w:type="pct"/>
            <w:vAlign w:val="center"/>
          </w:tcPr>
          <w:p w14:paraId="6DCB947D" w14:textId="77777777" w:rsidR="004D580C" w:rsidRPr="00E244B2" w:rsidRDefault="004D580C" w:rsidP="00166A8B">
            <w:pPr>
              <w:pStyle w:val="a8"/>
              <w:rPr>
                <w:color w:val="000000" w:themeColor="text1"/>
              </w:rPr>
            </w:pPr>
            <w:r w:rsidRPr="00E244B2">
              <w:rPr>
                <w:color w:val="000000" w:themeColor="text1"/>
              </w:rPr>
              <w:t>该分区在时段</w:t>
            </w:r>
            <w:r w:rsidRPr="00E244B2">
              <w:rPr>
                <w:color w:val="000000" w:themeColor="text1"/>
              </w:rPr>
              <w:object w:dxaOrig="132" w:dyaOrig="228" w14:anchorId="5B509671">
                <v:shape id="_x0000_i2425" type="#_x0000_t75" style="width:5.5pt;height:10.35pt" o:ole="">
                  <v:imagedata r:id="rId1881" o:title=""/>
                </v:shape>
                <o:OLEObject Type="Embed" ProgID="Equation.DSMT4" ShapeID="_x0000_i2425" DrawAspect="Content" ObjectID="_1852642322" r:id="rId2687"/>
              </w:object>
            </w:r>
            <w:r w:rsidRPr="00E244B2">
              <w:rPr>
                <w:color w:val="000000" w:themeColor="text1"/>
              </w:rPr>
              <w:t>能够提供的最大可削减负荷功率</w:t>
            </w:r>
          </w:p>
        </w:tc>
        <w:tc>
          <w:tcPr>
            <w:tcW w:w="441" w:type="pct"/>
            <w:vAlign w:val="center"/>
          </w:tcPr>
          <w:p w14:paraId="360C842F"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1937D3D2" w14:textId="77777777" w:rsidR="004D580C" w:rsidRPr="00E244B2" w:rsidRDefault="004D580C" w:rsidP="00166A8B">
            <w:pPr>
              <w:pStyle w:val="a8"/>
              <w:rPr>
                <w:color w:val="000000" w:themeColor="text1"/>
              </w:rPr>
            </w:pPr>
            <w:r w:rsidRPr="00E244B2">
              <w:rPr>
                <w:color w:val="000000" w:themeColor="text1"/>
              </w:rPr>
              <w:t>分区需求响应资源规模</w:t>
            </w:r>
          </w:p>
        </w:tc>
        <w:tc>
          <w:tcPr>
            <w:tcW w:w="450" w:type="pct"/>
            <w:vAlign w:val="center"/>
          </w:tcPr>
          <w:p w14:paraId="0DC5E37A"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7BB47E08" w14:textId="77777777" w:rsidR="004D580C" w:rsidRPr="00E244B2" w:rsidRDefault="004D580C" w:rsidP="00166A8B">
            <w:pPr>
              <w:pStyle w:val="a8"/>
              <w:rPr>
                <w:color w:val="000000" w:themeColor="text1"/>
              </w:rPr>
            </w:pPr>
            <w:r w:rsidRPr="00E244B2">
              <w:rPr>
                <w:color w:val="000000" w:themeColor="text1"/>
              </w:rPr>
              <w:t>[200,260,150,…]</w:t>
            </w:r>
          </w:p>
        </w:tc>
      </w:tr>
      <w:tr w:rsidR="004D580C" w:rsidRPr="00E244B2" w14:paraId="475677D1" w14:textId="77777777" w:rsidTr="00004CB4">
        <w:tc>
          <w:tcPr>
            <w:tcW w:w="832" w:type="pct"/>
            <w:vAlign w:val="center"/>
          </w:tcPr>
          <w:p w14:paraId="6EB956A5" w14:textId="77777777" w:rsidR="004D580C" w:rsidRPr="00E244B2" w:rsidRDefault="004D580C" w:rsidP="00166A8B">
            <w:pPr>
              <w:pStyle w:val="a8"/>
              <w:rPr>
                <w:color w:val="000000" w:themeColor="text1"/>
              </w:rPr>
            </w:pPr>
            <w:r w:rsidRPr="00E244B2">
              <w:rPr>
                <w:color w:val="000000" w:themeColor="text1"/>
              </w:rPr>
              <w:t>日调度周期包含的时段集合</w:t>
            </w:r>
          </w:p>
        </w:tc>
        <w:tc>
          <w:tcPr>
            <w:tcW w:w="876" w:type="pct"/>
            <w:vAlign w:val="center"/>
          </w:tcPr>
          <w:p w14:paraId="573DD800" w14:textId="77777777" w:rsidR="004D580C" w:rsidRPr="00E244B2" w:rsidRDefault="004D580C" w:rsidP="00166A8B">
            <w:pPr>
              <w:pStyle w:val="a8"/>
              <w:rPr>
                <w:color w:val="000000" w:themeColor="text1"/>
              </w:rPr>
            </w:pPr>
            <w:r w:rsidRPr="00E244B2">
              <w:rPr>
                <w:color w:val="000000" w:themeColor="text1"/>
              </w:rPr>
              <w:object w:dxaOrig="260" w:dyaOrig="358" w14:anchorId="3DA843F8">
                <v:shape id="_x0000_i2426" type="#_x0000_t75" alt="" style="width:15.25pt;height:15.25pt" o:ole="">
                  <v:imagedata r:id="rId2688" o:title=""/>
                </v:shape>
                <o:OLEObject Type="Embed" ProgID="Equation.DSMT4" ShapeID="_x0000_i2426" DrawAspect="Content" ObjectID="_1852642323" r:id="rId2689"/>
              </w:object>
            </w:r>
          </w:p>
        </w:tc>
        <w:tc>
          <w:tcPr>
            <w:tcW w:w="1139" w:type="pct"/>
            <w:vAlign w:val="center"/>
          </w:tcPr>
          <w:p w14:paraId="7A944CBE" w14:textId="77777777" w:rsidR="004D580C" w:rsidRPr="00E244B2" w:rsidRDefault="004D580C" w:rsidP="00166A8B">
            <w:pPr>
              <w:pStyle w:val="a8"/>
              <w:rPr>
                <w:color w:val="000000" w:themeColor="text1"/>
              </w:rPr>
            </w:pPr>
            <w:r w:rsidRPr="00E244B2">
              <w:rPr>
                <w:color w:val="000000" w:themeColor="text1"/>
              </w:rPr>
              <w:t>第</w:t>
            </w:r>
            <w:r w:rsidRPr="00E244B2">
              <w:rPr>
                <w:color w:val="000000" w:themeColor="text1"/>
              </w:rPr>
              <w:object w:dxaOrig="216" w:dyaOrig="288" w14:anchorId="7B444F8A">
                <v:shape id="_x0000_i2427" type="#_x0000_t75" style="width:10.35pt;height:15.25pt" o:ole="">
                  <v:imagedata r:id="rId1887" o:title=""/>
                </v:shape>
                <o:OLEObject Type="Embed" ProgID="Equation.DSMT4" ShapeID="_x0000_i2427" DrawAspect="Content" ObjectID="_1852642324" r:id="rId2690"/>
              </w:object>
            </w:r>
            <w:r w:rsidRPr="00E244B2">
              <w:rPr>
                <w:color w:val="000000" w:themeColor="text1"/>
              </w:rPr>
              <w:t>个日调度周期所包含的时段集合</w:t>
            </w:r>
          </w:p>
        </w:tc>
        <w:tc>
          <w:tcPr>
            <w:tcW w:w="441" w:type="pct"/>
            <w:vAlign w:val="center"/>
          </w:tcPr>
          <w:p w14:paraId="2650FF93"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0C696945" w14:textId="77777777" w:rsidR="004D580C" w:rsidRPr="00E244B2" w:rsidRDefault="004D580C" w:rsidP="00166A8B">
            <w:pPr>
              <w:pStyle w:val="a8"/>
              <w:rPr>
                <w:color w:val="000000" w:themeColor="text1"/>
              </w:rPr>
            </w:pPr>
            <w:r w:rsidRPr="00E244B2">
              <w:rPr>
                <w:color w:val="000000" w:themeColor="text1"/>
              </w:rPr>
              <w:t>模型时间设定</w:t>
            </w:r>
          </w:p>
        </w:tc>
        <w:tc>
          <w:tcPr>
            <w:tcW w:w="450" w:type="pct"/>
            <w:vAlign w:val="center"/>
          </w:tcPr>
          <w:p w14:paraId="42F83EC1"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88C3EEA" w14:textId="77777777" w:rsidR="004D580C" w:rsidRPr="00E244B2" w:rsidRDefault="004D580C" w:rsidP="00166A8B">
            <w:pPr>
              <w:pStyle w:val="a8"/>
              <w:rPr>
                <w:color w:val="000000" w:themeColor="text1"/>
              </w:rPr>
            </w:pPr>
            <w:r w:rsidRPr="00E244B2">
              <w:rPr>
                <w:color w:val="000000" w:themeColor="text1"/>
              </w:rPr>
              <w:t>{1,2,…,24}</w:t>
            </w:r>
          </w:p>
        </w:tc>
      </w:tr>
      <w:tr w:rsidR="004D580C" w:rsidRPr="00E244B2" w14:paraId="051899DC" w14:textId="77777777" w:rsidTr="00004CB4">
        <w:tc>
          <w:tcPr>
            <w:tcW w:w="832" w:type="pct"/>
            <w:vAlign w:val="center"/>
          </w:tcPr>
          <w:p w14:paraId="5B3F5A7A" w14:textId="77777777" w:rsidR="004D580C" w:rsidRPr="00E244B2" w:rsidRDefault="004D580C" w:rsidP="00166A8B">
            <w:pPr>
              <w:pStyle w:val="a8"/>
              <w:rPr>
                <w:color w:val="000000" w:themeColor="text1"/>
              </w:rPr>
            </w:pPr>
            <w:r w:rsidRPr="00E244B2">
              <w:rPr>
                <w:color w:val="000000" w:themeColor="text1"/>
              </w:rPr>
              <w:t>分区单日允许的最大削减电量</w:t>
            </w:r>
          </w:p>
        </w:tc>
        <w:tc>
          <w:tcPr>
            <w:tcW w:w="876" w:type="pct"/>
            <w:vAlign w:val="center"/>
          </w:tcPr>
          <w:p w14:paraId="287ED416" w14:textId="77777777" w:rsidR="004D580C" w:rsidRPr="00E244B2" w:rsidRDefault="004D580C" w:rsidP="00166A8B">
            <w:pPr>
              <w:pStyle w:val="a8"/>
              <w:rPr>
                <w:color w:val="000000" w:themeColor="text1"/>
              </w:rPr>
            </w:pPr>
            <w:r w:rsidRPr="00E244B2">
              <w:rPr>
                <w:color w:val="000000" w:themeColor="text1"/>
              </w:rPr>
              <w:object w:dxaOrig="722" w:dyaOrig="397" w14:anchorId="06AC6828">
                <v:shape id="_x0000_i2428" type="#_x0000_t75" alt="" style="width:35.4pt;height:20.15pt" o:ole="">
                  <v:imagedata r:id="rId2691" o:title=""/>
                </v:shape>
                <o:OLEObject Type="Embed" ProgID="Equation.DSMT4" ShapeID="_x0000_i2428" DrawAspect="Content" ObjectID="_1852642325" r:id="rId2692"/>
              </w:object>
            </w:r>
          </w:p>
        </w:tc>
        <w:tc>
          <w:tcPr>
            <w:tcW w:w="1139" w:type="pct"/>
            <w:vAlign w:val="center"/>
          </w:tcPr>
          <w:p w14:paraId="249B1AB3"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52" w:dyaOrig="252" w14:anchorId="1F24864C">
                <v:shape id="_x0000_i2429" type="#_x0000_t75" style="width:15.25pt;height:15.25pt" o:ole="">
                  <v:imagedata r:id="rId1891" o:title=""/>
                </v:shape>
                <o:OLEObject Type="Embed" ProgID="Equation.DSMT4" ShapeID="_x0000_i2429" DrawAspect="Content" ObjectID="_1852642326" r:id="rId2693"/>
              </w:object>
            </w:r>
            <w:r w:rsidRPr="00E244B2">
              <w:rPr>
                <w:color w:val="000000" w:themeColor="text1"/>
              </w:rPr>
              <w:t>的分区</w:t>
            </w:r>
            <w:r w:rsidRPr="00E244B2">
              <w:rPr>
                <w:color w:val="000000" w:themeColor="text1"/>
              </w:rPr>
              <w:object w:dxaOrig="180" w:dyaOrig="204" w14:anchorId="5740DB30">
                <v:shape id="_x0000_i2430" type="#_x0000_t75" style="width:10.35pt;height:10.35pt" o:ole="">
                  <v:imagedata r:id="rId1893" o:title=""/>
                </v:shape>
                <o:OLEObject Type="Embed" ProgID="Equation.DSMT4" ShapeID="_x0000_i2430" DrawAspect="Content" ObjectID="_1852642327" r:id="rId2694"/>
              </w:object>
            </w:r>
            <w:r w:rsidRPr="00E244B2">
              <w:rPr>
                <w:color w:val="000000" w:themeColor="text1"/>
              </w:rPr>
              <w:t>在第</w:t>
            </w:r>
            <w:r w:rsidRPr="00E244B2">
              <w:rPr>
                <w:color w:val="000000" w:themeColor="text1"/>
              </w:rPr>
              <w:object w:dxaOrig="216" w:dyaOrig="288" w14:anchorId="6E25A883">
                <v:shape id="_x0000_i2431" type="#_x0000_t75" style="width:10.35pt;height:15.25pt" o:ole="">
                  <v:imagedata r:id="rId1887" o:title=""/>
                </v:shape>
                <o:OLEObject Type="Embed" ProgID="Equation.DSMT4" ShapeID="_x0000_i2431" DrawAspect="Content" ObjectID="_1852642328" r:id="rId2695"/>
              </w:object>
            </w:r>
            <w:r w:rsidRPr="00E244B2">
              <w:rPr>
                <w:color w:val="000000" w:themeColor="text1"/>
              </w:rPr>
              <w:t>个日调度周期内允许的最大削减电量</w:t>
            </w:r>
          </w:p>
        </w:tc>
        <w:tc>
          <w:tcPr>
            <w:tcW w:w="441" w:type="pct"/>
            <w:vAlign w:val="center"/>
          </w:tcPr>
          <w:p w14:paraId="6D5BFC2C"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7CE61832" w14:textId="77777777" w:rsidR="004D580C" w:rsidRPr="00E244B2" w:rsidRDefault="004D580C" w:rsidP="00166A8B">
            <w:pPr>
              <w:pStyle w:val="a8"/>
              <w:rPr>
                <w:color w:val="000000" w:themeColor="text1"/>
              </w:rPr>
            </w:pPr>
            <w:r w:rsidRPr="00E244B2">
              <w:rPr>
                <w:color w:val="000000" w:themeColor="text1"/>
              </w:rPr>
              <w:t>用户生产、舒适度约束</w:t>
            </w:r>
          </w:p>
        </w:tc>
        <w:tc>
          <w:tcPr>
            <w:tcW w:w="450" w:type="pct"/>
            <w:vAlign w:val="center"/>
          </w:tcPr>
          <w:p w14:paraId="223B2BE1"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30F1800" w14:textId="77777777" w:rsidR="004D580C" w:rsidRPr="00E244B2" w:rsidRDefault="004D580C" w:rsidP="00166A8B">
            <w:pPr>
              <w:pStyle w:val="a8"/>
              <w:rPr>
                <w:color w:val="000000" w:themeColor="text1"/>
              </w:rPr>
            </w:pPr>
            <w:r w:rsidRPr="00E244B2">
              <w:rPr>
                <w:color w:val="000000" w:themeColor="text1"/>
              </w:rPr>
              <w:t>2.4×103</w:t>
            </w:r>
          </w:p>
        </w:tc>
      </w:tr>
      <w:tr w:rsidR="004D580C" w:rsidRPr="00E244B2" w14:paraId="491EF102" w14:textId="77777777" w:rsidTr="00004CB4">
        <w:tc>
          <w:tcPr>
            <w:tcW w:w="832" w:type="pct"/>
            <w:vAlign w:val="center"/>
          </w:tcPr>
          <w:p w14:paraId="1BD348F1" w14:textId="77777777" w:rsidR="004D580C" w:rsidRPr="00E244B2" w:rsidRDefault="004D580C" w:rsidP="00166A8B">
            <w:pPr>
              <w:pStyle w:val="a8"/>
              <w:rPr>
                <w:color w:val="000000" w:themeColor="text1"/>
              </w:rPr>
            </w:pPr>
            <w:r w:rsidRPr="00E244B2">
              <w:rPr>
                <w:color w:val="000000" w:themeColor="text1"/>
              </w:rPr>
              <w:lastRenderedPageBreak/>
              <w:t>全年所有调度时段集合</w:t>
            </w:r>
          </w:p>
        </w:tc>
        <w:tc>
          <w:tcPr>
            <w:tcW w:w="876" w:type="pct"/>
            <w:vAlign w:val="center"/>
          </w:tcPr>
          <w:p w14:paraId="13A20BFD" w14:textId="77777777" w:rsidR="004D580C" w:rsidRPr="00E244B2" w:rsidRDefault="004D580C" w:rsidP="00166A8B">
            <w:pPr>
              <w:pStyle w:val="a8"/>
              <w:rPr>
                <w:color w:val="000000" w:themeColor="text1"/>
              </w:rPr>
            </w:pPr>
            <w:r w:rsidRPr="00E244B2">
              <w:rPr>
                <w:color w:val="000000" w:themeColor="text1"/>
              </w:rPr>
              <w:object w:dxaOrig="222" w:dyaOrig="258" w14:anchorId="35BE8EE5">
                <v:shape id="_x0000_i2432" type="#_x0000_t75" alt="" style="width:10.35pt;height:15.25pt" o:ole="">
                  <v:imagedata r:id="rId2696" o:title=""/>
                </v:shape>
                <o:OLEObject Type="Embed" ProgID="Equation.DSMT4" ShapeID="_x0000_i2432" DrawAspect="Content" ObjectID="_1852642329" r:id="rId2697"/>
              </w:object>
            </w:r>
          </w:p>
        </w:tc>
        <w:tc>
          <w:tcPr>
            <w:tcW w:w="1139" w:type="pct"/>
            <w:vAlign w:val="center"/>
          </w:tcPr>
          <w:p w14:paraId="4AB2927F" w14:textId="77777777" w:rsidR="004D580C" w:rsidRPr="00E244B2" w:rsidRDefault="004D580C" w:rsidP="00166A8B">
            <w:pPr>
              <w:pStyle w:val="a8"/>
              <w:rPr>
                <w:color w:val="000000" w:themeColor="text1"/>
              </w:rPr>
            </w:pPr>
            <w:r w:rsidRPr="00E244B2">
              <w:rPr>
                <w:color w:val="000000" w:themeColor="text1"/>
              </w:rPr>
              <w:t>全年所有调度时段的集合</w:t>
            </w:r>
          </w:p>
        </w:tc>
        <w:tc>
          <w:tcPr>
            <w:tcW w:w="441" w:type="pct"/>
            <w:vAlign w:val="center"/>
          </w:tcPr>
          <w:p w14:paraId="3FAAE4B5"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1A14D40A" w14:textId="77777777" w:rsidR="004D580C" w:rsidRPr="00E244B2" w:rsidRDefault="004D580C" w:rsidP="00166A8B">
            <w:pPr>
              <w:pStyle w:val="a8"/>
              <w:rPr>
                <w:color w:val="000000" w:themeColor="text1"/>
              </w:rPr>
            </w:pPr>
            <w:r w:rsidRPr="00E244B2">
              <w:rPr>
                <w:color w:val="000000" w:themeColor="text1"/>
              </w:rPr>
              <w:t>模型时间设定</w:t>
            </w:r>
          </w:p>
        </w:tc>
        <w:tc>
          <w:tcPr>
            <w:tcW w:w="450" w:type="pct"/>
            <w:vAlign w:val="center"/>
          </w:tcPr>
          <w:p w14:paraId="2C1746C5"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402C3D1" w14:textId="77777777" w:rsidR="004D580C" w:rsidRPr="00E244B2" w:rsidRDefault="004D580C" w:rsidP="00166A8B">
            <w:pPr>
              <w:pStyle w:val="a8"/>
              <w:rPr>
                <w:color w:val="000000" w:themeColor="text1"/>
              </w:rPr>
            </w:pPr>
            <w:r w:rsidRPr="00E244B2">
              <w:rPr>
                <w:color w:val="000000" w:themeColor="text1"/>
              </w:rPr>
              <w:t>{1,2,…,8760}</w:t>
            </w:r>
          </w:p>
        </w:tc>
      </w:tr>
      <w:tr w:rsidR="004D580C" w:rsidRPr="00E244B2" w14:paraId="3FA7DAD8" w14:textId="77777777" w:rsidTr="00004CB4">
        <w:tc>
          <w:tcPr>
            <w:tcW w:w="832" w:type="pct"/>
            <w:vAlign w:val="center"/>
          </w:tcPr>
          <w:p w14:paraId="4310A986" w14:textId="77777777" w:rsidR="004D580C" w:rsidRPr="00E244B2" w:rsidRDefault="004D580C" w:rsidP="00166A8B">
            <w:pPr>
              <w:pStyle w:val="a8"/>
              <w:rPr>
                <w:color w:val="000000" w:themeColor="text1"/>
              </w:rPr>
            </w:pPr>
            <w:r w:rsidRPr="00E244B2">
              <w:rPr>
                <w:color w:val="000000" w:themeColor="text1"/>
              </w:rPr>
              <w:t>分区全年最大允许削减电量</w:t>
            </w:r>
          </w:p>
        </w:tc>
        <w:tc>
          <w:tcPr>
            <w:tcW w:w="876" w:type="pct"/>
            <w:vAlign w:val="center"/>
          </w:tcPr>
          <w:p w14:paraId="714464AD" w14:textId="77777777" w:rsidR="004D580C" w:rsidRPr="00E244B2" w:rsidRDefault="004D580C" w:rsidP="00166A8B">
            <w:pPr>
              <w:pStyle w:val="a8"/>
              <w:rPr>
                <w:color w:val="000000" w:themeColor="text1"/>
              </w:rPr>
            </w:pPr>
            <w:r w:rsidRPr="00E244B2">
              <w:rPr>
                <w:color w:val="000000" w:themeColor="text1"/>
              </w:rPr>
              <w:object w:dxaOrig="720" w:dyaOrig="397" w14:anchorId="6A7CB0D8">
                <v:shape id="_x0000_i2433" type="#_x0000_t75" alt="" style="width:36.6pt;height:20.15pt" o:ole="">
                  <v:imagedata r:id="rId2698" o:title=""/>
                </v:shape>
                <o:OLEObject Type="Embed" ProgID="Equation.DSMT4" ShapeID="_x0000_i2433" DrawAspect="Content" ObjectID="_1852642330" r:id="rId2699"/>
              </w:object>
            </w:r>
          </w:p>
        </w:tc>
        <w:tc>
          <w:tcPr>
            <w:tcW w:w="1139" w:type="pct"/>
            <w:vAlign w:val="center"/>
          </w:tcPr>
          <w:p w14:paraId="67D7295F"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28" w:dyaOrig="252" w14:anchorId="4C993D83">
                <v:shape id="_x0000_i2434" type="#_x0000_t75" style="width:10.35pt;height:15.25pt" o:ole="">
                  <v:imagedata r:id="rId1902" o:title=""/>
                </v:shape>
                <o:OLEObject Type="Embed" ProgID="Equation.DSMT4" ShapeID="_x0000_i2434" DrawAspect="Content" ObjectID="_1852642331" r:id="rId2700"/>
              </w:object>
            </w:r>
            <w:r w:rsidRPr="00E244B2">
              <w:rPr>
                <w:color w:val="000000" w:themeColor="text1"/>
              </w:rPr>
              <w:t>的分区</w:t>
            </w:r>
            <w:r w:rsidRPr="00E244B2">
              <w:rPr>
                <w:color w:val="000000" w:themeColor="text1"/>
              </w:rPr>
              <w:object w:dxaOrig="180" w:dyaOrig="204" w14:anchorId="2DD9ABC6">
                <v:shape id="_x0000_i2435" type="#_x0000_t75" style="width:10.35pt;height:10.35pt" o:ole="">
                  <v:imagedata r:id="rId1875" o:title=""/>
                </v:shape>
                <o:OLEObject Type="Embed" ProgID="Equation.DSMT4" ShapeID="_x0000_i2435" DrawAspect="Content" ObjectID="_1852642332" r:id="rId2701"/>
              </w:object>
            </w:r>
            <w:r w:rsidRPr="00E244B2">
              <w:rPr>
                <w:color w:val="000000" w:themeColor="text1"/>
              </w:rPr>
              <w:t>全年最大允许削减电量</w:t>
            </w:r>
          </w:p>
        </w:tc>
        <w:tc>
          <w:tcPr>
            <w:tcW w:w="441" w:type="pct"/>
            <w:vAlign w:val="center"/>
          </w:tcPr>
          <w:p w14:paraId="445B0A56"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73A86380" w14:textId="77777777" w:rsidR="004D580C" w:rsidRPr="00E244B2" w:rsidRDefault="004D580C" w:rsidP="00166A8B">
            <w:pPr>
              <w:pStyle w:val="a8"/>
              <w:rPr>
                <w:color w:val="000000" w:themeColor="text1"/>
              </w:rPr>
            </w:pPr>
            <w:r w:rsidRPr="00E244B2">
              <w:rPr>
                <w:color w:val="000000" w:themeColor="text1"/>
              </w:rPr>
              <w:t>分区需求响应年度可调用规模</w:t>
            </w:r>
          </w:p>
        </w:tc>
        <w:tc>
          <w:tcPr>
            <w:tcW w:w="450" w:type="pct"/>
            <w:vAlign w:val="center"/>
          </w:tcPr>
          <w:p w14:paraId="1DFE12AC"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71F1CFD" w14:textId="77777777" w:rsidR="004D580C" w:rsidRPr="00E244B2" w:rsidRDefault="004D580C" w:rsidP="00166A8B">
            <w:pPr>
              <w:pStyle w:val="a8"/>
              <w:rPr>
                <w:color w:val="000000" w:themeColor="text1"/>
              </w:rPr>
            </w:pPr>
            <w:r w:rsidRPr="00E244B2">
              <w:rPr>
                <w:color w:val="000000" w:themeColor="text1"/>
              </w:rPr>
              <w:t>4.0×105</w:t>
            </w:r>
          </w:p>
        </w:tc>
      </w:tr>
      <w:tr w:rsidR="004D580C" w:rsidRPr="00E244B2" w14:paraId="3579DA53" w14:textId="77777777" w:rsidTr="00004CB4">
        <w:tc>
          <w:tcPr>
            <w:tcW w:w="832" w:type="pct"/>
            <w:vAlign w:val="center"/>
          </w:tcPr>
          <w:p w14:paraId="25836E81" w14:textId="77777777" w:rsidR="004D580C" w:rsidRPr="00E244B2" w:rsidRDefault="004D580C" w:rsidP="00166A8B">
            <w:pPr>
              <w:pStyle w:val="a8"/>
              <w:rPr>
                <w:color w:val="000000" w:themeColor="text1"/>
              </w:rPr>
            </w:pPr>
            <w:r w:rsidRPr="00E244B2">
              <w:rPr>
                <w:color w:val="000000" w:themeColor="text1"/>
              </w:rPr>
              <w:t>调度时段长度</w:t>
            </w:r>
          </w:p>
        </w:tc>
        <w:tc>
          <w:tcPr>
            <w:tcW w:w="876" w:type="pct"/>
            <w:vAlign w:val="center"/>
          </w:tcPr>
          <w:p w14:paraId="3E332321" w14:textId="77777777" w:rsidR="004D580C" w:rsidRPr="00E244B2" w:rsidRDefault="004D580C" w:rsidP="00166A8B">
            <w:pPr>
              <w:pStyle w:val="a8"/>
              <w:rPr>
                <w:color w:val="000000" w:themeColor="text1"/>
              </w:rPr>
            </w:pPr>
            <w:r w:rsidRPr="00E244B2">
              <w:rPr>
                <w:color w:val="000000" w:themeColor="text1"/>
              </w:rPr>
              <w:object w:dxaOrig="300" w:dyaOrig="277" w14:anchorId="129F94F6">
                <v:shape id="_x0000_i2436" type="#_x0000_t75" alt="" style="width:15.25pt;height:15.25pt" o:ole="">
                  <v:imagedata r:id="rId2702" o:title=""/>
                </v:shape>
                <o:OLEObject Type="Embed" ProgID="Equation.DSMT4" ShapeID="_x0000_i2436" DrawAspect="Content" ObjectID="_1852642333" r:id="rId2703"/>
              </w:object>
            </w:r>
          </w:p>
        </w:tc>
        <w:tc>
          <w:tcPr>
            <w:tcW w:w="1139" w:type="pct"/>
            <w:vAlign w:val="center"/>
          </w:tcPr>
          <w:p w14:paraId="4AD781C7"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489A927F"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6CF2FEDB"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412806E7"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79DA2C3" w14:textId="77777777" w:rsidR="004D580C" w:rsidRPr="00E244B2" w:rsidRDefault="004D580C" w:rsidP="00166A8B">
            <w:pPr>
              <w:pStyle w:val="a8"/>
              <w:rPr>
                <w:color w:val="000000" w:themeColor="text1"/>
              </w:rPr>
            </w:pPr>
            <w:r w:rsidRPr="00E244B2">
              <w:rPr>
                <w:color w:val="000000" w:themeColor="text1"/>
              </w:rPr>
              <w:t>1</w:t>
            </w:r>
          </w:p>
        </w:tc>
      </w:tr>
    </w:tbl>
    <w:p w14:paraId="1EB96092" w14:textId="77777777" w:rsidR="004D580C" w:rsidRPr="00E244B2" w:rsidRDefault="004D580C" w:rsidP="004D580C">
      <w:pPr>
        <w:ind w:firstLine="480"/>
        <w:rPr>
          <w:color w:val="000000" w:themeColor="text1"/>
        </w:rPr>
      </w:pPr>
    </w:p>
    <w:p w14:paraId="48BA8047" w14:textId="77777777" w:rsidR="004D580C" w:rsidRPr="00E244B2" w:rsidRDefault="004D580C" w:rsidP="004D580C">
      <w:pPr>
        <w:ind w:firstLine="480"/>
        <w:rPr>
          <w:color w:val="000000" w:themeColor="text1"/>
        </w:rPr>
      </w:pPr>
    </w:p>
    <w:p w14:paraId="35D80952"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491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26"/>
        <w:gridCol w:w="3032"/>
        <w:gridCol w:w="3210"/>
        <w:gridCol w:w="1077"/>
        <w:gridCol w:w="2223"/>
        <w:gridCol w:w="2223"/>
      </w:tblGrid>
      <w:tr w:rsidR="004D580C" w:rsidRPr="00E244B2" w14:paraId="6C7A59C6" w14:textId="77777777" w:rsidTr="00004CB4">
        <w:trPr>
          <w:tblHeader/>
        </w:trPr>
        <w:tc>
          <w:tcPr>
            <w:tcW w:w="703" w:type="pct"/>
            <w:shd w:val="clear" w:color="auto" w:fill="E8EEF5"/>
            <w:tcMar>
              <w:top w:w="100" w:type="dxa"/>
              <w:left w:w="120" w:type="dxa"/>
              <w:bottom w:w="100" w:type="dxa"/>
              <w:right w:w="120" w:type="dxa"/>
            </w:tcMar>
            <w:vAlign w:val="center"/>
          </w:tcPr>
          <w:p w14:paraId="3BEA6D59" w14:textId="77777777" w:rsidR="004D580C" w:rsidRPr="00E244B2" w:rsidRDefault="004D580C" w:rsidP="00166A8B">
            <w:pPr>
              <w:pStyle w:val="a8"/>
              <w:rPr>
                <w:color w:val="000000" w:themeColor="text1"/>
              </w:rPr>
            </w:pPr>
            <w:r w:rsidRPr="00E244B2">
              <w:rPr>
                <w:color w:val="000000" w:themeColor="text1"/>
              </w:rPr>
              <w:t>名称</w:t>
            </w:r>
          </w:p>
        </w:tc>
        <w:tc>
          <w:tcPr>
            <w:tcW w:w="1106" w:type="pct"/>
            <w:shd w:val="clear" w:color="auto" w:fill="E8EEF5"/>
            <w:tcMar>
              <w:top w:w="100" w:type="dxa"/>
              <w:left w:w="120" w:type="dxa"/>
              <w:bottom w:w="100" w:type="dxa"/>
              <w:right w:w="120" w:type="dxa"/>
            </w:tcMar>
            <w:vAlign w:val="center"/>
          </w:tcPr>
          <w:p w14:paraId="2B71D204"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48929F65"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3BF9CB85" w14:textId="77777777" w:rsidR="004D580C" w:rsidRPr="00E244B2" w:rsidRDefault="004D580C" w:rsidP="00166A8B">
            <w:pPr>
              <w:pStyle w:val="a8"/>
              <w:rPr>
                <w:color w:val="000000" w:themeColor="text1"/>
              </w:rPr>
            </w:pPr>
            <w:r w:rsidRPr="00E244B2">
              <w:rPr>
                <w:color w:val="000000" w:themeColor="text1"/>
              </w:rPr>
              <w:t>单位</w:t>
            </w:r>
          </w:p>
        </w:tc>
        <w:tc>
          <w:tcPr>
            <w:tcW w:w="812" w:type="pct"/>
            <w:shd w:val="clear" w:color="auto" w:fill="E8EEF5"/>
            <w:tcMar>
              <w:top w:w="100" w:type="dxa"/>
              <w:left w:w="120" w:type="dxa"/>
              <w:bottom w:w="100" w:type="dxa"/>
              <w:right w:w="120" w:type="dxa"/>
            </w:tcMar>
            <w:vAlign w:val="center"/>
          </w:tcPr>
          <w:p w14:paraId="79018162"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49CD8529" w14:textId="77777777" w:rsidR="004D580C" w:rsidRPr="00E244B2" w:rsidRDefault="004D580C" w:rsidP="00166A8B">
            <w:pPr>
              <w:pStyle w:val="a8"/>
              <w:rPr>
                <w:color w:val="000000" w:themeColor="text1"/>
              </w:rPr>
            </w:pPr>
            <w:r w:rsidRPr="00E244B2">
              <w:rPr>
                <w:color w:val="000000" w:themeColor="text1"/>
              </w:rPr>
              <w:t>输出样例</w:t>
            </w:r>
          </w:p>
        </w:tc>
      </w:tr>
      <w:tr w:rsidR="004D580C" w:rsidRPr="00E244B2" w14:paraId="42C83F99" w14:textId="77777777" w:rsidTr="00004CB4">
        <w:tc>
          <w:tcPr>
            <w:tcW w:w="703" w:type="pct"/>
            <w:vAlign w:val="center"/>
          </w:tcPr>
          <w:p w14:paraId="2CD2DFA4" w14:textId="77777777" w:rsidR="004D580C" w:rsidRPr="00E244B2" w:rsidRDefault="004D580C" w:rsidP="00166A8B">
            <w:pPr>
              <w:pStyle w:val="a8"/>
              <w:rPr>
                <w:color w:val="000000" w:themeColor="text1"/>
              </w:rPr>
            </w:pPr>
            <w:r w:rsidRPr="00E244B2">
              <w:rPr>
                <w:color w:val="000000" w:themeColor="text1"/>
              </w:rPr>
              <w:t>实际调用的可削减负荷功率</w:t>
            </w:r>
          </w:p>
        </w:tc>
        <w:tc>
          <w:tcPr>
            <w:tcW w:w="1106" w:type="pct"/>
            <w:vAlign w:val="center"/>
          </w:tcPr>
          <w:p w14:paraId="30DA60D5" w14:textId="77777777" w:rsidR="004D580C" w:rsidRPr="00E244B2" w:rsidRDefault="004D580C" w:rsidP="00166A8B">
            <w:pPr>
              <w:pStyle w:val="a8"/>
              <w:rPr>
                <w:color w:val="000000" w:themeColor="text1"/>
              </w:rPr>
            </w:pPr>
            <w:r w:rsidRPr="00E244B2">
              <w:rPr>
                <w:color w:val="000000" w:themeColor="text1"/>
              </w:rPr>
              <w:object w:dxaOrig="478" w:dyaOrig="397" w14:anchorId="0F226688">
                <v:shape id="_x0000_i2437" type="#_x0000_t75" alt="" style="width:25.65pt;height:20.15pt" o:ole="">
                  <v:imagedata r:id="rId2704" o:title=""/>
                </v:shape>
                <o:OLEObject Type="Embed" ProgID="Equation.DSMT4" ShapeID="_x0000_i2437" DrawAspect="Content" ObjectID="_1852642334" r:id="rId2705"/>
              </w:object>
            </w:r>
          </w:p>
        </w:tc>
        <w:tc>
          <w:tcPr>
            <w:tcW w:w="1171" w:type="pct"/>
            <w:vAlign w:val="center"/>
          </w:tcPr>
          <w:p w14:paraId="44C1A571"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28" w:dyaOrig="252" w14:anchorId="35C4159F">
                <v:shape id="_x0000_i2438" type="#_x0000_t75" style="width:10.35pt;height:15.25pt" o:ole="">
                  <v:imagedata r:id="rId1873" o:title=""/>
                </v:shape>
                <o:OLEObject Type="Embed" ProgID="Equation.DSMT4" ShapeID="_x0000_i2438" DrawAspect="Content" ObjectID="_1852642335" r:id="rId2706"/>
              </w:object>
            </w:r>
            <w:r w:rsidRPr="00E244B2">
              <w:rPr>
                <w:color w:val="000000" w:themeColor="text1"/>
              </w:rPr>
              <w:t>的分区</w:t>
            </w:r>
            <w:r w:rsidRPr="00E244B2">
              <w:rPr>
                <w:color w:val="000000" w:themeColor="text1"/>
              </w:rPr>
              <w:object w:dxaOrig="180" w:dyaOrig="204" w14:anchorId="3E7E40AA">
                <v:shape id="_x0000_i2439" type="#_x0000_t75" style="width:10.35pt;height:10.35pt" o:ole="">
                  <v:imagedata r:id="rId1875" o:title=""/>
                </v:shape>
                <o:OLEObject Type="Embed" ProgID="Equation.DSMT4" ShapeID="_x0000_i2439" DrawAspect="Content" ObjectID="_1852642336" r:id="rId2707"/>
              </w:object>
            </w:r>
            <w:r w:rsidRPr="00E244B2">
              <w:rPr>
                <w:color w:val="000000" w:themeColor="text1"/>
              </w:rPr>
              <w:t>在时段</w:t>
            </w:r>
            <w:r w:rsidRPr="00E244B2">
              <w:rPr>
                <w:color w:val="000000" w:themeColor="text1"/>
              </w:rPr>
              <w:object w:dxaOrig="132" w:dyaOrig="228" w14:anchorId="0C8393AD">
                <v:shape id="_x0000_i2440" type="#_x0000_t75" style="width:5.5pt;height:10.35pt" o:ole="">
                  <v:imagedata r:id="rId1877" o:title=""/>
                </v:shape>
                <o:OLEObject Type="Embed" ProgID="Equation.DSMT4" ShapeID="_x0000_i2440" DrawAspect="Content" ObjectID="_1852642337" r:id="rId2708"/>
              </w:object>
            </w:r>
            <w:r w:rsidRPr="00E244B2">
              <w:rPr>
                <w:color w:val="000000" w:themeColor="text1"/>
              </w:rPr>
              <w:t>实际调用的可削减负荷功率</w:t>
            </w:r>
          </w:p>
        </w:tc>
        <w:tc>
          <w:tcPr>
            <w:tcW w:w="393" w:type="pct"/>
            <w:vAlign w:val="center"/>
          </w:tcPr>
          <w:p w14:paraId="53F4C6A0"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7074DB83" w14:textId="77777777" w:rsidR="004D580C" w:rsidRPr="00E244B2" w:rsidRDefault="004D580C" w:rsidP="00166A8B">
            <w:pPr>
              <w:pStyle w:val="a8"/>
              <w:rPr>
                <w:color w:val="000000" w:themeColor="text1"/>
              </w:rPr>
            </w:pPr>
            <w:r w:rsidRPr="00E244B2">
              <w:rPr>
                <w:color w:val="000000" w:themeColor="text1"/>
              </w:rPr>
              <w:t>分区电力平衡、日</w:t>
            </w:r>
            <w:r w:rsidRPr="00E244B2">
              <w:rPr>
                <w:color w:val="000000" w:themeColor="text1"/>
              </w:rPr>
              <w:t>/</w:t>
            </w:r>
            <w:r w:rsidRPr="00E244B2">
              <w:rPr>
                <w:color w:val="000000" w:themeColor="text1"/>
              </w:rPr>
              <w:t>年削减电量统计</w:t>
            </w:r>
          </w:p>
        </w:tc>
        <w:tc>
          <w:tcPr>
            <w:tcW w:w="812" w:type="pct"/>
            <w:vAlign w:val="center"/>
          </w:tcPr>
          <w:p w14:paraId="4E16264D" w14:textId="77777777" w:rsidR="004D580C" w:rsidRPr="00E244B2" w:rsidRDefault="004D580C" w:rsidP="00166A8B">
            <w:pPr>
              <w:pStyle w:val="a8"/>
              <w:rPr>
                <w:color w:val="000000" w:themeColor="text1"/>
              </w:rPr>
            </w:pPr>
            <w:r w:rsidRPr="00E244B2">
              <w:rPr>
                <w:color w:val="000000" w:themeColor="text1"/>
              </w:rPr>
              <w:t>[120,180,80]</w:t>
            </w:r>
          </w:p>
        </w:tc>
      </w:tr>
    </w:tbl>
    <w:p w14:paraId="4D924209" w14:textId="77777777" w:rsidR="00D824E0" w:rsidRDefault="00D824E0" w:rsidP="004D580C">
      <w:pPr>
        <w:ind w:firstLine="480"/>
        <w:rPr>
          <w:color w:val="000000" w:themeColor="text1"/>
        </w:rPr>
        <w:sectPr w:rsidR="00D824E0" w:rsidSect="00AA5891">
          <w:pgSz w:w="16838" w:h="11906" w:orient="landscape"/>
          <w:pgMar w:top="1800" w:right="1440" w:bottom="1800" w:left="1440" w:header="851" w:footer="992" w:gutter="0"/>
          <w:cols w:space="720"/>
          <w:docGrid w:type="lines" w:linePitch="326"/>
        </w:sectPr>
      </w:pPr>
    </w:p>
    <w:p w14:paraId="173CB271" w14:textId="3C27D779" w:rsidR="004D580C" w:rsidRPr="00E244B2" w:rsidRDefault="00D824E0" w:rsidP="00BC36EF">
      <w:pPr>
        <w:pStyle w:val="1"/>
        <w:spacing w:before="163" w:after="163"/>
      </w:pPr>
      <w:r>
        <w:rPr>
          <w:rFonts w:hint="eastAsia"/>
        </w:rPr>
        <w:lastRenderedPageBreak/>
        <w:t>海南算例分析</w:t>
      </w:r>
    </w:p>
    <w:p w14:paraId="0E965512" w14:textId="6142BE76" w:rsidR="004D580C" w:rsidRPr="00E244B2" w:rsidRDefault="00BC36EF" w:rsidP="004D580C">
      <w:pPr>
        <w:ind w:firstLine="480"/>
        <w:rPr>
          <w:color w:val="000000" w:themeColor="text1"/>
        </w:rPr>
      </w:pPr>
      <w:r w:rsidRPr="00BC36EF">
        <w:rPr>
          <w:color w:val="000000" w:themeColor="text1"/>
        </w:rPr>
        <w:t>仿真时段为</w:t>
      </w:r>
      <w:r w:rsidRPr="00BC36EF">
        <w:rPr>
          <w:color w:val="000000" w:themeColor="text1"/>
        </w:rPr>
        <w:t>2030</w:t>
      </w:r>
      <w:r w:rsidRPr="00BC36EF">
        <w:rPr>
          <w:color w:val="000000" w:themeColor="text1"/>
        </w:rPr>
        <w:t>年</w:t>
      </w:r>
      <w:r w:rsidRPr="00BC36EF">
        <w:rPr>
          <w:color w:val="000000" w:themeColor="text1"/>
        </w:rPr>
        <w:t>1</w:t>
      </w:r>
      <w:r w:rsidRPr="00BC36EF">
        <w:rPr>
          <w:color w:val="000000" w:themeColor="text1"/>
        </w:rPr>
        <w:t>月</w:t>
      </w:r>
      <w:r w:rsidRPr="00BC36EF">
        <w:rPr>
          <w:color w:val="000000" w:themeColor="text1"/>
        </w:rPr>
        <w:t>1</w:t>
      </w:r>
      <w:r w:rsidRPr="00BC36EF">
        <w:rPr>
          <w:color w:val="000000" w:themeColor="text1"/>
        </w:rPr>
        <w:t>日</w:t>
      </w:r>
      <w:r w:rsidRPr="00BC36EF">
        <w:rPr>
          <w:color w:val="000000" w:themeColor="text1"/>
        </w:rPr>
        <w:t>00</w:t>
      </w:r>
      <w:r w:rsidRPr="00BC36EF">
        <w:rPr>
          <w:color w:val="000000" w:themeColor="text1"/>
        </w:rPr>
        <w:t>时至</w:t>
      </w:r>
      <w:r w:rsidRPr="00BC36EF">
        <w:rPr>
          <w:color w:val="000000" w:themeColor="text1"/>
        </w:rPr>
        <w:t>1</w:t>
      </w:r>
      <w:r w:rsidRPr="00BC36EF">
        <w:rPr>
          <w:color w:val="000000" w:themeColor="text1"/>
        </w:rPr>
        <w:t>月</w:t>
      </w:r>
      <w:r w:rsidRPr="00BC36EF">
        <w:rPr>
          <w:color w:val="000000" w:themeColor="text1"/>
        </w:rPr>
        <w:t>7</w:t>
      </w:r>
      <w:r w:rsidRPr="00BC36EF">
        <w:rPr>
          <w:color w:val="000000" w:themeColor="text1"/>
        </w:rPr>
        <w:t>日</w:t>
      </w:r>
      <w:r w:rsidRPr="00BC36EF">
        <w:rPr>
          <w:color w:val="000000" w:themeColor="text1"/>
        </w:rPr>
        <w:t>23</w:t>
      </w:r>
      <w:r w:rsidRPr="00BC36EF">
        <w:rPr>
          <w:color w:val="000000" w:themeColor="text1"/>
        </w:rPr>
        <w:t>时，采用平水年情景、全省单分区模型，时间步长为</w:t>
      </w:r>
      <w:r w:rsidRPr="00BC36EF">
        <w:rPr>
          <w:color w:val="000000" w:themeColor="text1"/>
        </w:rPr>
        <w:t>1</w:t>
      </w:r>
      <w:r w:rsidRPr="00BC36EF">
        <w:rPr>
          <w:color w:val="000000" w:themeColor="text1"/>
        </w:rPr>
        <w:t>小时。本轮结果显示，系统在</w:t>
      </w:r>
      <w:r w:rsidRPr="00BC36EF">
        <w:rPr>
          <w:color w:val="000000" w:themeColor="text1"/>
        </w:rPr>
        <w:t>168</w:t>
      </w:r>
      <w:r w:rsidRPr="00BC36EF">
        <w:rPr>
          <w:color w:val="000000" w:themeColor="text1"/>
        </w:rPr>
        <w:t>小时内未出现失负荷，核电与风光承担主要电量供给，火电启停和储能充放电共同适应负荷与新能源出力的时序变化。</w:t>
      </w:r>
    </w:p>
    <w:p w14:paraId="207A7025" w14:textId="01A88F9D" w:rsidR="004D580C" w:rsidRDefault="00BC36EF" w:rsidP="00BC36EF">
      <w:pPr>
        <w:pStyle w:val="20"/>
      </w:pPr>
      <w:r w:rsidRPr="00BC36EF">
        <w:t>成本构成分析</w:t>
      </w:r>
    </w:p>
    <w:p w14:paraId="727F9CD7" w14:textId="5E496FBC" w:rsidR="00BC36EF" w:rsidRDefault="00BC36EF" w:rsidP="00BC36EF">
      <w:pPr>
        <w:ind w:firstLine="480"/>
      </w:pPr>
      <w:r w:rsidRPr="00BC36EF">
        <w:t>本轮目标函数值为</w:t>
      </w:r>
      <w:r w:rsidRPr="00BC36EF">
        <w:t>25518.57</w:t>
      </w:r>
      <w:r w:rsidRPr="00BC36EF">
        <w:t>万元，折合</w:t>
      </w:r>
      <w:r w:rsidRPr="00BC36EF">
        <w:t>2.5519</w:t>
      </w:r>
      <w:r w:rsidRPr="00BC36EF">
        <w:t>亿元，求解相对间隙为</w:t>
      </w:r>
      <w:r w:rsidRPr="00BC36EF">
        <w:t>0.7175%</w:t>
      </w:r>
      <w:r w:rsidRPr="00BC36EF">
        <w:t>。按原始负荷电量折算，综合模型成本为</w:t>
      </w:r>
      <w:r w:rsidRPr="00BC36EF">
        <w:t>179.79</w:t>
      </w:r>
      <w:r w:rsidRPr="00BC36EF">
        <w:t>元</w:t>
      </w:r>
      <w:r w:rsidRPr="00BC36EF">
        <w:t>/MWh</w:t>
      </w:r>
      <w:r w:rsidRPr="00BC36EF">
        <w:t>，即</w:t>
      </w:r>
      <w:r w:rsidRPr="00BC36EF">
        <w:t>0.1798</w:t>
      </w:r>
      <w:r w:rsidRPr="00BC36EF">
        <w:t>元</w:t>
      </w:r>
      <w:r w:rsidRPr="00BC36EF">
        <w:t>/kWh</w:t>
      </w:r>
      <w:r w:rsidRPr="00BC36EF">
        <w:t>。该指标包含固定运维、排放及惩罚项，适用于本算例内部比较，不等同于市场电价或电厂度电成本。</w:t>
      </w:r>
    </w:p>
    <w:p w14:paraId="6F287C70" w14:textId="7F3AB830" w:rsidR="00636EB5" w:rsidRDefault="00636EB5" w:rsidP="00636EB5">
      <w:pPr>
        <w:ind w:firstLineChars="0" w:firstLine="0"/>
      </w:pPr>
      <w:r>
        <w:rPr>
          <w:noProof/>
        </w:rPr>
        <w:drawing>
          <wp:inline distT="0" distB="0" distL="0" distR="0" wp14:anchorId="0AB91209" wp14:editId="1AFED511">
            <wp:extent cx="5274310" cy="2646177"/>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成本构成.png"/>
                    <pic:cNvPicPr/>
                  </pic:nvPicPr>
                  <pic:blipFill>
                    <a:blip r:embed="rId2709"/>
                    <a:stretch>
                      <a:fillRect/>
                    </a:stretch>
                  </pic:blipFill>
                  <pic:spPr>
                    <a:xfrm>
                      <a:off x="0" y="0"/>
                      <a:ext cx="5274310" cy="2646177"/>
                    </a:xfrm>
                    <a:prstGeom prst="rect">
                      <a:avLst/>
                    </a:prstGeom>
                  </pic:spPr>
                </pic:pic>
              </a:graphicData>
            </a:graphic>
          </wp:inline>
        </w:drawing>
      </w:r>
    </w:p>
    <w:p w14:paraId="56C28C25" w14:textId="6A3CF5E9" w:rsidR="00636EB5" w:rsidRDefault="00636EB5" w:rsidP="00636EB5">
      <w:pPr>
        <w:pStyle w:val="af6"/>
        <w:rPr>
          <w:lang w:eastAsia="zh-CN"/>
        </w:rPr>
      </w:pPr>
      <w:r>
        <w:rPr>
          <w:rFonts w:hint="eastAsia"/>
          <w:lang w:eastAsia="zh-CN"/>
        </w:rPr>
        <w:t>图</w:t>
      </w:r>
      <w:r>
        <w:rPr>
          <w:rFonts w:hint="eastAsia"/>
          <w:lang w:eastAsia="zh-CN"/>
        </w:rPr>
        <w:t xml:space="preserve"> </w:t>
      </w:r>
      <w:r w:rsidR="005B59F3">
        <w:rPr>
          <w:lang w:eastAsia="zh-CN"/>
        </w:rPr>
        <w:fldChar w:fldCharType="begin"/>
      </w:r>
      <w:r w:rsidR="005B59F3">
        <w:rPr>
          <w:lang w:eastAsia="zh-CN"/>
        </w:rPr>
        <w:instrText xml:space="preserve"> </w:instrText>
      </w:r>
      <w:r w:rsidR="005B59F3">
        <w:rPr>
          <w:rFonts w:hint="eastAsia"/>
          <w:lang w:eastAsia="zh-CN"/>
        </w:rPr>
        <w:instrText>STYLEREF 1 \s</w:instrText>
      </w:r>
      <w:r w:rsidR="005B59F3">
        <w:rPr>
          <w:lang w:eastAsia="zh-CN"/>
        </w:rPr>
        <w:instrText xml:space="preserve"> </w:instrText>
      </w:r>
      <w:r w:rsidR="005B59F3">
        <w:rPr>
          <w:lang w:eastAsia="zh-CN"/>
        </w:rPr>
        <w:fldChar w:fldCharType="separate"/>
      </w:r>
      <w:r w:rsidR="005B59F3">
        <w:rPr>
          <w:noProof/>
          <w:lang w:eastAsia="zh-CN"/>
        </w:rPr>
        <w:t>4</w:t>
      </w:r>
      <w:r w:rsidR="005B59F3">
        <w:rPr>
          <w:lang w:eastAsia="zh-CN"/>
        </w:rPr>
        <w:fldChar w:fldCharType="end"/>
      </w:r>
      <w:r w:rsidR="005B59F3">
        <w:rPr>
          <w:lang w:eastAsia="zh-CN"/>
        </w:rPr>
        <w:noBreakHyphen/>
      </w:r>
      <w:r w:rsidR="005B59F3">
        <w:rPr>
          <w:lang w:eastAsia="zh-CN"/>
        </w:rPr>
        <w:fldChar w:fldCharType="begin"/>
      </w:r>
      <w:r w:rsidR="005B59F3">
        <w:rPr>
          <w:lang w:eastAsia="zh-CN"/>
        </w:rPr>
        <w:instrText xml:space="preserve"> </w:instrText>
      </w:r>
      <w:r w:rsidR="005B59F3">
        <w:rPr>
          <w:rFonts w:hint="eastAsia"/>
          <w:lang w:eastAsia="zh-CN"/>
        </w:rPr>
        <w:instrText xml:space="preserve">SEQ </w:instrText>
      </w:r>
      <w:r w:rsidR="005B59F3">
        <w:rPr>
          <w:rFonts w:hint="eastAsia"/>
          <w:lang w:eastAsia="zh-CN"/>
        </w:rPr>
        <w:instrText>图</w:instrText>
      </w:r>
      <w:r w:rsidR="005B59F3">
        <w:rPr>
          <w:rFonts w:hint="eastAsia"/>
          <w:lang w:eastAsia="zh-CN"/>
        </w:rPr>
        <w:instrText xml:space="preserve"> \* ARABIC \s 1</w:instrText>
      </w:r>
      <w:r w:rsidR="005B59F3">
        <w:rPr>
          <w:lang w:eastAsia="zh-CN"/>
        </w:rPr>
        <w:instrText xml:space="preserve"> </w:instrText>
      </w:r>
      <w:r w:rsidR="005B59F3">
        <w:rPr>
          <w:lang w:eastAsia="zh-CN"/>
        </w:rPr>
        <w:fldChar w:fldCharType="separate"/>
      </w:r>
      <w:r w:rsidR="005B59F3">
        <w:rPr>
          <w:noProof/>
          <w:lang w:eastAsia="zh-CN"/>
        </w:rPr>
        <w:t>1</w:t>
      </w:r>
      <w:r w:rsidR="005B59F3">
        <w:rPr>
          <w:lang w:eastAsia="zh-CN"/>
        </w:rPr>
        <w:fldChar w:fldCharType="end"/>
      </w:r>
      <w:r>
        <w:rPr>
          <w:rFonts w:hint="eastAsia"/>
          <w:lang w:eastAsia="zh-CN"/>
        </w:rPr>
        <w:t xml:space="preserve"> </w:t>
      </w:r>
      <w:r>
        <w:rPr>
          <w:lang w:eastAsia="zh-CN"/>
        </w:rPr>
        <w:t>168</w:t>
      </w:r>
      <w:r>
        <w:rPr>
          <w:lang w:eastAsia="zh-CN"/>
        </w:rPr>
        <w:t>小时总成本及费用性质分解</w:t>
      </w:r>
    </w:p>
    <w:p w14:paraId="4C73AF77" w14:textId="77777777" w:rsidR="00636EB5" w:rsidRDefault="00636EB5" w:rsidP="00636EB5">
      <w:pPr>
        <w:ind w:firstLine="480"/>
      </w:pPr>
      <w:r>
        <w:rPr>
          <w:rFonts w:hint="eastAsia"/>
        </w:rPr>
        <w:t>发电成本为</w:t>
      </w:r>
      <w:r>
        <w:rPr>
          <w:rFonts w:hint="eastAsia"/>
        </w:rPr>
        <w:t>23546.00</w:t>
      </w:r>
      <w:r>
        <w:rPr>
          <w:rFonts w:hint="eastAsia"/>
        </w:rPr>
        <w:t>万元，占总成本</w:t>
      </w:r>
      <w:r>
        <w:rPr>
          <w:rFonts w:hint="eastAsia"/>
        </w:rPr>
        <w:t>92.27%</w:t>
      </w:r>
      <w:r>
        <w:rPr>
          <w:rFonts w:hint="eastAsia"/>
        </w:rPr>
        <w:t>，决定了本轮经济性水平。按费用性质拆分，燃料及变动发电费用为</w:t>
      </w:r>
      <w:r>
        <w:rPr>
          <w:rFonts w:hint="eastAsia"/>
        </w:rPr>
        <w:t>16459.76</w:t>
      </w:r>
      <w:r>
        <w:rPr>
          <w:rFonts w:hint="eastAsia"/>
        </w:rPr>
        <w:t>万元，占</w:t>
      </w:r>
      <w:r>
        <w:rPr>
          <w:rFonts w:hint="eastAsia"/>
        </w:rPr>
        <w:t>64.50%</w:t>
      </w:r>
      <w:r>
        <w:rPr>
          <w:rFonts w:hint="eastAsia"/>
        </w:rPr>
        <w:t>；固定运维为</w:t>
      </w:r>
      <w:r>
        <w:rPr>
          <w:rFonts w:hint="eastAsia"/>
        </w:rPr>
        <w:t>5750.10</w:t>
      </w:r>
      <w:r>
        <w:rPr>
          <w:rFonts w:hint="eastAsia"/>
        </w:rPr>
        <w:t>万元，占</w:t>
      </w:r>
      <w:r>
        <w:rPr>
          <w:rFonts w:hint="eastAsia"/>
        </w:rPr>
        <w:t>22.53%</w:t>
      </w:r>
      <w:r>
        <w:rPr>
          <w:rFonts w:hint="eastAsia"/>
        </w:rPr>
        <w:t>；碳排放费用为</w:t>
      </w:r>
      <w:r>
        <w:rPr>
          <w:rFonts w:hint="eastAsia"/>
        </w:rPr>
        <w:t>1111.03</w:t>
      </w:r>
      <w:r>
        <w:rPr>
          <w:rFonts w:hint="eastAsia"/>
        </w:rPr>
        <w:t>万元，占</w:t>
      </w:r>
      <w:r>
        <w:rPr>
          <w:rFonts w:hint="eastAsia"/>
        </w:rPr>
        <w:t>4.35%</w:t>
      </w:r>
      <w:r>
        <w:rPr>
          <w:rFonts w:hint="eastAsia"/>
        </w:rPr>
        <w:t>。上述费用性质分解与六大成本项目是同一总成本的两种口径，不能叠加。</w:t>
      </w:r>
    </w:p>
    <w:p w14:paraId="54B59FDC" w14:textId="0D1F4EF6" w:rsidR="00636EB5" w:rsidRDefault="00636EB5" w:rsidP="00636EB5">
      <w:pPr>
        <w:ind w:firstLineChars="0" w:firstLine="0"/>
      </w:pPr>
      <w:r>
        <w:rPr>
          <w:rFonts w:hint="eastAsia"/>
        </w:rPr>
        <w:t>弃电惩罚为</w:t>
      </w:r>
      <w:r>
        <w:rPr>
          <w:rFonts w:hint="eastAsia"/>
        </w:rPr>
        <w:t>1266.32</w:t>
      </w:r>
      <w:r>
        <w:rPr>
          <w:rFonts w:hint="eastAsia"/>
        </w:rPr>
        <w:t>万元，占</w:t>
      </w:r>
      <w:r>
        <w:rPr>
          <w:rFonts w:hint="eastAsia"/>
        </w:rPr>
        <w:t>4.96%</w:t>
      </w:r>
      <w:r>
        <w:rPr>
          <w:rFonts w:hint="eastAsia"/>
        </w:rPr>
        <w:t>，高于需求响应和储能成本，表明部分时段仍存在新能源消纳约束。启停费用为</w:t>
      </w:r>
      <w:r>
        <w:rPr>
          <w:rFonts w:hint="eastAsia"/>
        </w:rPr>
        <w:t>327.56</w:t>
      </w:r>
      <w:r>
        <w:rPr>
          <w:rFonts w:hint="eastAsia"/>
        </w:rPr>
        <w:t>万元，电池老化费用为</w:t>
      </w:r>
      <w:r>
        <w:rPr>
          <w:rFonts w:hint="eastAsia"/>
        </w:rPr>
        <w:t>68.89</w:t>
      </w:r>
      <w:r>
        <w:rPr>
          <w:rFonts w:hint="eastAsia"/>
        </w:rPr>
        <w:t>万元，大气污染物费用为</w:t>
      </w:r>
      <w:r>
        <w:rPr>
          <w:rFonts w:hint="eastAsia"/>
        </w:rPr>
        <w:t>3.97</w:t>
      </w:r>
      <w:r>
        <w:rPr>
          <w:rFonts w:hint="eastAsia"/>
        </w:rPr>
        <w:t>万元。单凭成本占比不能认定增加储能必然经济，还需比较新增投资与减少弃电、替代燃料等收益。</w:t>
      </w:r>
    </w:p>
    <w:p w14:paraId="5BAD2C37" w14:textId="7515F21E" w:rsidR="00636EB5" w:rsidRDefault="00636EB5" w:rsidP="00636EB5">
      <w:pPr>
        <w:pStyle w:val="20"/>
      </w:pPr>
      <w:r w:rsidRPr="00636EB5">
        <w:lastRenderedPageBreak/>
        <w:t>全省功率平衡分析</w:t>
      </w:r>
    </w:p>
    <w:p w14:paraId="3B31D6C8" w14:textId="455E14D0" w:rsidR="00636EB5" w:rsidRDefault="0072646A" w:rsidP="0072646A">
      <w:pPr>
        <w:ind w:firstLine="480"/>
      </w:pPr>
      <w:del w:id="23" w:author="李昊" w:date="2026-09-30T09:21:00Z" w16du:dateUtc="2026-09-30T01:21:00Z">
        <w:r w:rsidRPr="0072646A" w:rsidDel="00C8768B">
          <w:delText>在完成海南省电力系统各类电源、储能及需求响应资源的统一建模与优化调度后，有必要首先从全省尺度考察系统在典型运行周期内的功率平衡特征。本文模型以省级电力系统为研究对象，在满足常规电源、新能源、储能、需求响应以及电力交换等运行约束的基础上，对不同类型调节资源进行统一优化调度</w:delText>
        </w:r>
        <w:r w:rsidRPr="0072646A" w:rsidDel="00C8768B">
          <w:delText xml:space="preserve">     </w:delText>
        </w:r>
        <w:r w:rsidRPr="0072646A" w:rsidDel="00C8768B">
          <w:delText>全部模型汇总</w:delText>
        </w:r>
        <w:r w:rsidRPr="0072646A" w:rsidDel="00C8768B">
          <w:delText>-0928</w:delText>
        </w:r>
        <w:r w:rsidRPr="0072646A" w:rsidDel="00C8768B">
          <w:delText>最新版。</w:delText>
        </w:r>
      </w:del>
      <w:r>
        <w:rPr>
          <w:rFonts w:hint="eastAsia"/>
        </w:rPr>
        <w:t>下图</w:t>
      </w:r>
      <w:r w:rsidRPr="0072646A">
        <w:t>给出了</w:t>
      </w:r>
      <w:r w:rsidRPr="0072646A">
        <w:t>2030</w:t>
      </w:r>
      <w:r w:rsidRPr="0072646A">
        <w:t>年</w:t>
      </w:r>
      <w:r w:rsidRPr="0072646A">
        <w:t>1</w:t>
      </w:r>
      <w:r w:rsidRPr="0072646A">
        <w:t>月</w:t>
      </w:r>
      <w:r w:rsidRPr="0072646A">
        <w:t>1</w:t>
      </w:r>
      <w:r w:rsidRPr="0072646A">
        <w:t>日</w:t>
      </w:r>
      <w:r w:rsidRPr="0072646A">
        <w:t>00:00</w:t>
      </w:r>
      <w:r w:rsidRPr="0072646A">
        <w:t>至</w:t>
      </w:r>
      <w:r w:rsidRPr="0072646A">
        <w:t>1</w:t>
      </w:r>
      <w:r w:rsidRPr="0072646A">
        <w:t>月</w:t>
      </w:r>
      <w:r w:rsidRPr="0072646A">
        <w:t>7</w:t>
      </w:r>
      <w:r w:rsidRPr="0072646A">
        <w:t>日</w:t>
      </w:r>
      <w:r w:rsidRPr="0072646A">
        <w:t>23:00</w:t>
      </w:r>
      <w:r w:rsidRPr="0072646A">
        <w:t>海南全省逐小时功率平衡结果，其中柱状图表示煤电、气电、生物质、核电、风电、光伏、新能源友好电站以及抽水蓄能和电化学储能等资源的实际出力或充电功率，实线为响应后负荷，虚线为原始负荷。通过该图可以直观反映不同类型电源在负荷变化和新能源波动条件下的协同运行关系，以及储能和需求响应对系统功率平衡的调节作用。</w:t>
      </w:r>
    </w:p>
    <w:p w14:paraId="42F39594" w14:textId="677320F9" w:rsidR="00636EB5" w:rsidRDefault="0072646A" w:rsidP="0072646A">
      <w:pPr>
        <w:ind w:firstLineChars="0" w:firstLine="0"/>
      </w:pPr>
      <w:commentRangeStart w:id="24"/>
      <w:r>
        <w:rPr>
          <w:noProof/>
        </w:rPr>
        <w:drawing>
          <wp:inline distT="0" distB="0" distL="0" distR="0" wp14:anchorId="5BD9025F" wp14:editId="7BAFE104">
            <wp:extent cx="5274310" cy="2538095"/>
            <wp:effectExtent l="0" t="0" r="2540" b="0"/>
            <wp:docPr id="1990264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6"/>
                    <pic:cNvPicPr>
                      <a:picLocks noChangeAspect="1" noChangeArrowheads="1"/>
                    </pic:cNvPicPr>
                  </pic:nvPicPr>
                  <pic:blipFill>
                    <a:blip r:embed="rId2710">
                      <a:extLst>
                        <a:ext uri="{28A0092B-C50C-407E-A947-70E740481C1C}">
                          <a14:useLocalDpi xmlns:a14="http://schemas.microsoft.com/office/drawing/2010/main" val="0"/>
                        </a:ext>
                      </a:extLst>
                    </a:blip>
                    <a:srcRect/>
                    <a:stretch>
                      <a:fillRect/>
                    </a:stretch>
                  </pic:blipFill>
                  <pic:spPr bwMode="auto">
                    <a:xfrm>
                      <a:off x="0" y="0"/>
                      <a:ext cx="5274310" cy="2538095"/>
                    </a:xfrm>
                    <a:prstGeom prst="rect">
                      <a:avLst/>
                    </a:prstGeom>
                    <a:noFill/>
                    <a:ln>
                      <a:noFill/>
                    </a:ln>
                  </pic:spPr>
                </pic:pic>
              </a:graphicData>
            </a:graphic>
          </wp:inline>
        </w:drawing>
      </w:r>
      <w:commentRangeEnd w:id="24"/>
      <w:r w:rsidR="00C8768B">
        <w:rPr>
          <w:rStyle w:val="ab"/>
          <w:sz w:val="24"/>
          <w:szCs w:val="24"/>
        </w:rPr>
        <w:commentReference w:id="24"/>
      </w:r>
    </w:p>
    <w:p w14:paraId="39CCDAA2" w14:textId="3A9F3D01" w:rsidR="00636EB5" w:rsidRDefault="0072646A" w:rsidP="0072646A">
      <w:pPr>
        <w:pStyle w:val="af6"/>
        <w:rPr>
          <w:lang w:eastAsia="zh-CN"/>
        </w:rPr>
      </w:pPr>
      <w:r>
        <w:rPr>
          <w:rFonts w:hint="eastAsia"/>
          <w:lang w:eastAsia="zh-CN"/>
        </w:rPr>
        <w:t>图</w:t>
      </w:r>
      <w:r>
        <w:rPr>
          <w:rFonts w:hint="eastAsia"/>
          <w:lang w:eastAsia="zh-CN"/>
        </w:rPr>
        <w:t xml:space="preserve"> </w:t>
      </w:r>
      <w:r w:rsidR="005B59F3">
        <w:rPr>
          <w:lang w:eastAsia="zh-CN"/>
        </w:rPr>
        <w:fldChar w:fldCharType="begin"/>
      </w:r>
      <w:r w:rsidR="005B59F3">
        <w:rPr>
          <w:lang w:eastAsia="zh-CN"/>
        </w:rPr>
        <w:instrText xml:space="preserve"> </w:instrText>
      </w:r>
      <w:r w:rsidR="005B59F3">
        <w:rPr>
          <w:rFonts w:hint="eastAsia"/>
          <w:lang w:eastAsia="zh-CN"/>
        </w:rPr>
        <w:instrText>STYLEREF 1 \s</w:instrText>
      </w:r>
      <w:r w:rsidR="005B59F3">
        <w:rPr>
          <w:lang w:eastAsia="zh-CN"/>
        </w:rPr>
        <w:instrText xml:space="preserve"> </w:instrText>
      </w:r>
      <w:r w:rsidR="005B59F3">
        <w:rPr>
          <w:lang w:eastAsia="zh-CN"/>
        </w:rPr>
        <w:fldChar w:fldCharType="separate"/>
      </w:r>
      <w:r w:rsidR="005B59F3">
        <w:rPr>
          <w:noProof/>
          <w:lang w:eastAsia="zh-CN"/>
        </w:rPr>
        <w:t>4</w:t>
      </w:r>
      <w:r w:rsidR="005B59F3">
        <w:rPr>
          <w:lang w:eastAsia="zh-CN"/>
        </w:rPr>
        <w:fldChar w:fldCharType="end"/>
      </w:r>
      <w:r w:rsidR="005B59F3">
        <w:rPr>
          <w:lang w:eastAsia="zh-CN"/>
        </w:rPr>
        <w:noBreakHyphen/>
      </w:r>
      <w:r w:rsidR="005B59F3">
        <w:rPr>
          <w:lang w:eastAsia="zh-CN"/>
        </w:rPr>
        <w:fldChar w:fldCharType="begin"/>
      </w:r>
      <w:r w:rsidR="005B59F3">
        <w:rPr>
          <w:lang w:eastAsia="zh-CN"/>
        </w:rPr>
        <w:instrText xml:space="preserve"> </w:instrText>
      </w:r>
      <w:r w:rsidR="005B59F3">
        <w:rPr>
          <w:rFonts w:hint="eastAsia"/>
          <w:lang w:eastAsia="zh-CN"/>
        </w:rPr>
        <w:instrText xml:space="preserve">SEQ </w:instrText>
      </w:r>
      <w:r w:rsidR="005B59F3">
        <w:rPr>
          <w:rFonts w:hint="eastAsia"/>
          <w:lang w:eastAsia="zh-CN"/>
        </w:rPr>
        <w:instrText>图</w:instrText>
      </w:r>
      <w:r w:rsidR="005B59F3">
        <w:rPr>
          <w:rFonts w:hint="eastAsia"/>
          <w:lang w:eastAsia="zh-CN"/>
        </w:rPr>
        <w:instrText xml:space="preserve"> \* ARABIC \s 1</w:instrText>
      </w:r>
      <w:r w:rsidR="005B59F3">
        <w:rPr>
          <w:lang w:eastAsia="zh-CN"/>
        </w:rPr>
        <w:instrText xml:space="preserve"> </w:instrText>
      </w:r>
      <w:r w:rsidR="005B59F3">
        <w:rPr>
          <w:lang w:eastAsia="zh-CN"/>
        </w:rPr>
        <w:fldChar w:fldCharType="separate"/>
      </w:r>
      <w:r w:rsidR="005B59F3">
        <w:rPr>
          <w:noProof/>
          <w:lang w:eastAsia="zh-CN"/>
        </w:rPr>
        <w:t>2</w:t>
      </w:r>
      <w:r w:rsidR="005B59F3">
        <w:rPr>
          <w:lang w:eastAsia="zh-CN"/>
        </w:rPr>
        <w:fldChar w:fldCharType="end"/>
      </w:r>
      <w:r>
        <w:rPr>
          <w:rFonts w:hint="eastAsia"/>
          <w:lang w:eastAsia="zh-CN"/>
        </w:rPr>
        <w:t xml:space="preserve"> </w:t>
      </w:r>
      <w:r w:rsidRPr="0072646A">
        <w:rPr>
          <w:lang w:eastAsia="zh-CN"/>
        </w:rPr>
        <w:t>海南全省</w:t>
      </w:r>
      <w:r w:rsidRPr="0072646A">
        <w:rPr>
          <w:lang w:eastAsia="zh-CN"/>
        </w:rPr>
        <w:t>168</w:t>
      </w:r>
      <w:r w:rsidRPr="0072646A">
        <w:rPr>
          <w:lang w:eastAsia="zh-CN"/>
        </w:rPr>
        <w:t>小时设备出力与负荷平衡</w:t>
      </w:r>
    </w:p>
    <w:p w14:paraId="767F59C7" w14:textId="77777777" w:rsidR="00B9128F" w:rsidRDefault="00B9128F" w:rsidP="00B9128F">
      <w:pPr>
        <w:ind w:firstLine="480"/>
      </w:pPr>
      <w:r>
        <w:rPr>
          <w:rFonts w:hint="eastAsia"/>
        </w:rPr>
        <w:t>从全省功率平衡结果来看，海南系统在整个一周仿真周期内能够较好地维持逐小时供需平衡，响应后负荷与各类资源净出力基本保持一致，说明所建立的优化调度模型能够有效协调不同类型资源满足系统负荷需求。首先，从负荷侧看，全省负荷呈现较为明显的日周期变化特征，低谷时段负荷大致处于</w:t>
      </w:r>
      <w:r>
        <w:rPr>
          <w:rFonts w:hint="eastAsia"/>
        </w:rPr>
        <w:t>6500</w:t>
      </w:r>
      <w:r>
        <w:rPr>
          <w:rFonts w:hint="eastAsia"/>
        </w:rPr>
        <w:t>～</w:t>
      </w:r>
      <w:r>
        <w:rPr>
          <w:rFonts w:hint="eastAsia"/>
        </w:rPr>
        <w:t>7500 MW</w:t>
      </w:r>
      <w:r>
        <w:rPr>
          <w:rFonts w:hint="eastAsia"/>
        </w:rPr>
        <w:t>，而晚间高峰多数达到</w:t>
      </w:r>
      <w:r>
        <w:rPr>
          <w:rFonts w:hint="eastAsia"/>
        </w:rPr>
        <w:t>10000 MW</w:t>
      </w:r>
      <w:r>
        <w:rPr>
          <w:rFonts w:hint="eastAsia"/>
        </w:rPr>
        <w:t>以上，部分时段接近</w:t>
      </w:r>
      <w:r>
        <w:rPr>
          <w:rFonts w:hint="eastAsia"/>
        </w:rPr>
        <w:t>11000 MW</w:t>
      </w:r>
      <w:r>
        <w:rPr>
          <w:rFonts w:hint="eastAsia"/>
        </w:rPr>
        <w:t>。原始负荷与响应后负荷整体走势基本一致，但在部分峰、谷时段存在一定偏差，表明需求响应主要发挥削峰填谷作用，并未明显改变系统总体用电需求的变化规律，而是通过负荷时序重构降低高峰时段的供电压力。</w:t>
      </w:r>
    </w:p>
    <w:p w14:paraId="0EA42494" w14:textId="77777777" w:rsidR="00B9128F" w:rsidRDefault="00B9128F" w:rsidP="00B9128F">
      <w:pPr>
        <w:ind w:firstLine="480"/>
      </w:pPr>
      <w:r>
        <w:rPr>
          <w:rFonts w:hint="eastAsia"/>
        </w:rPr>
        <w:t>从电源结构来看，核电在各时段保持相对稳定的出力，是系统中较为典型的基荷电源；煤电出力则随系统净负荷变化而调整，在夜间及新能源出力较低时承担较多的支撑作用。气电具有较强的灵活调节特性，其出力主要集中在部分负荷较高或净负荷快速上升的时段，与煤电共同承担系统的峰荷调节任务。相比之下，生物质等电源整体出力规模较小，但运行相对稳定，对系统提供一定的持续电力</w:t>
      </w:r>
      <w:r>
        <w:rPr>
          <w:rFonts w:hint="eastAsia"/>
        </w:rPr>
        <w:lastRenderedPageBreak/>
        <w:t>支撑。这种运行方式体现出常规电源之间较为清晰的功能分工，即核电承担基础负荷，煤电承担主体调节，气电进一步提供快速、灵活的峰值支撑。</w:t>
      </w:r>
    </w:p>
    <w:p w14:paraId="3DBD3287" w14:textId="4A1BE9DA" w:rsidR="00636EB5" w:rsidRDefault="00B9128F" w:rsidP="00B9128F">
      <w:pPr>
        <w:ind w:firstLine="480"/>
      </w:pPr>
      <w:r>
        <w:rPr>
          <w:rFonts w:hint="eastAsia"/>
        </w:rPr>
        <w:t>新能源出力表现出明显的时序互补特征。其中，光伏具有典型的“昼发夜停”特征，在每天白天形成较为突出的出力区间，并在中午前后达到较高水平；夜间光伏出力降至零后，系统主要依靠风电和常规电源满足负荷。风电则在全天均存在一定出力，其波动特征与光伏存在一定差异，因此两者在时间尺度上形成一定程度的互补。值得注意的是，新能源友好电站中的风电和光伏同样参与系统供电，其与独立风、光资源共同构成较高比例的新能源供给。由图中可以看到，在部分白天时段，光伏大规模出力使煤电、气电等常规机组的发电空间明显下降；而随着傍晚光伏快速退出，系统净负荷快速上升，煤电、气电以及储能需要同步增加出力，这反映出高比例光伏接入后较为典型的“午间低净负荷—傍晚快速爬坡”运行特征。</w:t>
      </w:r>
    </w:p>
    <w:p w14:paraId="1545583F" w14:textId="34C43192" w:rsidR="00B9128F" w:rsidRDefault="00B9128F" w:rsidP="00B9128F">
      <w:pPr>
        <w:ind w:firstLine="480"/>
      </w:pPr>
      <w:r>
        <w:rPr>
          <w:rFonts w:hint="eastAsia"/>
        </w:rPr>
        <w:t>储能资源在平衡新能源波动和负荷峰谷方面发挥了较为明显的作用。图中抽水蓄能及电化学储能的充电功率位于横轴以下，主要集中在部分新能源出力较高、系统负荷较低的时段；而在晚间高峰或新能源出力降低时，储能转入放电状态并位于横轴以上。特别是在光伏出力较高的白天，储能吸收系统富余电量，在随后的负荷高峰期释放，从而实现能量在时间维度上的转移。模型本身也将电化学储能和抽水蓄能纳入统一的储能运行成本与优化调度框架</w:t>
      </w:r>
      <w:del w:id="25" w:author="李昊" w:date="2026-09-30T09:23:00Z" w16du:dateUtc="2026-09-30T01:23:00Z">
        <w:r w:rsidDel="00857667">
          <w:rPr>
            <w:rFonts w:hint="eastAsia"/>
          </w:rPr>
          <w:delText xml:space="preserve">     </w:delText>
        </w:r>
        <w:r w:rsidDel="00857667">
          <w:rPr>
            <w:rFonts w:hint="eastAsia"/>
          </w:rPr>
          <w:delText>全部模型汇总</w:delText>
        </w:r>
        <w:r w:rsidDel="00857667">
          <w:rPr>
            <w:rFonts w:hint="eastAsia"/>
          </w:rPr>
          <w:delText>-0928</w:delText>
        </w:r>
        <w:r w:rsidDel="00857667">
          <w:rPr>
            <w:rFonts w:hint="eastAsia"/>
          </w:rPr>
          <w:delText>最新版</w:delText>
        </w:r>
      </w:del>
      <w:r>
        <w:rPr>
          <w:rFonts w:hint="eastAsia"/>
        </w:rPr>
        <w:t>，从仿真结果看，其充放电行为与系统净负荷变化具有较好的对应关系，说明储能并非简单按照固定计划运行，而是依据新能源出力和系统调节需求参与优化调度。</w:t>
      </w:r>
    </w:p>
    <w:p w14:paraId="53201E1B" w14:textId="284DEFCC" w:rsidR="00636EB5" w:rsidRDefault="00B9128F" w:rsidP="00B9128F">
      <w:pPr>
        <w:ind w:firstLine="480"/>
      </w:pPr>
      <w:r>
        <w:rPr>
          <w:rFonts w:hint="eastAsia"/>
        </w:rPr>
        <w:t>总体而言，海南全省功率平衡呈现各类资源在一周范围内形成了较为合理的协同关系，尤其是在白天光伏高出力和傍晚光伏退出所带来的较大净负荷波动下，常规灵活电源与储能能够及时补偿功率缺口，使系统始终保持供需平衡。这说明在</w:t>
      </w:r>
      <w:r>
        <w:rPr>
          <w:rFonts w:hint="eastAsia"/>
        </w:rPr>
        <w:t>2030</w:t>
      </w:r>
      <w:r>
        <w:rPr>
          <w:rFonts w:hint="eastAsia"/>
        </w:rPr>
        <w:t>年海南较高新能源渗透率场景下，单纯依靠传统电源跟踪负荷的调度模式已经转变为常规电源、新能源、储能和需求响应共同参与的多资源协同平衡模式，同时也表明随着新能源占比提高，系统运行压力将更多地由“满足峰值负荷”转向“应对净负荷快速变化和新能源时序波动”。</w:t>
      </w:r>
    </w:p>
    <w:p w14:paraId="4EB5A1AE" w14:textId="4ECAA333" w:rsidR="00E65040" w:rsidRDefault="00E65040" w:rsidP="00E65040">
      <w:pPr>
        <w:pStyle w:val="20"/>
      </w:pPr>
      <w:r w:rsidRPr="00E65040">
        <w:lastRenderedPageBreak/>
        <w:t>电量与功率特征分析</w:t>
      </w:r>
    </w:p>
    <w:p w14:paraId="467F7C5D" w14:textId="0C925451" w:rsidR="00E65040" w:rsidRDefault="00E65040" w:rsidP="00B9128F">
      <w:pPr>
        <w:ind w:firstLine="480"/>
      </w:pPr>
      <w:r w:rsidRPr="00E65040">
        <w:t>在全省逐时功率平衡的基础上，进一步从调度周期内累计电量和最大出力两个角度分析不同类型电源的运行特征，可以更直观地反映各类资源在海南电力系统中的供能规模及其承担的调节作用。</w:t>
      </w:r>
      <w:r>
        <w:fldChar w:fldCharType="begin"/>
      </w:r>
      <w:r>
        <w:instrText xml:space="preserve"> REF _Ref241593034 \h </w:instrText>
      </w:r>
      <w:r>
        <w:fldChar w:fldCharType="separate"/>
      </w:r>
      <w:r>
        <w:rPr>
          <w:rFonts w:hint="eastAsia"/>
        </w:rPr>
        <w:t>图</w:t>
      </w:r>
      <w:r>
        <w:rPr>
          <w:rFonts w:hint="eastAsia"/>
        </w:rPr>
        <w:t xml:space="preserve"> </w:t>
      </w:r>
      <w:r>
        <w:rPr>
          <w:noProof/>
        </w:rPr>
        <w:t>4</w:t>
      </w:r>
      <w:r>
        <w:noBreakHyphen/>
      </w:r>
      <w:r>
        <w:rPr>
          <w:noProof/>
        </w:rPr>
        <w:t>3</w:t>
      </w:r>
      <w:r>
        <w:fldChar w:fldCharType="end"/>
      </w:r>
      <w:r w:rsidRPr="00E65040">
        <w:t>给出了各类电源在</w:t>
      </w:r>
      <w:r w:rsidRPr="00E65040">
        <w:t>168 h</w:t>
      </w:r>
      <w:r w:rsidRPr="00E65040">
        <w:t>仿真周期内的累计发电量及最大出力，</w:t>
      </w:r>
      <w:r>
        <w:fldChar w:fldCharType="begin"/>
      </w:r>
      <w:r>
        <w:instrText xml:space="preserve"> REF _Ref241593039 \h </w:instrText>
      </w:r>
      <w:r>
        <w:fldChar w:fldCharType="separate"/>
      </w:r>
      <w:r>
        <w:rPr>
          <w:rFonts w:hint="eastAsia"/>
        </w:rPr>
        <w:t>表</w:t>
      </w:r>
      <w:r>
        <w:rPr>
          <w:rFonts w:hint="eastAsia"/>
        </w:rPr>
        <w:t xml:space="preserve"> </w:t>
      </w:r>
      <w:r>
        <w:rPr>
          <w:noProof/>
        </w:rPr>
        <w:t>4</w:t>
      </w:r>
      <w:r>
        <w:noBreakHyphen/>
      </w:r>
      <w:r>
        <w:rPr>
          <w:noProof/>
        </w:rPr>
        <w:t>1</w:t>
      </w:r>
      <w:r>
        <w:fldChar w:fldCharType="end"/>
      </w:r>
      <w:r w:rsidRPr="00E65040">
        <w:t>进一步列出了输出电量、输出占比、平均出力和最大出力等指标。需要说明的是，储能放电量单独统计，充电过程不计入一次能源结构，因此本节主要用于分析不同电源及储能资源在系统供电中的实际贡献。</w:t>
      </w:r>
    </w:p>
    <w:p w14:paraId="3794383F" w14:textId="4C3E9F21" w:rsidR="00E65040" w:rsidRDefault="00E65040" w:rsidP="00E65040">
      <w:pPr>
        <w:pStyle w:val="af6"/>
        <w:rPr>
          <w:lang w:eastAsia="zh-CN"/>
        </w:rPr>
      </w:pPr>
      <w:r>
        <w:rPr>
          <w:noProof/>
        </w:rPr>
        <w:drawing>
          <wp:inline distT="0" distB="0" distL="0" distR="0" wp14:anchorId="196B9174" wp14:editId="2110E34B">
            <wp:extent cx="5274310" cy="24745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设备出力统计.png"/>
                    <pic:cNvPicPr/>
                  </pic:nvPicPr>
                  <pic:blipFill>
                    <a:blip r:embed="rId2711"/>
                    <a:stretch>
                      <a:fillRect/>
                    </a:stretch>
                  </pic:blipFill>
                  <pic:spPr>
                    <a:xfrm>
                      <a:off x="0" y="0"/>
                      <a:ext cx="5274310" cy="2474595"/>
                    </a:xfrm>
                    <a:prstGeom prst="rect">
                      <a:avLst/>
                    </a:prstGeom>
                  </pic:spPr>
                </pic:pic>
              </a:graphicData>
            </a:graphic>
          </wp:inline>
        </w:drawing>
      </w:r>
    </w:p>
    <w:p w14:paraId="4DD2192B" w14:textId="5EE75ABD" w:rsidR="00E65040" w:rsidRPr="00E65040" w:rsidRDefault="00E65040" w:rsidP="00E65040">
      <w:pPr>
        <w:pStyle w:val="af6"/>
        <w:rPr>
          <w:lang w:eastAsia="zh-CN"/>
        </w:rPr>
      </w:pPr>
      <w:bookmarkStart w:id="26" w:name="_Ref241593034"/>
      <w:r>
        <w:rPr>
          <w:rFonts w:hint="eastAsia"/>
          <w:lang w:eastAsia="zh-CN"/>
        </w:rPr>
        <w:t>图</w:t>
      </w:r>
      <w:r>
        <w:rPr>
          <w:rFonts w:hint="eastAsia"/>
          <w:lang w:eastAsia="zh-CN"/>
        </w:rPr>
        <w:t xml:space="preserve"> </w:t>
      </w:r>
      <w:r w:rsidR="005B59F3">
        <w:rPr>
          <w:lang w:eastAsia="zh-CN"/>
        </w:rPr>
        <w:fldChar w:fldCharType="begin"/>
      </w:r>
      <w:r w:rsidR="005B59F3">
        <w:rPr>
          <w:lang w:eastAsia="zh-CN"/>
        </w:rPr>
        <w:instrText xml:space="preserve"> </w:instrText>
      </w:r>
      <w:r w:rsidR="005B59F3">
        <w:rPr>
          <w:rFonts w:hint="eastAsia"/>
          <w:lang w:eastAsia="zh-CN"/>
        </w:rPr>
        <w:instrText>STYLEREF 1 \s</w:instrText>
      </w:r>
      <w:r w:rsidR="005B59F3">
        <w:rPr>
          <w:lang w:eastAsia="zh-CN"/>
        </w:rPr>
        <w:instrText xml:space="preserve"> </w:instrText>
      </w:r>
      <w:r w:rsidR="005B59F3">
        <w:rPr>
          <w:lang w:eastAsia="zh-CN"/>
        </w:rPr>
        <w:fldChar w:fldCharType="separate"/>
      </w:r>
      <w:r w:rsidR="005B59F3">
        <w:rPr>
          <w:noProof/>
          <w:lang w:eastAsia="zh-CN"/>
        </w:rPr>
        <w:t>4</w:t>
      </w:r>
      <w:r w:rsidR="005B59F3">
        <w:rPr>
          <w:lang w:eastAsia="zh-CN"/>
        </w:rPr>
        <w:fldChar w:fldCharType="end"/>
      </w:r>
      <w:r w:rsidR="005B59F3">
        <w:rPr>
          <w:lang w:eastAsia="zh-CN"/>
        </w:rPr>
        <w:noBreakHyphen/>
      </w:r>
      <w:r w:rsidR="005B59F3">
        <w:rPr>
          <w:lang w:eastAsia="zh-CN"/>
        </w:rPr>
        <w:fldChar w:fldCharType="begin"/>
      </w:r>
      <w:r w:rsidR="005B59F3">
        <w:rPr>
          <w:lang w:eastAsia="zh-CN"/>
        </w:rPr>
        <w:instrText xml:space="preserve"> </w:instrText>
      </w:r>
      <w:r w:rsidR="005B59F3">
        <w:rPr>
          <w:rFonts w:hint="eastAsia"/>
          <w:lang w:eastAsia="zh-CN"/>
        </w:rPr>
        <w:instrText xml:space="preserve">SEQ </w:instrText>
      </w:r>
      <w:r w:rsidR="005B59F3">
        <w:rPr>
          <w:rFonts w:hint="eastAsia"/>
          <w:lang w:eastAsia="zh-CN"/>
        </w:rPr>
        <w:instrText>图</w:instrText>
      </w:r>
      <w:r w:rsidR="005B59F3">
        <w:rPr>
          <w:rFonts w:hint="eastAsia"/>
          <w:lang w:eastAsia="zh-CN"/>
        </w:rPr>
        <w:instrText xml:space="preserve"> \* ARABIC \s 1</w:instrText>
      </w:r>
      <w:r w:rsidR="005B59F3">
        <w:rPr>
          <w:lang w:eastAsia="zh-CN"/>
        </w:rPr>
        <w:instrText xml:space="preserve"> </w:instrText>
      </w:r>
      <w:r w:rsidR="005B59F3">
        <w:rPr>
          <w:lang w:eastAsia="zh-CN"/>
        </w:rPr>
        <w:fldChar w:fldCharType="separate"/>
      </w:r>
      <w:r w:rsidR="005B59F3">
        <w:rPr>
          <w:noProof/>
          <w:lang w:eastAsia="zh-CN"/>
        </w:rPr>
        <w:t>3</w:t>
      </w:r>
      <w:r w:rsidR="005B59F3">
        <w:rPr>
          <w:lang w:eastAsia="zh-CN"/>
        </w:rPr>
        <w:fldChar w:fldCharType="end"/>
      </w:r>
      <w:bookmarkEnd w:id="26"/>
      <w:r>
        <w:rPr>
          <w:rFonts w:hint="eastAsia"/>
          <w:lang w:eastAsia="zh-CN"/>
        </w:rPr>
        <w:t xml:space="preserve"> </w:t>
      </w:r>
      <w:r w:rsidRPr="00E65040">
        <w:rPr>
          <w:lang w:eastAsia="zh-CN"/>
        </w:rPr>
        <w:t>168 h</w:t>
      </w:r>
      <w:r w:rsidRPr="00E65040">
        <w:rPr>
          <w:lang w:eastAsia="zh-CN"/>
        </w:rPr>
        <w:t>仿真周期内的累计发电量及最大出力</w:t>
      </w:r>
    </w:p>
    <w:p w14:paraId="62F3E3B0" w14:textId="1935B780" w:rsidR="00E65040" w:rsidRDefault="00E65040" w:rsidP="00E65040">
      <w:pPr>
        <w:pStyle w:val="af6"/>
        <w:rPr>
          <w:lang w:eastAsia="zh-CN"/>
        </w:rPr>
      </w:pPr>
      <w:bookmarkStart w:id="27" w:name="_Ref241593039"/>
      <w:r>
        <w:rPr>
          <w:rFonts w:hint="eastAsia"/>
          <w:lang w:eastAsia="zh-CN"/>
        </w:rPr>
        <w:t>表</w:t>
      </w:r>
      <w:r>
        <w:rPr>
          <w:rFonts w:hint="eastAsia"/>
          <w:lang w:eastAsia="zh-CN"/>
        </w:rPr>
        <w:t xml:space="preserve"> </w:t>
      </w:r>
      <w:r w:rsidR="00D03153">
        <w:rPr>
          <w:lang w:eastAsia="zh-CN"/>
        </w:rPr>
        <w:fldChar w:fldCharType="begin"/>
      </w:r>
      <w:r w:rsidR="00D03153">
        <w:rPr>
          <w:lang w:eastAsia="zh-CN"/>
        </w:rPr>
        <w:instrText xml:space="preserve"> </w:instrText>
      </w:r>
      <w:r w:rsidR="00D03153">
        <w:rPr>
          <w:rFonts w:hint="eastAsia"/>
          <w:lang w:eastAsia="zh-CN"/>
        </w:rPr>
        <w:instrText>STYLEREF 1 \s</w:instrText>
      </w:r>
      <w:r w:rsidR="00D03153">
        <w:rPr>
          <w:lang w:eastAsia="zh-CN"/>
        </w:rPr>
        <w:instrText xml:space="preserve"> </w:instrText>
      </w:r>
      <w:r w:rsidR="00D03153">
        <w:rPr>
          <w:lang w:eastAsia="zh-CN"/>
        </w:rPr>
        <w:fldChar w:fldCharType="separate"/>
      </w:r>
      <w:r w:rsidR="00D03153">
        <w:rPr>
          <w:noProof/>
          <w:lang w:eastAsia="zh-CN"/>
        </w:rPr>
        <w:t>4</w:t>
      </w:r>
      <w:r w:rsidR="00D03153">
        <w:rPr>
          <w:lang w:eastAsia="zh-CN"/>
        </w:rPr>
        <w:fldChar w:fldCharType="end"/>
      </w:r>
      <w:r w:rsidR="00D03153">
        <w:rPr>
          <w:lang w:eastAsia="zh-CN"/>
        </w:rPr>
        <w:noBreakHyphen/>
      </w:r>
      <w:r w:rsidR="00D03153">
        <w:rPr>
          <w:lang w:eastAsia="zh-CN"/>
        </w:rPr>
        <w:fldChar w:fldCharType="begin"/>
      </w:r>
      <w:r w:rsidR="00D03153">
        <w:rPr>
          <w:lang w:eastAsia="zh-CN"/>
        </w:rPr>
        <w:instrText xml:space="preserve"> </w:instrText>
      </w:r>
      <w:r w:rsidR="00D03153">
        <w:rPr>
          <w:rFonts w:hint="eastAsia"/>
          <w:lang w:eastAsia="zh-CN"/>
        </w:rPr>
        <w:instrText xml:space="preserve">SEQ </w:instrText>
      </w:r>
      <w:r w:rsidR="00D03153">
        <w:rPr>
          <w:rFonts w:hint="eastAsia"/>
          <w:lang w:eastAsia="zh-CN"/>
        </w:rPr>
        <w:instrText>表</w:instrText>
      </w:r>
      <w:r w:rsidR="00D03153">
        <w:rPr>
          <w:rFonts w:hint="eastAsia"/>
          <w:lang w:eastAsia="zh-CN"/>
        </w:rPr>
        <w:instrText xml:space="preserve"> \* ARABIC \s 1</w:instrText>
      </w:r>
      <w:r w:rsidR="00D03153">
        <w:rPr>
          <w:lang w:eastAsia="zh-CN"/>
        </w:rPr>
        <w:instrText xml:space="preserve"> </w:instrText>
      </w:r>
      <w:r w:rsidR="00D03153">
        <w:rPr>
          <w:lang w:eastAsia="zh-CN"/>
        </w:rPr>
        <w:fldChar w:fldCharType="separate"/>
      </w:r>
      <w:r w:rsidR="00D03153">
        <w:rPr>
          <w:noProof/>
          <w:lang w:eastAsia="zh-CN"/>
        </w:rPr>
        <w:t>1</w:t>
      </w:r>
      <w:r w:rsidR="00D03153">
        <w:rPr>
          <w:lang w:eastAsia="zh-CN"/>
        </w:rPr>
        <w:fldChar w:fldCharType="end"/>
      </w:r>
      <w:bookmarkEnd w:id="27"/>
      <w:r>
        <w:rPr>
          <w:rFonts w:hint="eastAsia"/>
          <w:lang w:eastAsia="zh-CN"/>
        </w:rPr>
        <w:t xml:space="preserve"> </w:t>
      </w:r>
      <w:r>
        <w:rPr>
          <w:rFonts w:hint="eastAsia"/>
          <w:lang w:eastAsia="zh-CN"/>
        </w:rPr>
        <w:t>仿真周期电量、</w:t>
      </w:r>
      <w:r w:rsidRPr="00E65040">
        <w:rPr>
          <w:lang w:eastAsia="zh-CN"/>
        </w:rPr>
        <w:t>平均出力</w:t>
      </w:r>
      <w:r>
        <w:rPr>
          <w:rFonts w:hint="eastAsia"/>
          <w:lang w:eastAsia="zh-CN"/>
        </w:rPr>
        <w:t>、</w:t>
      </w:r>
      <w:r w:rsidRPr="00E65040">
        <w:rPr>
          <w:lang w:eastAsia="zh-CN"/>
        </w:rPr>
        <w:t>最大出力</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489"/>
        <w:gridCol w:w="1465"/>
        <w:gridCol w:w="1220"/>
        <w:gridCol w:w="1561"/>
        <w:gridCol w:w="1561"/>
      </w:tblGrid>
      <w:tr w:rsidR="00E65040" w14:paraId="2A5AAABD" w14:textId="77777777" w:rsidTr="00E65040">
        <w:trPr>
          <w:cantSplit/>
          <w:tblHeader/>
          <w:jc w:val="center"/>
        </w:trPr>
        <w:tc>
          <w:tcPr>
            <w:tcW w:w="1500" w:type="pct"/>
            <w:shd w:val="clear" w:color="auto" w:fill="E5EDF4"/>
            <w:tcMar>
              <w:top w:w="70" w:type="dxa"/>
              <w:left w:w="70" w:type="dxa"/>
              <w:bottom w:w="70" w:type="dxa"/>
              <w:right w:w="70" w:type="dxa"/>
            </w:tcMar>
            <w:vAlign w:val="center"/>
          </w:tcPr>
          <w:p w14:paraId="5DB3F218" w14:textId="77777777" w:rsidR="00E65040" w:rsidRDefault="00E65040" w:rsidP="00E65040">
            <w:pPr>
              <w:pStyle w:val="a8"/>
            </w:pPr>
            <w:r>
              <w:t>设备类型</w:t>
            </w:r>
          </w:p>
        </w:tc>
        <w:tc>
          <w:tcPr>
            <w:tcW w:w="883" w:type="pct"/>
            <w:shd w:val="clear" w:color="auto" w:fill="E5EDF4"/>
            <w:tcMar>
              <w:top w:w="70" w:type="dxa"/>
              <w:left w:w="70" w:type="dxa"/>
              <w:bottom w:w="70" w:type="dxa"/>
              <w:right w:w="70" w:type="dxa"/>
            </w:tcMar>
            <w:vAlign w:val="center"/>
          </w:tcPr>
          <w:p w14:paraId="5B5B74FC" w14:textId="77777777" w:rsidR="00E65040" w:rsidRDefault="00E65040" w:rsidP="00E65040">
            <w:pPr>
              <w:pStyle w:val="a8"/>
            </w:pPr>
            <w:r>
              <w:t>输出电量</w:t>
            </w:r>
            <w:r>
              <w:br/>
            </w:r>
            <w:r>
              <w:t>万</w:t>
            </w:r>
            <w:r>
              <w:t>MWh</w:t>
            </w:r>
          </w:p>
        </w:tc>
        <w:tc>
          <w:tcPr>
            <w:tcW w:w="735" w:type="pct"/>
            <w:shd w:val="clear" w:color="auto" w:fill="E5EDF4"/>
            <w:tcMar>
              <w:top w:w="70" w:type="dxa"/>
              <w:left w:w="70" w:type="dxa"/>
              <w:bottom w:w="70" w:type="dxa"/>
              <w:right w:w="70" w:type="dxa"/>
            </w:tcMar>
            <w:vAlign w:val="center"/>
          </w:tcPr>
          <w:p w14:paraId="5EA3C176" w14:textId="77777777" w:rsidR="00E65040" w:rsidRDefault="00E65040" w:rsidP="00E65040">
            <w:pPr>
              <w:pStyle w:val="a8"/>
            </w:pPr>
            <w:r>
              <w:t>输出占比</w:t>
            </w:r>
            <w:r>
              <w:br/>
              <w:t>%</w:t>
            </w:r>
          </w:p>
        </w:tc>
        <w:tc>
          <w:tcPr>
            <w:tcW w:w="941" w:type="pct"/>
            <w:shd w:val="clear" w:color="auto" w:fill="E5EDF4"/>
            <w:tcMar>
              <w:top w:w="70" w:type="dxa"/>
              <w:left w:w="70" w:type="dxa"/>
              <w:bottom w:w="70" w:type="dxa"/>
              <w:right w:w="70" w:type="dxa"/>
            </w:tcMar>
            <w:vAlign w:val="center"/>
          </w:tcPr>
          <w:p w14:paraId="4B41A482" w14:textId="77777777" w:rsidR="00E65040" w:rsidRDefault="00E65040" w:rsidP="00E65040">
            <w:pPr>
              <w:pStyle w:val="a8"/>
            </w:pPr>
            <w:r>
              <w:t>平均出力</w:t>
            </w:r>
            <w:r>
              <w:br/>
              <w:t>MW</w:t>
            </w:r>
          </w:p>
        </w:tc>
        <w:tc>
          <w:tcPr>
            <w:tcW w:w="941" w:type="pct"/>
            <w:shd w:val="clear" w:color="auto" w:fill="E5EDF4"/>
            <w:tcMar>
              <w:top w:w="70" w:type="dxa"/>
              <w:left w:w="70" w:type="dxa"/>
              <w:bottom w:w="70" w:type="dxa"/>
              <w:right w:w="70" w:type="dxa"/>
            </w:tcMar>
            <w:vAlign w:val="center"/>
          </w:tcPr>
          <w:p w14:paraId="3050E47F" w14:textId="77777777" w:rsidR="00E65040" w:rsidRDefault="00E65040" w:rsidP="00E65040">
            <w:pPr>
              <w:pStyle w:val="a8"/>
            </w:pPr>
            <w:r>
              <w:t>最大出力</w:t>
            </w:r>
            <w:r>
              <w:br/>
              <w:t>MW</w:t>
            </w:r>
          </w:p>
        </w:tc>
      </w:tr>
      <w:tr w:rsidR="00E65040" w14:paraId="2A8FA6C5" w14:textId="77777777" w:rsidTr="00E65040">
        <w:trPr>
          <w:cantSplit/>
          <w:jc w:val="center"/>
        </w:trPr>
        <w:tc>
          <w:tcPr>
            <w:tcW w:w="1500" w:type="pct"/>
            <w:shd w:val="clear" w:color="auto" w:fill="FFFFFF"/>
            <w:tcMar>
              <w:top w:w="70" w:type="dxa"/>
              <w:left w:w="70" w:type="dxa"/>
              <w:bottom w:w="70" w:type="dxa"/>
              <w:right w:w="70" w:type="dxa"/>
            </w:tcMar>
            <w:vAlign w:val="center"/>
          </w:tcPr>
          <w:p w14:paraId="7354DCE3" w14:textId="77777777" w:rsidR="00E65040" w:rsidRDefault="00E65040" w:rsidP="00E65040">
            <w:pPr>
              <w:pStyle w:val="a8"/>
            </w:pPr>
            <w:r>
              <w:t>煤电</w:t>
            </w:r>
          </w:p>
        </w:tc>
        <w:tc>
          <w:tcPr>
            <w:tcW w:w="883" w:type="pct"/>
            <w:shd w:val="clear" w:color="auto" w:fill="FFFFFF"/>
            <w:tcMar>
              <w:top w:w="70" w:type="dxa"/>
              <w:left w:w="70" w:type="dxa"/>
              <w:bottom w:w="70" w:type="dxa"/>
              <w:right w:w="70" w:type="dxa"/>
            </w:tcMar>
            <w:vAlign w:val="center"/>
          </w:tcPr>
          <w:p w14:paraId="19AAF491" w14:textId="77777777" w:rsidR="00E65040" w:rsidRDefault="00E65040" w:rsidP="00E65040">
            <w:pPr>
              <w:pStyle w:val="a8"/>
            </w:pPr>
            <w:r>
              <w:t>14.9797</w:t>
            </w:r>
          </w:p>
        </w:tc>
        <w:tc>
          <w:tcPr>
            <w:tcW w:w="735" w:type="pct"/>
            <w:shd w:val="clear" w:color="auto" w:fill="FFFFFF"/>
            <w:tcMar>
              <w:top w:w="70" w:type="dxa"/>
              <w:left w:w="70" w:type="dxa"/>
              <w:bottom w:w="70" w:type="dxa"/>
              <w:right w:w="70" w:type="dxa"/>
            </w:tcMar>
            <w:vAlign w:val="center"/>
          </w:tcPr>
          <w:p w14:paraId="4E751B24" w14:textId="77777777" w:rsidR="00E65040" w:rsidRDefault="00E65040" w:rsidP="00E65040">
            <w:pPr>
              <w:pStyle w:val="a8"/>
            </w:pPr>
            <w:r>
              <w:t>10.31</w:t>
            </w:r>
          </w:p>
        </w:tc>
        <w:tc>
          <w:tcPr>
            <w:tcW w:w="941" w:type="pct"/>
            <w:shd w:val="clear" w:color="auto" w:fill="FFFFFF"/>
            <w:tcMar>
              <w:top w:w="70" w:type="dxa"/>
              <w:left w:w="70" w:type="dxa"/>
              <w:bottom w:w="70" w:type="dxa"/>
              <w:right w:w="70" w:type="dxa"/>
            </w:tcMar>
            <w:vAlign w:val="center"/>
          </w:tcPr>
          <w:p w14:paraId="7D9F2451" w14:textId="77777777" w:rsidR="00E65040" w:rsidRDefault="00E65040" w:rsidP="00E65040">
            <w:pPr>
              <w:pStyle w:val="a8"/>
            </w:pPr>
            <w:r>
              <w:t>891.65</w:t>
            </w:r>
          </w:p>
        </w:tc>
        <w:tc>
          <w:tcPr>
            <w:tcW w:w="941" w:type="pct"/>
            <w:shd w:val="clear" w:color="auto" w:fill="FFFFFF"/>
            <w:tcMar>
              <w:top w:w="70" w:type="dxa"/>
              <w:left w:w="70" w:type="dxa"/>
              <w:bottom w:w="70" w:type="dxa"/>
              <w:right w:w="70" w:type="dxa"/>
            </w:tcMar>
            <w:vAlign w:val="center"/>
          </w:tcPr>
          <w:p w14:paraId="5D413B5F" w14:textId="77777777" w:rsidR="00E65040" w:rsidRDefault="00E65040" w:rsidP="00E65040">
            <w:pPr>
              <w:pStyle w:val="a8"/>
            </w:pPr>
            <w:r>
              <w:t>3051.30</w:t>
            </w:r>
          </w:p>
        </w:tc>
      </w:tr>
      <w:tr w:rsidR="00E65040" w14:paraId="5E18F2EC" w14:textId="77777777" w:rsidTr="00E65040">
        <w:trPr>
          <w:cantSplit/>
          <w:jc w:val="center"/>
        </w:trPr>
        <w:tc>
          <w:tcPr>
            <w:tcW w:w="1500" w:type="pct"/>
            <w:shd w:val="clear" w:color="auto" w:fill="F6F8FA"/>
            <w:tcMar>
              <w:top w:w="70" w:type="dxa"/>
              <w:left w:w="70" w:type="dxa"/>
              <w:bottom w:w="70" w:type="dxa"/>
              <w:right w:w="70" w:type="dxa"/>
            </w:tcMar>
            <w:vAlign w:val="center"/>
          </w:tcPr>
          <w:p w14:paraId="63FDA5B0" w14:textId="77777777" w:rsidR="00E65040" w:rsidRDefault="00E65040" w:rsidP="00E65040">
            <w:pPr>
              <w:pStyle w:val="a8"/>
            </w:pPr>
            <w:r>
              <w:t>气电</w:t>
            </w:r>
          </w:p>
        </w:tc>
        <w:tc>
          <w:tcPr>
            <w:tcW w:w="883" w:type="pct"/>
            <w:shd w:val="clear" w:color="auto" w:fill="F6F8FA"/>
            <w:tcMar>
              <w:top w:w="70" w:type="dxa"/>
              <w:left w:w="70" w:type="dxa"/>
              <w:bottom w:w="70" w:type="dxa"/>
              <w:right w:w="70" w:type="dxa"/>
            </w:tcMar>
            <w:vAlign w:val="center"/>
          </w:tcPr>
          <w:p w14:paraId="14CA2DC7" w14:textId="77777777" w:rsidR="00E65040" w:rsidRDefault="00E65040" w:rsidP="00E65040">
            <w:pPr>
              <w:pStyle w:val="a8"/>
            </w:pPr>
            <w:r>
              <w:t>5.0970</w:t>
            </w:r>
          </w:p>
        </w:tc>
        <w:tc>
          <w:tcPr>
            <w:tcW w:w="735" w:type="pct"/>
            <w:shd w:val="clear" w:color="auto" w:fill="F6F8FA"/>
            <w:tcMar>
              <w:top w:w="70" w:type="dxa"/>
              <w:left w:w="70" w:type="dxa"/>
              <w:bottom w:w="70" w:type="dxa"/>
              <w:right w:w="70" w:type="dxa"/>
            </w:tcMar>
            <w:vAlign w:val="center"/>
          </w:tcPr>
          <w:p w14:paraId="2B4AE0CB" w14:textId="77777777" w:rsidR="00E65040" w:rsidRDefault="00E65040" w:rsidP="00E65040">
            <w:pPr>
              <w:pStyle w:val="a8"/>
            </w:pPr>
            <w:r>
              <w:t>3.51</w:t>
            </w:r>
          </w:p>
        </w:tc>
        <w:tc>
          <w:tcPr>
            <w:tcW w:w="941" w:type="pct"/>
            <w:shd w:val="clear" w:color="auto" w:fill="F6F8FA"/>
            <w:tcMar>
              <w:top w:w="70" w:type="dxa"/>
              <w:left w:w="70" w:type="dxa"/>
              <w:bottom w:w="70" w:type="dxa"/>
              <w:right w:w="70" w:type="dxa"/>
            </w:tcMar>
            <w:vAlign w:val="center"/>
          </w:tcPr>
          <w:p w14:paraId="729E99BE" w14:textId="77777777" w:rsidR="00E65040" w:rsidRDefault="00E65040" w:rsidP="00E65040">
            <w:pPr>
              <w:pStyle w:val="a8"/>
            </w:pPr>
            <w:r>
              <w:t>303.39</w:t>
            </w:r>
          </w:p>
        </w:tc>
        <w:tc>
          <w:tcPr>
            <w:tcW w:w="941" w:type="pct"/>
            <w:shd w:val="clear" w:color="auto" w:fill="F6F8FA"/>
            <w:tcMar>
              <w:top w:w="70" w:type="dxa"/>
              <w:left w:w="70" w:type="dxa"/>
              <w:bottom w:w="70" w:type="dxa"/>
              <w:right w:w="70" w:type="dxa"/>
            </w:tcMar>
            <w:vAlign w:val="center"/>
          </w:tcPr>
          <w:p w14:paraId="497D1199" w14:textId="77777777" w:rsidR="00E65040" w:rsidRDefault="00E65040" w:rsidP="00E65040">
            <w:pPr>
              <w:pStyle w:val="a8"/>
            </w:pPr>
            <w:r>
              <w:t>2329.00</w:t>
            </w:r>
          </w:p>
        </w:tc>
      </w:tr>
      <w:tr w:rsidR="00E65040" w14:paraId="02ED3DAC" w14:textId="77777777" w:rsidTr="00E65040">
        <w:trPr>
          <w:cantSplit/>
          <w:jc w:val="center"/>
        </w:trPr>
        <w:tc>
          <w:tcPr>
            <w:tcW w:w="1500" w:type="pct"/>
            <w:shd w:val="clear" w:color="auto" w:fill="FFFFFF"/>
            <w:tcMar>
              <w:top w:w="70" w:type="dxa"/>
              <w:left w:w="70" w:type="dxa"/>
              <w:bottom w:w="70" w:type="dxa"/>
              <w:right w:w="70" w:type="dxa"/>
            </w:tcMar>
            <w:vAlign w:val="center"/>
          </w:tcPr>
          <w:p w14:paraId="7E2C277D" w14:textId="77777777" w:rsidR="00E65040" w:rsidRDefault="00E65040" w:rsidP="00E65040">
            <w:pPr>
              <w:pStyle w:val="a8"/>
            </w:pPr>
            <w:r>
              <w:t>生物质</w:t>
            </w:r>
          </w:p>
        </w:tc>
        <w:tc>
          <w:tcPr>
            <w:tcW w:w="883" w:type="pct"/>
            <w:shd w:val="clear" w:color="auto" w:fill="FFFFFF"/>
            <w:tcMar>
              <w:top w:w="70" w:type="dxa"/>
              <w:left w:w="70" w:type="dxa"/>
              <w:bottom w:w="70" w:type="dxa"/>
              <w:right w:w="70" w:type="dxa"/>
            </w:tcMar>
            <w:vAlign w:val="center"/>
          </w:tcPr>
          <w:p w14:paraId="7EF3EBDB" w14:textId="77777777" w:rsidR="00E65040" w:rsidRDefault="00E65040" w:rsidP="00E65040">
            <w:pPr>
              <w:pStyle w:val="a8"/>
            </w:pPr>
            <w:r>
              <w:t>10.9496</w:t>
            </w:r>
          </w:p>
        </w:tc>
        <w:tc>
          <w:tcPr>
            <w:tcW w:w="735" w:type="pct"/>
            <w:shd w:val="clear" w:color="auto" w:fill="FFFFFF"/>
            <w:tcMar>
              <w:top w:w="70" w:type="dxa"/>
              <w:left w:w="70" w:type="dxa"/>
              <w:bottom w:w="70" w:type="dxa"/>
              <w:right w:w="70" w:type="dxa"/>
            </w:tcMar>
            <w:vAlign w:val="center"/>
          </w:tcPr>
          <w:p w14:paraId="6EAC1DBA" w14:textId="77777777" w:rsidR="00E65040" w:rsidRDefault="00E65040" w:rsidP="00E65040">
            <w:pPr>
              <w:pStyle w:val="a8"/>
            </w:pPr>
            <w:r>
              <w:t>7.54</w:t>
            </w:r>
          </w:p>
        </w:tc>
        <w:tc>
          <w:tcPr>
            <w:tcW w:w="941" w:type="pct"/>
            <w:shd w:val="clear" w:color="auto" w:fill="FFFFFF"/>
            <w:tcMar>
              <w:top w:w="70" w:type="dxa"/>
              <w:left w:w="70" w:type="dxa"/>
              <w:bottom w:w="70" w:type="dxa"/>
              <w:right w:w="70" w:type="dxa"/>
            </w:tcMar>
            <w:vAlign w:val="center"/>
          </w:tcPr>
          <w:p w14:paraId="5BFD5B6F" w14:textId="77777777" w:rsidR="00E65040" w:rsidRDefault="00E65040" w:rsidP="00E65040">
            <w:pPr>
              <w:pStyle w:val="a8"/>
            </w:pPr>
            <w:r>
              <w:t>651.76</w:t>
            </w:r>
          </w:p>
        </w:tc>
        <w:tc>
          <w:tcPr>
            <w:tcW w:w="941" w:type="pct"/>
            <w:shd w:val="clear" w:color="auto" w:fill="FFFFFF"/>
            <w:tcMar>
              <w:top w:w="70" w:type="dxa"/>
              <w:left w:w="70" w:type="dxa"/>
              <w:bottom w:w="70" w:type="dxa"/>
              <w:right w:w="70" w:type="dxa"/>
            </w:tcMar>
            <w:vAlign w:val="center"/>
          </w:tcPr>
          <w:p w14:paraId="21A99CB3" w14:textId="77777777" w:rsidR="00E65040" w:rsidRDefault="00E65040" w:rsidP="00E65040">
            <w:pPr>
              <w:pStyle w:val="a8"/>
            </w:pPr>
            <w:r>
              <w:t>737.20</w:t>
            </w:r>
          </w:p>
        </w:tc>
      </w:tr>
      <w:tr w:rsidR="00E65040" w14:paraId="4EA2CC42" w14:textId="77777777" w:rsidTr="00E65040">
        <w:trPr>
          <w:cantSplit/>
          <w:jc w:val="center"/>
        </w:trPr>
        <w:tc>
          <w:tcPr>
            <w:tcW w:w="1500" w:type="pct"/>
            <w:shd w:val="clear" w:color="auto" w:fill="F6F8FA"/>
            <w:tcMar>
              <w:top w:w="70" w:type="dxa"/>
              <w:left w:w="70" w:type="dxa"/>
              <w:bottom w:w="70" w:type="dxa"/>
              <w:right w:w="70" w:type="dxa"/>
            </w:tcMar>
            <w:vAlign w:val="center"/>
          </w:tcPr>
          <w:p w14:paraId="62639D44" w14:textId="77777777" w:rsidR="00E65040" w:rsidRDefault="00E65040" w:rsidP="00E65040">
            <w:pPr>
              <w:pStyle w:val="a8"/>
            </w:pPr>
            <w:r>
              <w:t>核电</w:t>
            </w:r>
          </w:p>
        </w:tc>
        <w:tc>
          <w:tcPr>
            <w:tcW w:w="883" w:type="pct"/>
            <w:shd w:val="clear" w:color="auto" w:fill="F6F8FA"/>
            <w:tcMar>
              <w:top w:w="70" w:type="dxa"/>
              <w:left w:w="70" w:type="dxa"/>
              <w:bottom w:w="70" w:type="dxa"/>
              <w:right w:w="70" w:type="dxa"/>
            </w:tcMar>
            <w:vAlign w:val="center"/>
          </w:tcPr>
          <w:p w14:paraId="229512DF" w14:textId="77777777" w:rsidR="00E65040" w:rsidRDefault="00E65040" w:rsidP="00E65040">
            <w:pPr>
              <w:pStyle w:val="a8"/>
            </w:pPr>
            <w:r>
              <w:t>56.1337</w:t>
            </w:r>
          </w:p>
        </w:tc>
        <w:tc>
          <w:tcPr>
            <w:tcW w:w="735" w:type="pct"/>
            <w:shd w:val="clear" w:color="auto" w:fill="F6F8FA"/>
            <w:tcMar>
              <w:top w:w="70" w:type="dxa"/>
              <w:left w:w="70" w:type="dxa"/>
              <w:bottom w:w="70" w:type="dxa"/>
              <w:right w:w="70" w:type="dxa"/>
            </w:tcMar>
            <w:vAlign w:val="center"/>
          </w:tcPr>
          <w:p w14:paraId="4C01C556" w14:textId="77777777" w:rsidR="00E65040" w:rsidRDefault="00E65040" w:rsidP="00E65040">
            <w:pPr>
              <w:pStyle w:val="a8"/>
            </w:pPr>
            <w:r>
              <w:t>38.65</w:t>
            </w:r>
          </w:p>
        </w:tc>
        <w:tc>
          <w:tcPr>
            <w:tcW w:w="941" w:type="pct"/>
            <w:shd w:val="clear" w:color="auto" w:fill="F6F8FA"/>
            <w:tcMar>
              <w:top w:w="70" w:type="dxa"/>
              <w:left w:w="70" w:type="dxa"/>
              <w:bottom w:w="70" w:type="dxa"/>
              <w:right w:w="70" w:type="dxa"/>
            </w:tcMar>
            <w:vAlign w:val="center"/>
          </w:tcPr>
          <w:p w14:paraId="7AFC434A" w14:textId="77777777" w:rsidR="00E65040" w:rsidRDefault="00E65040" w:rsidP="00E65040">
            <w:pPr>
              <w:pStyle w:val="a8"/>
            </w:pPr>
            <w:r>
              <w:t>3341.29</w:t>
            </w:r>
          </w:p>
        </w:tc>
        <w:tc>
          <w:tcPr>
            <w:tcW w:w="941" w:type="pct"/>
            <w:shd w:val="clear" w:color="auto" w:fill="F6F8FA"/>
            <w:tcMar>
              <w:top w:w="70" w:type="dxa"/>
              <w:left w:w="70" w:type="dxa"/>
              <w:bottom w:w="70" w:type="dxa"/>
              <w:right w:w="70" w:type="dxa"/>
            </w:tcMar>
            <w:vAlign w:val="center"/>
          </w:tcPr>
          <w:p w14:paraId="3AAE5FED" w14:textId="77777777" w:rsidR="00E65040" w:rsidRDefault="00E65040" w:rsidP="00E65040">
            <w:pPr>
              <w:pStyle w:val="a8"/>
            </w:pPr>
            <w:r>
              <w:t>3825.00</w:t>
            </w:r>
          </w:p>
        </w:tc>
      </w:tr>
      <w:tr w:rsidR="00E65040" w14:paraId="1ACED50E" w14:textId="77777777" w:rsidTr="00E65040">
        <w:trPr>
          <w:cantSplit/>
          <w:jc w:val="center"/>
        </w:trPr>
        <w:tc>
          <w:tcPr>
            <w:tcW w:w="1500" w:type="pct"/>
            <w:shd w:val="clear" w:color="auto" w:fill="FFFFFF"/>
            <w:tcMar>
              <w:top w:w="70" w:type="dxa"/>
              <w:left w:w="70" w:type="dxa"/>
              <w:bottom w:w="70" w:type="dxa"/>
              <w:right w:w="70" w:type="dxa"/>
            </w:tcMar>
            <w:vAlign w:val="center"/>
          </w:tcPr>
          <w:p w14:paraId="5682CC8D" w14:textId="77777777" w:rsidR="00E65040" w:rsidRDefault="00E65040" w:rsidP="00E65040">
            <w:pPr>
              <w:pStyle w:val="a8"/>
            </w:pPr>
            <w:r>
              <w:t>常规水电</w:t>
            </w:r>
          </w:p>
        </w:tc>
        <w:tc>
          <w:tcPr>
            <w:tcW w:w="883" w:type="pct"/>
            <w:shd w:val="clear" w:color="auto" w:fill="FFFFFF"/>
            <w:tcMar>
              <w:top w:w="70" w:type="dxa"/>
              <w:left w:w="70" w:type="dxa"/>
              <w:bottom w:w="70" w:type="dxa"/>
              <w:right w:w="70" w:type="dxa"/>
            </w:tcMar>
            <w:vAlign w:val="center"/>
          </w:tcPr>
          <w:p w14:paraId="72EE2F7C" w14:textId="77777777" w:rsidR="00E65040" w:rsidRDefault="00E65040" w:rsidP="00E65040">
            <w:pPr>
              <w:pStyle w:val="a8"/>
            </w:pPr>
            <w:r>
              <w:t>6.6024</w:t>
            </w:r>
          </w:p>
        </w:tc>
        <w:tc>
          <w:tcPr>
            <w:tcW w:w="735" w:type="pct"/>
            <w:shd w:val="clear" w:color="auto" w:fill="FFFFFF"/>
            <w:tcMar>
              <w:top w:w="70" w:type="dxa"/>
              <w:left w:w="70" w:type="dxa"/>
              <w:bottom w:w="70" w:type="dxa"/>
              <w:right w:w="70" w:type="dxa"/>
            </w:tcMar>
            <w:vAlign w:val="center"/>
          </w:tcPr>
          <w:p w14:paraId="36A0A853" w14:textId="77777777" w:rsidR="00E65040" w:rsidRDefault="00E65040" w:rsidP="00E65040">
            <w:pPr>
              <w:pStyle w:val="a8"/>
            </w:pPr>
            <w:r>
              <w:t>4.55</w:t>
            </w:r>
          </w:p>
        </w:tc>
        <w:tc>
          <w:tcPr>
            <w:tcW w:w="941" w:type="pct"/>
            <w:shd w:val="clear" w:color="auto" w:fill="FFFFFF"/>
            <w:tcMar>
              <w:top w:w="70" w:type="dxa"/>
              <w:left w:w="70" w:type="dxa"/>
              <w:bottom w:w="70" w:type="dxa"/>
              <w:right w:w="70" w:type="dxa"/>
            </w:tcMar>
            <w:vAlign w:val="center"/>
          </w:tcPr>
          <w:p w14:paraId="4C6650CB" w14:textId="77777777" w:rsidR="00E65040" w:rsidRDefault="00E65040" w:rsidP="00E65040">
            <w:pPr>
              <w:pStyle w:val="a8"/>
            </w:pPr>
            <w:r>
              <w:t>393.00</w:t>
            </w:r>
          </w:p>
        </w:tc>
        <w:tc>
          <w:tcPr>
            <w:tcW w:w="941" w:type="pct"/>
            <w:shd w:val="clear" w:color="auto" w:fill="FFFFFF"/>
            <w:tcMar>
              <w:top w:w="70" w:type="dxa"/>
              <w:left w:w="70" w:type="dxa"/>
              <w:bottom w:w="70" w:type="dxa"/>
              <w:right w:w="70" w:type="dxa"/>
            </w:tcMar>
            <w:vAlign w:val="center"/>
          </w:tcPr>
          <w:p w14:paraId="0C365105" w14:textId="77777777" w:rsidR="00E65040" w:rsidRDefault="00E65040" w:rsidP="00E65040">
            <w:pPr>
              <w:pStyle w:val="a8"/>
            </w:pPr>
            <w:r>
              <w:t>393.00</w:t>
            </w:r>
          </w:p>
        </w:tc>
      </w:tr>
      <w:tr w:rsidR="00E65040" w14:paraId="0D152846" w14:textId="77777777" w:rsidTr="00E65040">
        <w:trPr>
          <w:cantSplit/>
          <w:jc w:val="center"/>
        </w:trPr>
        <w:tc>
          <w:tcPr>
            <w:tcW w:w="1500" w:type="pct"/>
            <w:shd w:val="clear" w:color="auto" w:fill="F6F8FA"/>
            <w:tcMar>
              <w:top w:w="70" w:type="dxa"/>
              <w:left w:w="70" w:type="dxa"/>
              <w:bottom w:w="70" w:type="dxa"/>
              <w:right w:w="70" w:type="dxa"/>
            </w:tcMar>
            <w:vAlign w:val="center"/>
          </w:tcPr>
          <w:p w14:paraId="0BD04252" w14:textId="77777777" w:rsidR="00E65040" w:rsidRDefault="00E65040" w:rsidP="00E65040">
            <w:pPr>
              <w:pStyle w:val="a8"/>
            </w:pPr>
            <w:r>
              <w:t>普通风电</w:t>
            </w:r>
          </w:p>
        </w:tc>
        <w:tc>
          <w:tcPr>
            <w:tcW w:w="883" w:type="pct"/>
            <w:shd w:val="clear" w:color="auto" w:fill="F6F8FA"/>
            <w:tcMar>
              <w:top w:w="70" w:type="dxa"/>
              <w:left w:w="70" w:type="dxa"/>
              <w:bottom w:w="70" w:type="dxa"/>
              <w:right w:w="70" w:type="dxa"/>
            </w:tcMar>
            <w:vAlign w:val="center"/>
          </w:tcPr>
          <w:p w14:paraId="4F8CFB29" w14:textId="77777777" w:rsidR="00E65040" w:rsidRDefault="00E65040" w:rsidP="00E65040">
            <w:pPr>
              <w:pStyle w:val="a8"/>
            </w:pPr>
            <w:r>
              <w:t>28.1661</w:t>
            </w:r>
          </w:p>
        </w:tc>
        <w:tc>
          <w:tcPr>
            <w:tcW w:w="735" w:type="pct"/>
            <w:shd w:val="clear" w:color="auto" w:fill="F6F8FA"/>
            <w:tcMar>
              <w:top w:w="70" w:type="dxa"/>
              <w:left w:w="70" w:type="dxa"/>
              <w:bottom w:w="70" w:type="dxa"/>
              <w:right w:w="70" w:type="dxa"/>
            </w:tcMar>
            <w:vAlign w:val="center"/>
          </w:tcPr>
          <w:p w14:paraId="6E8C36A6" w14:textId="77777777" w:rsidR="00E65040" w:rsidRDefault="00E65040" w:rsidP="00E65040">
            <w:pPr>
              <w:pStyle w:val="a8"/>
            </w:pPr>
            <w:r>
              <w:t>19.39</w:t>
            </w:r>
          </w:p>
        </w:tc>
        <w:tc>
          <w:tcPr>
            <w:tcW w:w="941" w:type="pct"/>
            <w:shd w:val="clear" w:color="auto" w:fill="F6F8FA"/>
            <w:tcMar>
              <w:top w:w="70" w:type="dxa"/>
              <w:left w:w="70" w:type="dxa"/>
              <w:bottom w:w="70" w:type="dxa"/>
              <w:right w:w="70" w:type="dxa"/>
            </w:tcMar>
            <w:vAlign w:val="center"/>
          </w:tcPr>
          <w:p w14:paraId="14196795" w14:textId="77777777" w:rsidR="00E65040" w:rsidRDefault="00E65040" w:rsidP="00E65040">
            <w:pPr>
              <w:pStyle w:val="a8"/>
            </w:pPr>
            <w:r>
              <w:t>1676.56</w:t>
            </w:r>
          </w:p>
        </w:tc>
        <w:tc>
          <w:tcPr>
            <w:tcW w:w="941" w:type="pct"/>
            <w:shd w:val="clear" w:color="auto" w:fill="F6F8FA"/>
            <w:tcMar>
              <w:top w:w="70" w:type="dxa"/>
              <w:left w:w="70" w:type="dxa"/>
              <w:bottom w:w="70" w:type="dxa"/>
              <w:right w:w="70" w:type="dxa"/>
            </w:tcMar>
            <w:vAlign w:val="center"/>
          </w:tcPr>
          <w:p w14:paraId="2DA77A8C" w14:textId="77777777" w:rsidR="00E65040" w:rsidRDefault="00E65040" w:rsidP="00E65040">
            <w:pPr>
              <w:pStyle w:val="a8"/>
            </w:pPr>
            <w:r>
              <w:t>3124.49</w:t>
            </w:r>
          </w:p>
        </w:tc>
      </w:tr>
      <w:tr w:rsidR="00E65040" w14:paraId="00A0A361" w14:textId="77777777" w:rsidTr="00E65040">
        <w:trPr>
          <w:cantSplit/>
          <w:jc w:val="center"/>
        </w:trPr>
        <w:tc>
          <w:tcPr>
            <w:tcW w:w="1500" w:type="pct"/>
            <w:shd w:val="clear" w:color="auto" w:fill="FFFFFF"/>
            <w:tcMar>
              <w:top w:w="70" w:type="dxa"/>
              <w:left w:w="70" w:type="dxa"/>
              <w:bottom w:w="70" w:type="dxa"/>
              <w:right w:w="70" w:type="dxa"/>
            </w:tcMar>
            <w:vAlign w:val="center"/>
          </w:tcPr>
          <w:p w14:paraId="7FB6CFFB" w14:textId="77777777" w:rsidR="00E65040" w:rsidRDefault="00E65040" w:rsidP="00E65040">
            <w:pPr>
              <w:pStyle w:val="a8"/>
            </w:pPr>
            <w:r>
              <w:t>普通光伏</w:t>
            </w:r>
          </w:p>
        </w:tc>
        <w:tc>
          <w:tcPr>
            <w:tcW w:w="883" w:type="pct"/>
            <w:shd w:val="clear" w:color="auto" w:fill="FFFFFF"/>
            <w:tcMar>
              <w:top w:w="70" w:type="dxa"/>
              <w:left w:w="70" w:type="dxa"/>
              <w:bottom w:w="70" w:type="dxa"/>
              <w:right w:w="70" w:type="dxa"/>
            </w:tcMar>
            <w:vAlign w:val="center"/>
          </w:tcPr>
          <w:p w14:paraId="2355C61F" w14:textId="77777777" w:rsidR="00E65040" w:rsidRDefault="00E65040" w:rsidP="00E65040">
            <w:pPr>
              <w:pStyle w:val="a8"/>
            </w:pPr>
            <w:r>
              <w:t>19.2928</w:t>
            </w:r>
          </w:p>
        </w:tc>
        <w:tc>
          <w:tcPr>
            <w:tcW w:w="735" w:type="pct"/>
            <w:shd w:val="clear" w:color="auto" w:fill="FFFFFF"/>
            <w:tcMar>
              <w:top w:w="70" w:type="dxa"/>
              <w:left w:w="70" w:type="dxa"/>
              <w:bottom w:w="70" w:type="dxa"/>
              <w:right w:w="70" w:type="dxa"/>
            </w:tcMar>
            <w:vAlign w:val="center"/>
          </w:tcPr>
          <w:p w14:paraId="2C9E6981" w14:textId="77777777" w:rsidR="00E65040" w:rsidRDefault="00E65040" w:rsidP="00E65040">
            <w:pPr>
              <w:pStyle w:val="a8"/>
            </w:pPr>
            <w:r>
              <w:t>13.28</w:t>
            </w:r>
          </w:p>
        </w:tc>
        <w:tc>
          <w:tcPr>
            <w:tcW w:w="941" w:type="pct"/>
            <w:shd w:val="clear" w:color="auto" w:fill="FFFFFF"/>
            <w:tcMar>
              <w:top w:w="70" w:type="dxa"/>
              <w:left w:w="70" w:type="dxa"/>
              <w:bottom w:w="70" w:type="dxa"/>
              <w:right w:w="70" w:type="dxa"/>
            </w:tcMar>
            <w:vAlign w:val="center"/>
          </w:tcPr>
          <w:p w14:paraId="54425653" w14:textId="77777777" w:rsidR="00E65040" w:rsidRDefault="00E65040" w:rsidP="00E65040">
            <w:pPr>
              <w:pStyle w:val="a8"/>
            </w:pPr>
            <w:r>
              <w:t>1148.38</w:t>
            </w:r>
          </w:p>
        </w:tc>
        <w:tc>
          <w:tcPr>
            <w:tcW w:w="941" w:type="pct"/>
            <w:shd w:val="clear" w:color="auto" w:fill="FFFFFF"/>
            <w:tcMar>
              <w:top w:w="70" w:type="dxa"/>
              <w:left w:w="70" w:type="dxa"/>
              <w:bottom w:w="70" w:type="dxa"/>
              <w:right w:w="70" w:type="dxa"/>
            </w:tcMar>
            <w:vAlign w:val="center"/>
          </w:tcPr>
          <w:p w14:paraId="0FF68D8A" w14:textId="77777777" w:rsidR="00E65040" w:rsidRDefault="00E65040" w:rsidP="00E65040">
            <w:pPr>
              <w:pStyle w:val="a8"/>
            </w:pPr>
            <w:r>
              <w:t>5582.30</w:t>
            </w:r>
          </w:p>
        </w:tc>
      </w:tr>
      <w:tr w:rsidR="00E65040" w14:paraId="56EACAAD" w14:textId="77777777" w:rsidTr="00E65040">
        <w:trPr>
          <w:cantSplit/>
          <w:jc w:val="center"/>
        </w:trPr>
        <w:tc>
          <w:tcPr>
            <w:tcW w:w="1500" w:type="pct"/>
            <w:shd w:val="clear" w:color="auto" w:fill="F6F8FA"/>
            <w:tcMar>
              <w:top w:w="70" w:type="dxa"/>
              <w:left w:w="70" w:type="dxa"/>
              <w:bottom w:w="70" w:type="dxa"/>
              <w:right w:w="70" w:type="dxa"/>
            </w:tcMar>
            <w:vAlign w:val="center"/>
          </w:tcPr>
          <w:p w14:paraId="2DA87537" w14:textId="77777777" w:rsidR="00E65040" w:rsidRDefault="00E65040" w:rsidP="00E65040">
            <w:pPr>
              <w:pStyle w:val="a8"/>
            </w:pPr>
            <w:r>
              <w:t>光热</w:t>
            </w:r>
          </w:p>
        </w:tc>
        <w:tc>
          <w:tcPr>
            <w:tcW w:w="883" w:type="pct"/>
            <w:shd w:val="clear" w:color="auto" w:fill="F6F8FA"/>
            <w:tcMar>
              <w:top w:w="70" w:type="dxa"/>
              <w:left w:w="70" w:type="dxa"/>
              <w:bottom w:w="70" w:type="dxa"/>
              <w:right w:w="70" w:type="dxa"/>
            </w:tcMar>
            <w:vAlign w:val="center"/>
          </w:tcPr>
          <w:p w14:paraId="32A58291" w14:textId="77777777" w:rsidR="00E65040" w:rsidRDefault="00E65040" w:rsidP="00E65040">
            <w:pPr>
              <w:pStyle w:val="a8"/>
            </w:pPr>
            <w:r>
              <w:t>0.0000</w:t>
            </w:r>
          </w:p>
        </w:tc>
        <w:tc>
          <w:tcPr>
            <w:tcW w:w="735" w:type="pct"/>
            <w:shd w:val="clear" w:color="auto" w:fill="F6F8FA"/>
            <w:tcMar>
              <w:top w:w="70" w:type="dxa"/>
              <w:left w:w="70" w:type="dxa"/>
              <w:bottom w:w="70" w:type="dxa"/>
              <w:right w:w="70" w:type="dxa"/>
            </w:tcMar>
            <w:vAlign w:val="center"/>
          </w:tcPr>
          <w:p w14:paraId="128ED3E0" w14:textId="77777777" w:rsidR="00E65040" w:rsidRDefault="00E65040" w:rsidP="00E65040">
            <w:pPr>
              <w:pStyle w:val="a8"/>
            </w:pPr>
            <w:r>
              <w:t>0.00</w:t>
            </w:r>
          </w:p>
        </w:tc>
        <w:tc>
          <w:tcPr>
            <w:tcW w:w="941" w:type="pct"/>
            <w:shd w:val="clear" w:color="auto" w:fill="F6F8FA"/>
            <w:tcMar>
              <w:top w:w="70" w:type="dxa"/>
              <w:left w:w="70" w:type="dxa"/>
              <w:bottom w:w="70" w:type="dxa"/>
              <w:right w:w="70" w:type="dxa"/>
            </w:tcMar>
            <w:vAlign w:val="center"/>
          </w:tcPr>
          <w:p w14:paraId="0C62F662" w14:textId="77777777" w:rsidR="00E65040" w:rsidRDefault="00E65040" w:rsidP="00E65040">
            <w:pPr>
              <w:pStyle w:val="a8"/>
            </w:pPr>
            <w:r>
              <w:t>0.00</w:t>
            </w:r>
          </w:p>
        </w:tc>
        <w:tc>
          <w:tcPr>
            <w:tcW w:w="941" w:type="pct"/>
            <w:shd w:val="clear" w:color="auto" w:fill="F6F8FA"/>
            <w:tcMar>
              <w:top w:w="70" w:type="dxa"/>
              <w:left w:w="70" w:type="dxa"/>
              <w:bottom w:w="70" w:type="dxa"/>
              <w:right w:w="70" w:type="dxa"/>
            </w:tcMar>
            <w:vAlign w:val="center"/>
          </w:tcPr>
          <w:p w14:paraId="4B92B9B2" w14:textId="77777777" w:rsidR="00E65040" w:rsidRDefault="00E65040" w:rsidP="00E65040">
            <w:pPr>
              <w:pStyle w:val="a8"/>
            </w:pPr>
            <w:r>
              <w:t>0.00</w:t>
            </w:r>
          </w:p>
        </w:tc>
      </w:tr>
      <w:tr w:rsidR="00E65040" w14:paraId="4ED405AB" w14:textId="77777777" w:rsidTr="00E65040">
        <w:trPr>
          <w:cantSplit/>
          <w:jc w:val="center"/>
        </w:trPr>
        <w:tc>
          <w:tcPr>
            <w:tcW w:w="1500" w:type="pct"/>
            <w:shd w:val="clear" w:color="auto" w:fill="FFFFFF"/>
            <w:tcMar>
              <w:top w:w="70" w:type="dxa"/>
              <w:left w:w="70" w:type="dxa"/>
              <w:bottom w:w="70" w:type="dxa"/>
              <w:right w:w="70" w:type="dxa"/>
            </w:tcMar>
            <w:vAlign w:val="center"/>
          </w:tcPr>
          <w:p w14:paraId="086E2B50" w14:textId="77777777" w:rsidR="00E65040" w:rsidRDefault="00E65040" w:rsidP="00E65040">
            <w:pPr>
              <w:pStyle w:val="a8"/>
            </w:pPr>
            <w:r>
              <w:lastRenderedPageBreak/>
              <w:t>新能源友好站净上网</w:t>
            </w:r>
          </w:p>
        </w:tc>
        <w:tc>
          <w:tcPr>
            <w:tcW w:w="883" w:type="pct"/>
            <w:shd w:val="clear" w:color="auto" w:fill="FFFFFF"/>
            <w:tcMar>
              <w:top w:w="70" w:type="dxa"/>
              <w:left w:w="70" w:type="dxa"/>
              <w:bottom w:w="70" w:type="dxa"/>
              <w:right w:w="70" w:type="dxa"/>
            </w:tcMar>
            <w:vAlign w:val="center"/>
          </w:tcPr>
          <w:p w14:paraId="05805516" w14:textId="77777777" w:rsidR="00E65040" w:rsidRDefault="00E65040" w:rsidP="00E65040">
            <w:pPr>
              <w:pStyle w:val="a8"/>
            </w:pPr>
            <w:r>
              <w:t>1.4958</w:t>
            </w:r>
          </w:p>
        </w:tc>
        <w:tc>
          <w:tcPr>
            <w:tcW w:w="735" w:type="pct"/>
            <w:shd w:val="clear" w:color="auto" w:fill="FFFFFF"/>
            <w:tcMar>
              <w:top w:w="70" w:type="dxa"/>
              <w:left w:w="70" w:type="dxa"/>
              <w:bottom w:w="70" w:type="dxa"/>
              <w:right w:w="70" w:type="dxa"/>
            </w:tcMar>
            <w:vAlign w:val="center"/>
          </w:tcPr>
          <w:p w14:paraId="274CE93D" w14:textId="77777777" w:rsidR="00E65040" w:rsidRDefault="00E65040" w:rsidP="00E65040">
            <w:pPr>
              <w:pStyle w:val="a8"/>
            </w:pPr>
            <w:r>
              <w:t>1.03</w:t>
            </w:r>
          </w:p>
        </w:tc>
        <w:tc>
          <w:tcPr>
            <w:tcW w:w="941" w:type="pct"/>
            <w:shd w:val="clear" w:color="auto" w:fill="FFFFFF"/>
            <w:tcMar>
              <w:top w:w="70" w:type="dxa"/>
              <w:left w:w="70" w:type="dxa"/>
              <w:bottom w:w="70" w:type="dxa"/>
              <w:right w:w="70" w:type="dxa"/>
            </w:tcMar>
            <w:vAlign w:val="center"/>
          </w:tcPr>
          <w:p w14:paraId="4C9C7E22" w14:textId="77777777" w:rsidR="00E65040" w:rsidRDefault="00E65040" w:rsidP="00E65040">
            <w:pPr>
              <w:pStyle w:val="a8"/>
            </w:pPr>
            <w:r>
              <w:t>89.04</w:t>
            </w:r>
          </w:p>
        </w:tc>
        <w:tc>
          <w:tcPr>
            <w:tcW w:w="941" w:type="pct"/>
            <w:shd w:val="clear" w:color="auto" w:fill="FFFFFF"/>
            <w:tcMar>
              <w:top w:w="70" w:type="dxa"/>
              <w:left w:w="70" w:type="dxa"/>
              <w:bottom w:w="70" w:type="dxa"/>
              <w:right w:w="70" w:type="dxa"/>
            </w:tcMar>
            <w:vAlign w:val="center"/>
          </w:tcPr>
          <w:p w14:paraId="2A9FC84D" w14:textId="77777777" w:rsidR="00E65040" w:rsidRDefault="00E65040" w:rsidP="00E65040">
            <w:pPr>
              <w:pStyle w:val="a8"/>
            </w:pPr>
            <w:r>
              <w:t>183.49</w:t>
            </w:r>
          </w:p>
        </w:tc>
      </w:tr>
      <w:tr w:rsidR="00E65040" w14:paraId="1E8E82C4" w14:textId="77777777" w:rsidTr="00E65040">
        <w:trPr>
          <w:cantSplit/>
          <w:jc w:val="center"/>
        </w:trPr>
        <w:tc>
          <w:tcPr>
            <w:tcW w:w="1500" w:type="pct"/>
            <w:shd w:val="clear" w:color="auto" w:fill="F6F8FA"/>
            <w:tcMar>
              <w:top w:w="70" w:type="dxa"/>
              <w:left w:w="70" w:type="dxa"/>
              <w:bottom w:w="70" w:type="dxa"/>
              <w:right w:w="70" w:type="dxa"/>
            </w:tcMar>
            <w:vAlign w:val="center"/>
          </w:tcPr>
          <w:p w14:paraId="36EA46D7" w14:textId="77777777" w:rsidR="00E65040" w:rsidRDefault="00E65040" w:rsidP="00E65040">
            <w:pPr>
              <w:pStyle w:val="a8"/>
            </w:pPr>
            <w:r>
              <w:t>抽蓄发电</w:t>
            </w:r>
          </w:p>
        </w:tc>
        <w:tc>
          <w:tcPr>
            <w:tcW w:w="883" w:type="pct"/>
            <w:shd w:val="clear" w:color="auto" w:fill="F6F8FA"/>
            <w:tcMar>
              <w:top w:w="70" w:type="dxa"/>
              <w:left w:w="70" w:type="dxa"/>
              <w:bottom w:w="70" w:type="dxa"/>
              <w:right w:w="70" w:type="dxa"/>
            </w:tcMar>
            <w:vAlign w:val="center"/>
          </w:tcPr>
          <w:p w14:paraId="54AC7827" w14:textId="77777777" w:rsidR="00E65040" w:rsidRDefault="00E65040" w:rsidP="00E65040">
            <w:pPr>
              <w:pStyle w:val="a8"/>
            </w:pPr>
            <w:r>
              <w:t>2.2500</w:t>
            </w:r>
          </w:p>
        </w:tc>
        <w:tc>
          <w:tcPr>
            <w:tcW w:w="735" w:type="pct"/>
            <w:shd w:val="clear" w:color="auto" w:fill="F6F8FA"/>
            <w:tcMar>
              <w:top w:w="70" w:type="dxa"/>
              <w:left w:w="70" w:type="dxa"/>
              <w:bottom w:w="70" w:type="dxa"/>
              <w:right w:w="70" w:type="dxa"/>
            </w:tcMar>
            <w:vAlign w:val="center"/>
          </w:tcPr>
          <w:p w14:paraId="778A4608" w14:textId="77777777" w:rsidR="00E65040" w:rsidRDefault="00E65040" w:rsidP="00E65040">
            <w:pPr>
              <w:pStyle w:val="a8"/>
            </w:pPr>
            <w:r>
              <w:t>1.55</w:t>
            </w:r>
          </w:p>
        </w:tc>
        <w:tc>
          <w:tcPr>
            <w:tcW w:w="941" w:type="pct"/>
            <w:shd w:val="clear" w:color="auto" w:fill="F6F8FA"/>
            <w:tcMar>
              <w:top w:w="70" w:type="dxa"/>
              <w:left w:w="70" w:type="dxa"/>
              <w:bottom w:w="70" w:type="dxa"/>
              <w:right w:w="70" w:type="dxa"/>
            </w:tcMar>
            <w:vAlign w:val="center"/>
          </w:tcPr>
          <w:p w14:paraId="0EADA742" w14:textId="77777777" w:rsidR="00E65040" w:rsidRDefault="00E65040" w:rsidP="00E65040">
            <w:pPr>
              <w:pStyle w:val="a8"/>
            </w:pPr>
            <w:r>
              <w:t>133.93</w:t>
            </w:r>
          </w:p>
        </w:tc>
        <w:tc>
          <w:tcPr>
            <w:tcW w:w="941" w:type="pct"/>
            <w:shd w:val="clear" w:color="auto" w:fill="F6F8FA"/>
            <w:tcMar>
              <w:top w:w="70" w:type="dxa"/>
              <w:left w:w="70" w:type="dxa"/>
              <w:bottom w:w="70" w:type="dxa"/>
              <w:right w:w="70" w:type="dxa"/>
            </w:tcMar>
            <w:vAlign w:val="center"/>
          </w:tcPr>
          <w:p w14:paraId="36F63651" w14:textId="77777777" w:rsidR="00E65040" w:rsidRDefault="00E65040" w:rsidP="00E65040">
            <w:pPr>
              <w:pStyle w:val="a8"/>
            </w:pPr>
            <w:r>
              <w:t>600.00</w:t>
            </w:r>
          </w:p>
        </w:tc>
      </w:tr>
      <w:tr w:rsidR="00E65040" w14:paraId="17006946" w14:textId="77777777" w:rsidTr="00E65040">
        <w:trPr>
          <w:cantSplit/>
          <w:jc w:val="center"/>
        </w:trPr>
        <w:tc>
          <w:tcPr>
            <w:tcW w:w="1500" w:type="pct"/>
            <w:shd w:val="clear" w:color="auto" w:fill="FFFFFF"/>
            <w:tcMar>
              <w:top w:w="70" w:type="dxa"/>
              <w:left w:w="70" w:type="dxa"/>
              <w:bottom w:w="70" w:type="dxa"/>
              <w:right w:w="70" w:type="dxa"/>
            </w:tcMar>
            <w:vAlign w:val="center"/>
          </w:tcPr>
          <w:p w14:paraId="5C3B5BAA" w14:textId="77777777" w:rsidR="00E65040" w:rsidRDefault="00E65040" w:rsidP="00E65040">
            <w:pPr>
              <w:pStyle w:val="a8"/>
            </w:pPr>
            <w:r>
              <w:t>独立储能放电</w:t>
            </w:r>
          </w:p>
        </w:tc>
        <w:tc>
          <w:tcPr>
            <w:tcW w:w="883" w:type="pct"/>
            <w:shd w:val="clear" w:color="auto" w:fill="FFFFFF"/>
            <w:tcMar>
              <w:top w:w="70" w:type="dxa"/>
              <w:left w:w="70" w:type="dxa"/>
              <w:bottom w:w="70" w:type="dxa"/>
              <w:right w:w="70" w:type="dxa"/>
            </w:tcMar>
            <w:vAlign w:val="center"/>
          </w:tcPr>
          <w:p w14:paraId="6C386704" w14:textId="77777777" w:rsidR="00E65040" w:rsidRDefault="00E65040" w:rsidP="00E65040">
            <w:pPr>
              <w:pStyle w:val="a8"/>
            </w:pPr>
            <w:r>
              <w:t>0.2616</w:t>
            </w:r>
          </w:p>
        </w:tc>
        <w:tc>
          <w:tcPr>
            <w:tcW w:w="735" w:type="pct"/>
            <w:shd w:val="clear" w:color="auto" w:fill="FFFFFF"/>
            <w:tcMar>
              <w:top w:w="70" w:type="dxa"/>
              <w:left w:w="70" w:type="dxa"/>
              <w:bottom w:w="70" w:type="dxa"/>
              <w:right w:w="70" w:type="dxa"/>
            </w:tcMar>
            <w:vAlign w:val="center"/>
          </w:tcPr>
          <w:p w14:paraId="4AD4F1A0" w14:textId="77777777" w:rsidR="00E65040" w:rsidRDefault="00E65040" w:rsidP="00E65040">
            <w:pPr>
              <w:pStyle w:val="a8"/>
            </w:pPr>
            <w:r>
              <w:t>0.18</w:t>
            </w:r>
          </w:p>
        </w:tc>
        <w:tc>
          <w:tcPr>
            <w:tcW w:w="941" w:type="pct"/>
            <w:shd w:val="clear" w:color="auto" w:fill="FFFFFF"/>
            <w:tcMar>
              <w:top w:w="70" w:type="dxa"/>
              <w:left w:w="70" w:type="dxa"/>
              <w:bottom w:w="70" w:type="dxa"/>
              <w:right w:w="70" w:type="dxa"/>
            </w:tcMar>
            <w:vAlign w:val="center"/>
          </w:tcPr>
          <w:p w14:paraId="664653A0" w14:textId="77777777" w:rsidR="00E65040" w:rsidRDefault="00E65040" w:rsidP="00E65040">
            <w:pPr>
              <w:pStyle w:val="a8"/>
            </w:pPr>
            <w:r>
              <w:t>15.57</w:t>
            </w:r>
          </w:p>
        </w:tc>
        <w:tc>
          <w:tcPr>
            <w:tcW w:w="941" w:type="pct"/>
            <w:shd w:val="clear" w:color="auto" w:fill="FFFFFF"/>
            <w:tcMar>
              <w:top w:w="70" w:type="dxa"/>
              <w:left w:w="70" w:type="dxa"/>
              <w:bottom w:w="70" w:type="dxa"/>
              <w:right w:w="70" w:type="dxa"/>
            </w:tcMar>
            <w:vAlign w:val="center"/>
          </w:tcPr>
          <w:p w14:paraId="33030C6C" w14:textId="77777777" w:rsidR="00E65040" w:rsidRDefault="00E65040" w:rsidP="00E65040">
            <w:pPr>
              <w:pStyle w:val="a8"/>
            </w:pPr>
            <w:r>
              <w:t>180.00</w:t>
            </w:r>
          </w:p>
        </w:tc>
      </w:tr>
      <w:tr w:rsidR="00E65040" w14:paraId="50655FE6" w14:textId="77777777" w:rsidTr="00E65040">
        <w:trPr>
          <w:cantSplit/>
          <w:jc w:val="center"/>
        </w:trPr>
        <w:tc>
          <w:tcPr>
            <w:tcW w:w="1500" w:type="pct"/>
            <w:shd w:val="clear" w:color="auto" w:fill="F6F8FA"/>
            <w:tcMar>
              <w:top w:w="70" w:type="dxa"/>
              <w:left w:w="70" w:type="dxa"/>
              <w:bottom w:w="70" w:type="dxa"/>
              <w:right w:w="70" w:type="dxa"/>
            </w:tcMar>
            <w:vAlign w:val="center"/>
          </w:tcPr>
          <w:p w14:paraId="05D35456" w14:textId="77777777" w:rsidR="00E65040" w:rsidRDefault="00E65040" w:rsidP="00E65040">
            <w:pPr>
              <w:pStyle w:val="a8"/>
            </w:pPr>
            <w:r>
              <w:t>合计</w:t>
            </w:r>
          </w:p>
        </w:tc>
        <w:tc>
          <w:tcPr>
            <w:tcW w:w="883" w:type="pct"/>
            <w:shd w:val="clear" w:color="auto" w:fill="F6F8FA"/>
            <w:tcMar>
              <w:top w:w="70" w:type="dxa"/>
              <w:left w:w="70" w:type="dxa"/>
              <w:bottom w:w="70" w:type="dxa"/>
              <w:right w:w="70" w:type="dxa"/>
            </w:tcMar>
            <w:vAlign w:val="center"/>
          </w:tcPr>
          <w:p w14:paraId="175719AC" w14:textId="77777777" w:rsidR="00E65040" w:rsidRDefault="00E65040" w:rsidP="00E65040">
            <w:pPr>
              <w:pStyle w:val="a8"/>
            </w:pPr>
            <w:r>
              <w:t>145.2287</w:t>
            </w:r>
          </w:p>
        </w:tc>
        <w:tc>
          <w:tcPr>
            <w:tcW w:w="735" w:type="pct"/>
            <w:shd w:val="clear" w:color="auto" w:fill="F6F8FA"/>
            <w:tcMar>
              <w:top w:w="70" w:type="dxa"/>
              <w:left w:w="70" w:type="dxa"/>
              <w:bottom w:w="70" w:type="dxa"/>
              <w:right w:w="70" w:type="dxa"/>
            </w:tcMar>
            <w:vAlign w:val="center"/>
          </w:tcPr>
          <w:p w14:paraId="03809855" w14:textId="77777777" w:rsidR="00E65040" w:rsidRDefault="00E65040" w:rsidP="00E65040">
            <w:pPr>
              <w:pStyle w:val="a8"/>
            </w:pPr>
            <w:r>
              <w:t>100.00</w:t>
            </w:r>
          </w:p>
        </w:tc>
        <w:tc>
          <w:tcPr>
            <w:tcW w:w="941" w:type="pct"/>
            <w:shd w:val="clear" w:color="auto" w:fill="F6F8FA"/>
            <w:tcMar>
              <w:top w:w="70" w:type="dxa"/>
              <w:left w:w="70" w:type="dxa"/>
              <w:bottom w:w="70" w:type="dxa"/>
              <w:right w:w="70" w:type="dxa"/>
            </w:tcMar>
            <w:vAlign w:val="center"/>
          </w:tcPr>
          <w:p w14:paraId="776094DF" w14:textId="77777777" w:rsidR="00E65040" w:rsidRDefault="00E65040" w:rsidP="00E65040">
            <w:pPr>
              <w:pStyle w:val="a8"/>
            </w:pPr>
            <w:r>
              <w:t>—</w:t>
            </w:r>
          </w:p>
        </w:tc>
        <w:tc>
          <w:tcPr>
            <w:tcW w:w="941" w:type="pct"/>
            <w:shd w:val="clear" w:color="auto" w:fill="F6F8FA"/>
            <w:tcMar>
              <w:top w:w="70" w:type="dxa"/>
              <w:left w:w="70" w:type="dxa"/>
              <w:bottom w:w="70" w:type="dxa"/>
              <w:right w:w="70" w:type="dxa"/>
            </w:tcMar>
            <w:vAlign w:val="center"/>
          </w:tcPr>
          <w:p w14:paraId="4F3C1E5B" w14:textId="77777777" w:rsidR="00E65040" w:rsidRDefault="00E65040" w:rsidP="00E65040">
            <w:pPr>
              <w:pStyle w:val="a8"/>
            </w:pPr>
            <w:r>
              <w:t>—</w:t>
            </w:r>
          </w:p>
        </w:tc>
      </w:tr>
    </w:tbl>
    <w:p w14:paraId="3424AA1A" w14:textId="77777777" w:rsidR="00E65040" w:rsidRDefault="00E65040" w:rsidP="00E65040">
      <w:pPr>
        <w:ind w:firstLine="480"/>
      </w:pPr>
      <w:r>
        <w:rPr>
          <w:rFonts w:hint="eastAsia"/>
        </w:rPr>
        <w:t>从累计电量来看，海南省电源结构呈现出核电占比较高、风光新能源贡献较为明显、煤气电源承担补充和调节任务的特征。仿真周期内，全省各类电源及储能放电量合计约为</w:t>
      </w:r>
      <w:r>
        <w:rPr>
          <w:rFonts w:hint="eastAsia"/>
        </w:rPr>
        <w:t>145.23</w:t>
      </w:r>
      <w:r>
        <w:rPr>
          <w:rFonts w:hint="eastAsia"/>
        </w:rPr>
        <w:t>万</w:t>
      </w:r>
      <w:r>
        <w:rPr>
          <w:rFonts w:hint="eastAsia"/>
        </w:rPr>
        <w:t>MWh</w:t>
      </w:r>
      <w:r>
        <w:rPr>
          <w:rFonts w:hint="eastAsia"/>
        </w:rPr>
        <w:t>，其中核电输出约</w:t>
      </w:r>
      <w:r>
        <w:rPr>
          <w:rFonts w:hint="eastAsia"/>
        </w:rPr>
        <w:t>56.13</w:t>
      </w:r>
      <w:r>
        <w:rPr>
          <w:rFonts w:hint="eastAsia"/>
        </w:rPr>
        <w:t>万</w:t>
      </w:r>
      <w:r>
        <w:rPr>
          <w:rFonts w:hint="eastAsia"/>
        </w:rPr>
        <w:t>MWh</w:t>
      </w:r>
      <w:r>
        <w:rPr>
          <w:rFonts w:hint="eastAsia"/>
        </w:rPr>
        <w:t>，占总电量的</w:t>
      </w:r>
      <w:r>
        <w:rPr>
          <w:rFonts w:hint="eastAsia"/>
        </w:rPr>
        <w:t>38.65%</w:t>
      </w:r>
      <w:r>
        <w:rPr>
          <w:rFonts w:hint="eastAsia"/>
        </w:rPr>
        <w:t>，是周期内电量贡献最大的电源。核电平均出力约</w:t>
      </w:r>
      <w:r>
        <w:rPr>
          <w:rFonts w:hint="eastAsia"/>
        </w:rPr>
        <w:t>3341 MW</w:t>
      </w:r>
      <w:r>
        <w:rPr>
          <w:rFonts w:hint="eastAsia"/>
        </w:rPr>
        <w:t>，最大出力为</w:t>
      </w:r>
      <w:r>
        <w:rPr>
          <w:rFonts w:hint="eastAsia"/>
        </w:rPr>
        <w:t>3825 MW</w:t>
      </w:r>
      <w:r>
        <w:rPr>
          <w:rFonts w:hint="eastAsia"/>
        </w:rPr>
        <w:t>，平均出力与最大出力较为接近，说明其运行方式整体较为平稳，主要承担连续性的基础供电任务。</w:t>
      </w:r>
    </w:p>
    <w:p w14:paraId="7D9E6B07" w14:textId="77777777" w:rsidR="00E65040" w:rsidRDefault="00E65040" w:rsidP="00E65040">
      <w:pPr>
        <w:ind w:firstLine="480"/>
      </w:pPr>
      <w:r>
        <w:rPr>
          <w:rFonts w:hint="eastAsia"/>
        </w:rPr>
        <w:t>风电和光伏构成了新能源发电的主要部分。普通风电累计发电量约</w:t>
      </w:r>
      <w:r>
        <w:rPr>
          <w:rFonts w:hint="eastAsia"/>
        </w:rPr>
        <w:t>28.17</w:t>
      </w:r>
      <w:r>
        <w:rPr>
          <w:rFonts w:hint="eastAsia"/>
        </w:rPr>
        <w:t>万</w:t>
      </w:r>
      <w:r>
        <w:rPr>
          <w:rFonts w:hint="eastAsia"/>
        </w:rPr>
        <w:t>MWh</w:t>
      </w:r>
      <w:r>
        <w:rPr>
          <w:rFonts w:hint="eastAsia"/>
        </w:rPr>
        <w:t>，占比</w:t>
      </w:r>
      <w:r>
        <w:rPr>
          <w:rFonts w:hint="eastAsia"/>
        </w:rPr>
        <w:t>19.39%</w:t>
      </w:r>
      <w:r>
        <w:rPr>
          <w:rFonts w:hint="eastAsia"/>
        </w:rPr>
        <w:t>，平均出力约</w:t>
      </w:r>
      <w:r>
        <w:rPr>
          <w:rFonts w:hint="eastAsia"/>
        </w:rPr>
        <w:t>1677 MW</w:t>
      </w:r>
      <w:r>
        <w:rPr>
          <w:rFonts w:hint="eastAsia"/>
        </w:rPr>
        <w:t>；普通光伏累计发电量约</w:t>
      </w:r>
      <w:r>
        <w:rPr>
          <w:rFonts w:hint="eastAsia"/>
        </w:rPr>
        <w:t>19.29</w:t>
      </w:r>
      <w:r>
        <w:rPr>
          <w:rFonts w:hint="eastAsia"/>
        </w:rPr>
        <w:t>万</w:t>
      </w:r>
      <w:r>
        <w:rPr>
          <w:rFonts w:hint="eastAsia"/>
        </w:rPr>
        <w:t>MWh</w:t>
      </w:r>
      <w:r>
        <w:rPr>
          <w:rFonts w:hint="eastAsia"/>
        </w:rPr>
        <w:t>，占比</w:t>
      </w:r>
      <w:r>
        <w:rPr>
          <w:rFonts w:hint="eastAsia"/>
        </w:rPr>
        <w:t>13.28%</w:t>
      </w:r>
      <w:r>
        <w:rPr>
          <w:rFonts w:hint="eastAsia"/>
        </w:rPr>
        <w:t>，平均出力约</w:t>
      </w:r>
      <w:r>
        <w:rPr>
          <w:rFonts w:hint="eastAsia"/>
        </w:rPr>
        <w:t>1148 MW</w:t>
      </w:r>
      <w:r>
        <w:rPr>
          <w:rFonts w:hint="eastAsia"/>
        </w:rPr>
        <w:t>。两者合计贡献约</w:t>
      </w:r>
      <w:r>
        <w:rPr>
          <w:rFonts w:hint="eastAsia"/>
        </w:rPr>
        <w:t>32.7%</w:t>
      </w:r>
      <w:r>
        <w:rPr>
          <w:rFonts w:hint="eastAsia"/>
        </w:rPr>
        <w:t>的周期电量，已经成为海南电力供应中的重要组成部分。从最大出力看，普通风电最高达到</w:t>
      </w:r>
      <w:r>
        <w:rPr>
          <w:rFonts w:hint="eastAsia"/>
        </w:rPr>
        <w:t>3124 MW</w:t>
      </w:r>
      <w:r>
        <w:rPr>
          <w:rFonts w:hint="eastAsia"/>
        </w:rPr>
        <w:t>，而普通光伏最高达到</w:t>
      </w:r>
      <w:r>
        <w:rPr>
          <w:rFonts w:hint="eastAsia"/>
        </w:rPr>
        <w:t>5582 MW</w:t>
      </w:r>
      <w:r>
        <w:rPr>
          <w:rFonts w:hint="eastAsia"/>
        </w:rPr>
        <w:t>，明显高于其平均出力水平，尤其是光伏表现出较强的时段集中性。这与前述逐时功率平衡结果相一致，即光伏电量主要集中在白天，而夜间出力降为零，因此其瞬时供电能力较强，但累计电量贡献受到有效利用小时数限制。</w:t>
      </w:r>
    </w:p>
    <w:p w14:paraId="417CE59A" w14:textId="77777777" w:rsidR="00E65040" w:rsidRDefault="00E65040" w:rsidP="00E65040">
      <w:pPr>
        <w:ind w:firstLine="480"/>
      </w:pPr>
      <w:r>
        <w:rPr>
          <w:rFonts w:hint="eastAsia"/>
        </w:rPr>
        <w:t>煤电在调度周期内累计发电量约</w:t>
      </w:r>
      <w:r>
        <w:rPr>
          <w:rFonts w:hint="eastAsia"/>
        </w:rPr>
        <w:t>14.98</w:t>
      </w:r>
      <w:r>
        <w:rPr>
          <w:rFonts w:hint="eastAsia"/>
        </w:rPr>
        <w:t>万</w:t>
      </w:r>
      <w:r>
        <w:rPr>
          <w:rFonts w:hint="eastAsia"/>
        </w:rPr>
        <w:t>MWh</w:t>
      </w:r>
      <w:r>
        <w:rPr>
          <w:rFonts w:hint="eastAsia"/>
        </w:rPr>
        <w:t>，占比</w:t>
      </w:r>
      <w:r>
        <w:rPr>
          <w:rFonts w:hint="eastAsia"/>
        </w:rPr>
        <w:t>10.31%</w:t>
      </w:r>
      <w:r>
        <w:rPr>
          <w:rFonts w:hint="eastAsia"/>
        </w:rPr>
        <w:t>，平均出力约</w:t>
      </w:r>
      <w:r>
        <w:rPr>
          <w:rFonts w:hint="eastAsia"/>
        </w:rPr>
        <w:t>892 MW</w:t>
      </w:r>
      <w:r>
        <w:rPr>
          <w:rFonts w:hint="eastAsia"/>
        </w:rPr>
        <w:t>，但最大出力超过</w:t>
      </w:r>
      <w:r>
        <w:rPr>
          <w:rFonts w:hint="eastAsia"/>
        </w:rPr>
        <w:t>3000 MW</w:t>
      </w:r>
      <w:r>
        <w:rPr>
          <w:rFonts w:hint="eastAsia"/>
        </w:rPr>
        <w:t>。与核电相比，煤电平均出力较低，而最大出力较高，说明其并非持续保持高水平运行，而是随系统负荷和新能源出力变化进行较大幅度调整。在新能源出力下降或系统进入高负荷时段时，煤电出力明显抬升，因此其在本算例中除了提供电量外，还承担了较多的负荷跟踪和功率支撑任务。</w:t>
      </w:r>
    </w:p>
    <w:p w14:paraId="6F811ABC" w14:textId="77777777" w:rsidR="00E65040" w:rsidRDefault="00E65040" w:rsidP="00E65040">
      <w:pPr>
        <w:ind w:firstLine="480"/>
      </w:pPr>
      <w:r>
        <w:rPr>
          <w:rFonts w:hint="eastAsia"/>
        </w:rPr>
        <w:t>气电的电量占比较小，累计发电量约</w:t>
      </w:r>
      <w:r>
        <w:rPr>
          <w:rFonts w:hint="eastAsia"/>
        </w:rPr>
        <w:t>5.10</w:t>
      </w:r>
      <w:r>
        <w:rPr>
          <w:rFonts w:hint="eastAsia"/>
        </w:rPr>
        <w:t>万</w:t>
      </w:r>
      <w:r>
        <w:rPr>
          <w:rFonts w:hint="eastAsia"/>
        </w:rPr>
        <w:t>MWh</w:t>
      </w:r>
      <w:r>
        <w:rPr>
          <w:rFonts w:hint="eastAsia"/>
        </w:rPr>
        <w:t>，占比</w:t>
      </w:r>
      <w:r>
        <w:rPr>
          <w:rFonts w:hint="eastAsia"/>
        </w:rPr>
        <w:t>3.51%</w:t>
      </w:r>
      <w:r>
        <w:rPr>
          <w:rFonts w:hint="eastAsia"/>
        </w:rPr>
        <w:t>，平均出力约</w:t>
      </w:r>
      <w:r>
        <w:rPr>
          <w:rFonts w:hint="eastAsia"/>
        </w:rPr>
        <w:t>303 MW</w:t>
      </w:r>
      <w:r>
        <w:rPr>
          <w:rFonts w:hint="eastAsia"/>
        </w:rPr>
        <w:t>，但最大出力可达到</w:t>
      </w:r>
      <w:r>
        <w:rPr>
          <w:rFonts w:hint="eastAsia"/>
        </w:rPr>
        <w:t>2329 MW</w:t>
      </w:r>
      <w:r>
        <w:rPr>
          <w:rFonts w:hint="eastAsia"/>
        </w:rPr>
        <w:t>。这种“累计电量较低、瞬时出力较高”的特征较为突出，表明气电主要在部分高负荷或净负荷快速上升时段投入运</w:t>
      </w:r>
      <w:r>
        <w:rPr>
          <w:rFonts w:hint="eastAsia"/>
        </w:rPr>
        <w:lastRenderedPageBreak/>
        <w:t>行。相比于持续供电，气电在本算例中更多发挥灵活调节和高峰支撑作用，因此仅依据发电量占比并不能充分反映其系统价值。</w:t>
      </w:r>
    </w:p>
    <w:p w14:paraId="46EB9DAD" w14:textId="77777777" w:rsidR="00E65040" w:rsidRDefault="00E65040" w:rsidP="00E65040">
      <w:pPr>
        <w:ind w:firstLine="480"/>
      </w:pPr>
      <w:r>
        <w:rPr>
          <w:rFonts w:hint="eastAsia"/>
        </w:rPr>
        <w:t>生物质和常规水电整体表现出较稳定的运行特征。生物质累计发电量约</w:t>
      </w:r>
      <w:r>
        <w:rPr>
          <w:rFonts w:hint="eastAsia"/>
        </w:rPr>
        <w:t>10.95</w:t>
      </w:r>
      <w:r>
        <w:rPr>
          <w:rFonts w:hint="eastAsia"/>
        </w:rPr>
        <w:t>万</w:t>
      </w:r>
      <w:r>
        <w:rPr>
          <w:rFonts w:hint="eastAsia"/>
        </w:rPr>
        <w:t>MWh</w:t>
      </w:r>
      <w:r>
        <w:rPr>
          <w:rFonts w:hint="eastAsia"/>
        </w:rPr>
        <w:t>，占比</w:t>
      </w:r>
      <w:r>
        <w:rPr>
          <w:rFonts w:hint="eastAsia"/>
        </w:rPr>
        <w:t>7.54%</w:t>
      </w:r>
      <w:r>
        <w:rPr>
          <w:rFonts w:hint="eastAsia"/>
        </w:rPr>
        <w:t>，平均出力约</w:t>
      </w:r>
      <w:r>
        <w:rPr>
          <w:rFonts w:hint="eastAsia"/>
        </w:rPr>
        <w:t>652 MW</w:t>
      </w:r>
      <w:r>
        <w:rPr>
          <w:rFonts w:hint="eastAsia"/>
        </w:rPr>
        <w:t>，最大出力约</w:t>
      </w:r>
      <w:r>
        <w:rPr>
          <w:rFonts w:hint="eastAsia"/>
        </w:rPr>
        <w:t>737 MW</w:t>
      </w:r>
      <w:r>
        <w:rPr>
          <w:rFonts w:hint="eastAsia"/>
        </w:rPr>
        <w:t>，平均出力与最大出力差距较小，说明其在大多数时段维持在较高出力水平。常规水电累计发电量约</w:t>
      </w:r>
      <w:r>
        <w:rPr>
          <w:rFonts w:hint="eastAsia"/>
        </w:rPr>
        <w:t>6.60</w:t>
      </w:r>
      <w:r>
        <w:rPr>
          <w:rFonts w:hint="eastAsia"/>
        </w:rPr>
        <w:t>万</w:t>
      </w:r>
      <w:r>
        <w:rPr>
          <w:rFonts w:hint="eastAsia"/>
        </w:rPr>
        <w:t>MWh</w:t>
      </w:r>
      <w:r>
        <w:rPr>
          <w:rFonts w:hint="eastAsia"/>
        </w:rPr>
        <w:t>，占比</w:t>
      </w:r>
      <w:r>
        <w:rPr>
          <w:rFonts w:hint="eastAsia"/>
        </w:rPr>
        <w:t>4.55%</w:t>
      </w:r>
      <w:r>
        <w:rPr>
          <w:rFonts w:hint="eastAsia"/>
        </w:rPr>
        <w:t>，平均出力与最大出力均为</w:t>
      </w:r>
      <w:r>
        <w:rPr>
          <w:rFonts w:hint="eastAsia"/>
        </w:rPr>
        <w:t>393 MW</w:t>
      </w:r>
      <w:r>
        <w:rPr>
          <w:rFonts w:hint="eastAsia"/>
        </w:rPr>
        <w:t>，说明该部分水电在本次算例中基本按照较稳定的出力方式运行，对系统提供持续供电。</w:t>
      </w:r>
    </w:p>
    <w:p w14:paraId="580CC798" w14:textId="77777777" w:rsidR="00E65040" w:rsidRDefault="00E65040" w:rsidP="00E65040">
      <w:pPr>
        <w:ind w:firstLine="480"/>
      </w:pPr>
      <w:r>
        <w:rPr>
          <w:rFonts w:hint="eastAsia"/>
        </w:rPr>
        <w:t>新能源友好电站上网电量在总电量中的占比较低，约为</w:t>
      </w:r>
      <w:r>
        <w:rPr>
          <w:rFonts w:hint="eastAsia"/>
        </w:rPr>
        <w:t>1.03%</w:t>
      </w:r>
      <w:r>
        <w:rPr>
          <w:rFonts w:hint="eastAsia"/>
        </w:rPr>
        <w:t>，但其运行作用不宜仅通过累计电量衡量。该类资源与风光、储能之间存在协同关系，其出力受到内部新能源组合及储能调节影响，因此更多体现为对新能源波动的平滑和可控输出。类似地，抽水蓄能和独立储能的放电量分别约占</w:t>
      </w:r>
      <w:r>
        <w:rPr>
          <w:rFonts w:hint="eastAsia"/>
        </w:rPr>
        <w:t>1.55%</w:t>
      </w:r>
      <w:r>
        <w:rPr>
          <w:rFonts w:hint="eastAsia"/>
        </w:rPr>
        <w:t>和</w:t>
      </w:r>
      <w:r>
        <w:rPr>
          <w:rFonts w:hint="eastAsia"/>
        </w:rPr>
        <w:t>0.18%</w:t>
      </w:r>
      <w:r>
        <w:rPr>
          <w:rFonts w:hint="eastAsia"/>
        </w:rPr>
        <w:t>，在总电量中的比例并不高，但二者具有较明显的时段调节属性。抽水蓄能最大放电功率达到</w:t>
      </w:r>
      <w:r>
        <w:rPr>
          <w:rFonts w:hint="eastAsia"/>
        </w:rPr>
        <w:t>600 MW</w:t>
      </w:r>
      <w:r>
        <w:rPr>
          <w:rFonts w:hint="eastAsia"/>
        </w:rPr>
        <w:t>，独立储能最大放电功率为</w:t>
      </w:r>
      <w:r>
        <w:rPr>
          <w:rFonts w:hint="eastAsia"/>
        </w:rPr>
        <w:t>180 MW</w:t>
      </w:r>
      <w:r>
        <w:rPr>
          <w:rFonts w:hint="eastAsia"/>
        </w:rPr>
        <w:t>，说明储能主要通过在少数关键时段释放电量来缓解峰值供电压力，而不是承担大规模连续供能任务。</w:t>
      </w:r>
    </w:p>
    <w:p w14:paraId="3CD7BBBC" w14:textId="7D51F293" w:rsidR="00E65040" w:rsidRDefault="00E65040" w:rsidP="00E65040">
      <w:pPr>
        <w:ind w:firstLine="480"/>
      </w:pPr>
      <w:r>
        <w:rPr>
          <w:rFonts w:hint="eastAsia"/>
        </w:rPr>
        <w:t>结合累计电量与最大出力可以看出，不同资源在海南电力系统中的作用存在明显差异。核电、生物质及部分常规水电表现出较强的连续供电属性；风电和光伏贡献了较高比例的电量，但出力受资源条件影响较为明显，特别是光伏的最大出力远高于平均出力；煤电和气电的累计电量占比并不占主导，但最大出力明显高于平均水平，说明其承担了较多的调节和备用支撑任务；储能的放电量占比较低，但在峰荷和新能源出力变化较大的时段能够提供较集中的功率支撑。由此可见，在海南较高比例新能源接入条件下，各类资源已经形成了较为清晰的功能分工，系统供电不仅取决于各类电源的累计发电量，也取决于其在不同时间尺度上的出力能力和调节特性。</w:t>
      </w:r>
    </w:p>
    <w:p w14:paraId="1FAA0D40" w14:textId="259FEE07" w:rsidR="00E65040" w:rsidRDefault="00893F50" w:rsidP="00893F50">
      <w:pPr>
        <w:pStyle w:val="20"/>
      </w:pPr>
      <w:r>
        <w:rPr>
          <w:rFonts w:hint="eastAsia"/>
        </w:rPr>
        <w:t>主要</w:t>
      </w:r>
      <w:r w:rsidRPr="00893F50">
        <w:t>设备运行分析</w:t>
      </w:r>
    </w:p>
    <w:p w14:paraId="5F8563C5" w14:textId="61A7961D" w:rsidR="00E65040" w:rsidRDefault="00893F50" w:rsidP="00893F50">
      <w:pPr>
        <w:pStyle w:val="3"/>
        <w:rPr>
          <w:rFonts w:hint="default"/>
        </w:rPr>
      </w:pPr>
      <w:r w:rsidRPr="00893F50">
        <w:t>煤电与气电启停特征</w:t>
      </w:r>
    </w:p>
    <w:p w14:paraId="3E512563" w14:textId="3036CA8B" w:rsidR="00893F50" w:rsidRDefault="008D3F9D" w:rsidP="00893F50">
      <w:pPr>
        <w:ind w:firstLine="480"/>
      </w:pPr>
      <w:r w:rsidRPr="008D3F9D">
        <w:t>在前述电量与功率分析的基础上，进一步结合煤电、气电机组的逐时运行状态和单机运行统计，可以观察常规电源在一周调度周期内的投入方式及其承担的</w:t>
      </w:r>
      <w:r w:rsidRPr="008D3F9D">
        <w:lastRenderedPageBreak/>
        <w:t>调节任务。</w:t>
      </w:r>
      <w:r>
        <w:fldChar w:fldCharType="begin"/>
      </w:r>
      <w:r>
        <w:instrText xml:space="preserve"> REF _Ref241593172 \h </w:instrText>
      </w:r>
      <w:r>
        <w:fldChar w:fldCharType="separate"/>
      </w:r>
      <w:r>
        <w:rPr>
          <w:rFonts w:hint="eastAsia"/>
        </w:rPr>
        <w:t>图</w:t>
      </w:r>
      <w:r>
        <w:rPr>
          <w:rFonts w:hint="eastAsia"/>
        </w:rPr>
        <w:t xml:space="preserve"> </w:t>
      </w:r>
      <w:r>
        <w:rPr>
          <w:noProof/>
        </w:rPr>
        <w:t>4</w:t>
      </w:r>
      <w:r>
        <w:noBreakHyphen/>
      </w:r>
      <w:r>
        <w:rPr>
          <w:noProof/>
        </w:rPr>
        <w:t>4</w:t>
      </w:r>
      <w:r>
        <w:fldChar w:fldCharType="end"/>
      </w:r>
      <w:r w:rsidRPr="008D3F9D">
        <w:t>展示了煤电、气电机组的启停状态、在线机组数量及启停次数，</w:t>
      </w:r>
      <w:r>
        <w:fldChar w:fldCharType="begin"/>
      </w:r>
      <w:r>
        <w:instrText xml:space="preserve"> REF _Ref241593764 \h </w:instrText>
      </w:r>
      <w:r>
        <w:fldChar w:fldCharType="separate"/>
      </w:r>
      <w:r>
        <w:rPr>
          <w:rFonts w:hint="eastAsia"/>
        </w:rPr>
        <w:t>表</w:t>
      </w:r>
      <w:r>
        <w:rPr>
          <w:rFonts w:hint="eastAsia"/>
        </w:rPr>
        <w:t xml:space="preserve"> </w:t>
      </w:r>
      <w:r>
        <w:rPr>
          <w:noProof/>
        </w:rPr>
        <w:t>4</w:t>
      </w:r>
      <w:r>
        <w:noBreakHyphen/>
      </w:r>
      <w:r>
        <w:rPr>
          <w:noProof/>
        </w:rPr>
        <w:t>2</w:t>
      </w:r>
      <w:r>
        <w:fldChar w:fldCharType="end"/>
      </w:r>
      <w:r w:rsidRPr="008D3F9D">
        <w:t>进一步给出了各机组在线时长、启动次数、停机次数和周期发电量，可用于分析不同机组之间的运行差异。</w:t>
      </w:r>
    </w:p>
    <w:p w14:paraId="1E6BF76A" w14:textId="4326B095" w:rsidR="00E65040" w:rsidRDefault="00893F50" w:rsidP="00893F50">
      <w:pPr>
        <w:ind w:firstLineChars="0" w:firstLine="0"/>
      </w:pPr>
      <w:r>
        <w:rPr>
          <w:noProof/>
        </w:rPr>
        <w:drawing>
          <wp:inline distT="0" distB="0" distL="0" distR="0" wp14:anchorId="2328F075" wp14:editId="32FBE182">
            <wp:extent cx="5274310" cy="3145321"/>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火电启停.png"/>
                    <pic:cNvPicPr/>
                  </pic:nvPicPr>
                  <pic:blipFill>
                    <a:blip r:embed="rId2712"/>
                    <a:stretch>
                      <a:fillRect/>
                    </a:stretch>
                  </pic:blipFill>
                  <pic:spPr>
                    <a:xfrm>
                      <a:off x="0" y="0"/>
                      <a:ext cx="5274310" cy="3145321"/>
                    </a:xfrm>
                    <a:prstGeom prst="rect">
                      <a:avLst/>
                    </a:prstGeom>
                  </pic:spPr>
                </pic:pic>
              </a:graphicData>
            </a:graphic>
          </wp:inline>
        </w:drawing>
      </w:r>
    </w:p>
    <w:p w14:paraId="181CB3D2" w14:textId="22DFA1A6" w:rsidR="00E65040" w:rsidRDefault="00893F50" w:rsidP="00893F50">
      <w:pPr>
        <w:pStyle w:val="af6"/>
        <w:rPr>
          <w:lang w:eastAsia="zh-CN"/>
        </w:rPr>
      </w:pPr>
      <w:bookmarkStart w:id="28" w:name="_Ref241593172"/>
      <w:r>
        <w:rPr>
          <w:rFonts w:hint="eastAsia"/>
          <w:lang w:eastAsia="zh-CN"/>
        </w:rPr>
        <w:t>图</w:t>
      </w:r>
      <w:r>
        <w:rPr>
          <w:rFonts w:hint="eastAsia"/>
          <w:lang w:eastAsia="zh-CN"/>
        </w:rPr>
        <w:t xml:space="preserve"> </w:t>
      </w:r>
      <w:r w:rsidR="005B59F3">
        <w:rPr>
          <w:lang w:eastAsia="zh-CN"/>
        </w:rPr>
        <w:fldChar w:fldCharType="begin"/>
      </w:r>
      <w:r w:rsidR="005B59F3">
        <w:rPr>
          <w:lang w:eastAsia="zh-CN"/>
        </w:rPr>
        <w:instrText xml:space="preserve"> </w:instrText>
      </w:r>
      <w:r w:rsidR="005B59F3">
        <w:rPr>
          <w:rFonts w:hint="eastAsia"/>
          <w:lang w:eastAsia="zh-CN"/>
        </w:rPr>
        <w:instrText>STYLEREF 1 \s</w:instrText>
      </w:r>
      <w:r w:rsidR="005B59F3">
        <w:rPr>
          <w:lang w:eastAsia="zh-CN"/>
        </w:rPr>
        <w:instrText xml:space="preserve"> </w:instrText>
      </w:r>
      <w:r w:rsidR="005B59F3">
        <w:rPr>
          <w:lang w:eastAsia="zh-CN"/>
        </w:rPr>
        <w:fldChar w:fldCharType="separate"/>
      </w:r>
      <w:r w:rsidR="005B59F3">
        <w:rPr>
          <w:noProof/>
          <w:lang w:eastAsia="zh-CN"/>
        </w:rPr>
        <w:t>4</w:t>
      </w:r>
      <w:r w:rsidR="005B59F3">
        <w:rPr>
          <w:lang w:eastAsia="zh-CN"/>
        </w:rPr>
        <w:fldChar w:fldCharType="end"/>
      </w:r>
      <w:r w:rsidR="005B59F3">
        <w:rPr>
          <w:lang w:eastAsia="zh-CN"/>
        </w:rPr>
        <w:noBreakHyphen/>
      </w:r>
      <w:r w:rsidR="005B59F3">
        <w:rPr>
          <w:lang w:eastAsia="zh-CN"/>
        </w:rPr>
        <w:fldChar w:fldCharType="begin"/>
      </w:r>
      <w:r w:rsidR="005B59F3">
        <w:rPr>
          <w:lang w:eastAsia="zh-CN"/>
        </w:rPr>
        <w:instrText xml:space="preserve"> </w:instrText>
      </w:r>
      <w:r w:rsidR="005B59F3">
        <w:rPr>
          <w:rFonts w:hint="eastAsia"/>
          <w:lang w:eastAsia="zh-CN"/>
        </w:rPr>
        <w:instrText xml:space="preserve">SEQ </w:instrText>
      </w:r>
      <w:r w:rsidR="005B59F3">
        <w:rPr>
          <w:rFonts w:hint="eastAsia"/>
          <w:lang w:eastAsia="zh-CN"/>
        </w:rPr>
        <w:instrText>图</w:instrText>
      </w:r>
      <w:r w:rsidR="005B59F3">
        <w:rPr>
          <w:rFonts w:hint="eastAsia"/>
          <w:lang w:eastAsia="zh-CN"/>
        </w:rPr>
        <w:instrText xml:space="preserve"> \* ARABIC \s 1</w:instrText>
      </w:r>
      <w:r w:rsidR="005B59F3">
        <w:rPr>
          <w:lang w:eastAsia="zh-CN"/>
        </w:rPr>
        <w:instrText xml:space="preserve"> </w:instrText>
      </w:r>
      <w:r w:rsidR="005B59F3">
        <w:rPr>
          <w:lang w:eastAsia="zh-CN"/>
        </w:rPr>
        <w:fldChar w:fldCharType="separate"/>
      </w:r>
      <w:r w:rsidR="005B59F3">
        <w:rPr>
          <w:noProof/>
          <w:lang w:eastAsia="zh-CN"/>
        </w:rPr>
        <w:t>4</w:t>
      </w:r>
      <w:r w:rsidR="005B59F3">
        <w:rPr>
          <w:lang w:eastAsia="zh-CN"/>
        </w:rPr>
        <w:fldChar w:fldCharType="end"/>
      </w:r>
      <w:bookmarkEnd w:id="28"/>
      <w:r>
        <w:rPr>
          <w:rFonts w:hint="eastAsia"/>
          <w:lang w:eastAsia="zh-CN"/>
        </w:rPr>
        <w:t xml:space="preserve"> </w:t>
      </w:r>
      <w:r w:rsidRPr="00893F50">
        <w:rPr>
          <w:lang w:eastAsia="zh-CN"/>
        </w:rPr>
        <w:t>煤电和气电逐台状态及启停统计</w:t>
      </w:r>
    </w:p>
    <w:p w14:paraId="34025DFB" w14:textId="496F4866" w:rsidR="00E65040" w:rsidRDefault="008D3F9D" w:rsidP="008D3F9D">
      <w:pPr>
        <w:pStyle w:val="af6"/>
        <w:rPr>
          <w:lang w:eastAsia="zh-CN"/>
        </w:rPr>
      </w:pPr>
      <w:bookmarkStart w:id="29" w:name="_Ref241593764"/>
      <w:r>
        <w:rPr>
          <w:rFonts w:hint="eastAsia"/>
          <w:lang w:eastAsia="zh-CN"/>
        </w:rPr>
        <w:t>表</w:t>
      </w:r>
      <w:r>
        <w:rPr>
          <w:rFonts w:hint="eastAsia"/>
          <w:lang w:eastAsia="zh-CN"/>
        </w:rPr>
        <w:t xml:space="preserve"> </w:t>
      </w:r>
      <w:r w:rsidR="00D03153">
        <w:rPr>
          <w:lang w:eastAsia="zh-CN"/>
        </w:rPr>
        <w:fldChar w:fldCharType="begin"/>
      </w:r>
      <w:r w:rsidR="00D03153">
        <w:rPr>
          <w:lang w:eastAsia="zh-CN"/>
        </w:rPr>
        <w:instrText xml:space="preserve"> </w:instrText>
      </w:r>
      <w:r w:rsidR="00D03153">
        <w:rPr>
          <w:rFonts w:hint="eastAsia"/>
          <w:lang w:eastAsia="zh-CN"/>
        </w:rPr>
        <w:instrText>STYLEREF 1 \s</w:instrText>
      </w:r>
      <w:r w:rsidR="00D03153">
        <w:rPr>
          <w:lang w:eastAsia="zh-CN"/>
        </w:rPr>
        <w:instrText xml:space="preserve"> </w:instrText>
      </w:r>
      <w:r w:rsidR="00D03153">
        <w:rPr>
          <w:lang w:eastAsia="zh-CN"/>
        </w:rPr>
        <w:fldChar w:fldCharType="separate"/>
      </w:r>
      <w:r w:rsidR="00D03153">
        <w:rPr>
          <w:noProof/>
          <w:lang w:eastAsia="zh-CN"/>
        </w:rPr>
        <w:t>4</w:t>
      </w:r>
      <w:r w:rsidR="00D03153">
        <w:rPr>
          <w:lang w:eastAsia="zh-CN"/>
        </w:rPr>
        <w:fldChar w:fldCharType="end"/>
      </w:r>
      <w:r w:rsidR="00D03153">
        <w:rPr>
          <w:lang w:eastAsia="zh-CN"/>
        </w:rPr>
        <w:noBreakHyphen/>
      </w:r>
      <w:r w:rsidR="00D03153">
        <w:rPr>
          <w:lang w:eastAsia="zh-CN"/>
        </w:rPr>
        <w:fldChar w:fldCharType="begin"/>
      </w:r>
      <w:r w:rsidR="00D03153">
        <w:rPr>
          <w:lang w:eastAsia="zh-CN"/>
        </w:rPr>
        <w:instrText xml:space="preserve"> </w:instrText>
      </w:r>
      <w:r w:rsidR="00D03153">
        <w:rPr>
          <w:rFonts w:hint="eastAsia"/>
          <w:lang w:eastAsia="zh-CN"/>
        </w:rPr>
        <w:instrText xml:space="preserve">SEQ </w:instrText>
      </w:r>
      <w:r w:rsidR="00D03153">
        <w:rPr>
          <w:rFonts w:hint="eastAsia"/>
          <w:lang w:eastAsia="zh-CN"/>
        </w:rPr>
        <w:instrText>表</w:instrText>
      </w:r>
      <w:r w:rsidR="00D03153">
        <w:rPr>
          <w:rFonts w:hint="eastAsia"/>
          <w:lang w:eastAsia="zh-CN"/>
        </w:rPr>
        <w:instrText xml:space="preserve"> \* ARABIC \s 1</w:instrText>
      </w:r>
      <w:r w:rsidR="00D03153">
        <w:rPr>
          <w:lang w:eastAsia="zh-CN"/>
        </w:rPr>
        <w:instrText xml:space="preserve"> </w:instrText>
      </w:r>
      <w:r w:rsidR="00D03153">
        <w:rPr>
          <w:lang w:eastAsia="zh-CN"/>
        </w:rPr>
        <w:fldChar w:fldCharType="separate"/>
      </w:r>
      <w:r w:rsidR="00D03153">
        <w:rPr>
          <w:noProof/>
          <w:lang w:eastAsia="zh-CN"/>
        </w:rPr>
        <w:t>2</w:t>
      </w:r>
      <w:r w:rsidR="00D03153">
        <w:rPr>
          <w:lang w:eastAsia="zh-CN"/>
        </w:rPr>
        <w:fldChar w:fldCharType="end"/>
      </w:r>
      <w:bookmarkEnd w:id="29"/>
      <w:r>
        <w:rPr>
          <w:rFonts w:hint="eastAsia"/>
          <w:lang w:eastAsia="zh-CN"/>
        </w:rPr>
        <w:t xml:space="preserve"> </w:t>
      </w:r>
      <w:r w:rsidRPr="008D3F9D">
        <w:rPr>
          <w:lang w:eastAsia="zh-CN"/>
        </w:rPr>
        <w:t>各机组在线时长、启动次数、停机次数和周期发电量</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561"/>
        <w:gridCol w:w="1074"/>
        <w:gridCol w:w="1074"/>
        <w:gridCol w:w="1074"/>
        <w:gridCol w:w="1513"/>
      </w:tblGrid>
      <w:tr w:rsidR="00FD0BEA" w14:paraId="53868D63" w14:textId="77777777" w:rsidTr="00CD0A35">
        <w:trPr>
          <w:cantSplit/>
          <w:tblHeader/>
          <w:jc w:val="center"/>
        </w:trPr>
        <w:tc>
          <w:tcPr>
            <w:tcW w:w="2146" w:type="pct"/>
            <w:shd w:val="clear" w:color="auto" w:fill="E5EDF4"/>
            <w:tcMar>
              <w:top w:w="70" w:type="dxa"/>
              <w:left w:w="70" w:type="dxa"/>
              <w:bottom w:w="70" w:type="dxa"/>
              <w:right w:w="70" w:type="dxa"/>
            </w:tcMar>
            <w:vAlign w:val="center"/>
          </w:tcPr>
          <w:p w14:paraId="0235A6EB" w14:textId="77777777" w:rsidR="00FD0BEA" w:rsidRDefault="00FD0BEA" w:rsidP="00FD0BEA">
            <w:pPr>
              <w:pStyle w:val="a8"/>
            </w:pPr>
            <w:r>
              <w:t>机组</w:t>
            </w:r>
          </w:p>
        </w:tc>
        <w:tc>
          <w:tcPr>
            <w:tcW w:w="647" w:type="pct"/>
            <w:shd w:val="clear" w:color="auto" w:fill="E5EDF4"/>
            <w:tcMar>
              <w:top w:w="70" w:type="dxa"/>
              <w:left w:w="70" w:type="dxa"/>
              <w:bottom w:w="70" w:type="dxa"/>
              <w:right w:w="70" w:type="dxa"/>
            </w:tcMar>
            <w:vAlign w:val="center"/>
          </w:tcPr>
          <w:p w14:paraId="5F5137A5" w14:textId="77777777" w:rsidR="00FD0BEA" w:rsidRDefault="00FD0BEA" w:rsidP="00FD0BEA">
            <w:pPr>
              <w:pStyle w:val="a8"/>
            </w:pPr>
            <w:r>
              <w:t>在线</w:t>
            </w:r>
            <w:r>
              <w:t xml:space="preserve"> h</w:t>
            </w:r>
          </w:p>
        </w:tc>
        <w:tc>
          <w:tcPr>
            <w:tcW w:w="647" w:type="pct"/>
            <w:shd w:val="clear" w:color="auto" w:fill="E5EDF4"/>
            <w:tcMar>
              <w:top w:w="70" w:type="dxa"/>
              <w:left w:w="70" w:type="dxa"/>
              <w:bottom w:w="70" w:type="dxa"/>
              <w:right w:w="70" w:type="dxa"/>
            </w:tcMar>
            <w:vAlign w:val="center"/>
          </w:tcPr>
          <w:p w14:paraId="49D0B093" w14:textId="77777777" w:rsidR="00FD0BEA" w:rsidRDefault="00FD0BEA" w:rsidP="00FD0BEA">
            <w:pPr>
              <w:pStyle w:val="a8"/>
            </w:pPr>
            <w:r>
              <w:t>启动</w:t>
            </w:r>
            <w:r>
              <w:t xml:space="preserve"> </w:t>
            </w:r>
            <w:r>
              <w:t>次</w:t>
            </w:r>
          </w:p>
        </w:tc>
        <w:tc>
          <w:tcPr>
            <w:tcW w:w="647" w:type="pct"/>
            <w:shd w:val="clear" w:color="auto" w:fill="E5EDF4"/>
            <w:tcMar>
              <w:top w:w="70" w:type="dxa"/>
              <w:left w:w="70" w:type="dxa"/>
              <w:bottom w:w="70" w:type="dxa"/>
              <w:right w:w="70" w:type="dxa"/>
            </w:tcMar>
            <w:vAlign w:val="center"/>
          </w:tcPr>
          <w:p w14:paraId="6612DD01" w14:textId="77777777" w:rsidR="00FD0BEA" w:rsidRDefault="00FD0BEA" w:rsidP="00FD0BEA">
            <w:pPr>
              <w:pStyle w:val="a8"/>
            </w:pPr>
            <w:r>
              <w:t>停机</w:t>
            </w:r>
            <w:r>
              <w:t xml:space="preserve"> </w:t>
            </w:r>
            <w:r>
              <w:t>次</w:t>
            </w:r>
          </w:p>
        </w:tc>
        <w:tc>
          <w:tcPr>
            <w:tcW w:w="912" w:type="pct"/>
            <w:shd w:val="clear" w:color="auto" w:fill="E5EDF4"/>
            <w:tcMar>
              <w:top w:w="70" w:type="dxa"/>
              <w:left w:w="70" w:type="dxa"/>
              <w:bottom w:w="70" w:type="dxa"/>
              <w:right w:w="70" w:type="dxa"/>
            </w:tcMar>
            <w:vAlign w:val="center"/>
          </w:tcPr>
          <w:p w14:paraId="7CB554E3" w14:textId="77777777" w:rsidR="00FD0BEA" w:rsidRDefault="00FD0BEA" w:rsidP="00FD0BEA">
            <w:pPr>
              <w:pStyle w:val="a8"/>
            </w:pPr>
            <w:r>
              <w:t>电量</w:t>
            </w:r>
            <w:r>
              <w:t xml:space="preserve"> </w:t>
            </w:r>
            <w:r>
              <w:t>万</w:t>
            </w:r>
            <w:r>
              <w:t>MWh</w:t>
            </w:r>
          </w:p>
        </w:tc>
      </w:tr>
      <w:tr w:rsidR="00FD0BEA" w14:paraId="4958C0E5" w14:textId="77777777" w:rsidTr="00CD0A35">
        <w:trPr>
          <w:cantSplit/>
          <w:jc w:val="center"/>
        </w:trPr>
        <w:tc>
          <w:tcPr>
            <w:tcW w:w="2146" w:type="pct"/>
            <w:shd w:val="clear" w:color="auto" w:fill="FFFFFF"/>
            <w:tcMar>
              <w:top w:w="70" w:type="dxa"/>
              <w:left w:w="70" w:type="dxa"/>
              <w:bottom w:w="70" w:type="dxa"/>
              <w:right w:w="70" w:type="dxa"/>
            </w:tcMar>
            <w:vAlign w:val="center"/>
          </w:tcPr>
          <w:p w14:paraId="6BEAF1CB" w14:textId="77777777" w:rsidR="00FD0BEA" w:rsidRDefault="00FD0BEA" w:rsidP="00FD0BEA">
            <w:pPr>
              <w:pStyle w:val="a8"/>
            </w:pPr>
            <w:r>
              <w:t>海口电厂新厂</w:t>
            </w:r>
            <w:r>
              <w:t xml:space="preserve"> #9</w:t>
            </w:r>
          </w:p>
        </w:tc>
        <w:tc>
          <w:tcPr>
            <w:tcW w:w="647" w:type="pct"/>
            <w:shd w:val="clear" w:color="auto" w:fill="FFFFFF"/>
            <w:tcMar>
              <w:top w:w="70" w:type="dxa"/>
              <w:left w:w="70" w:type="dxa"/>
              <w:bottom w:w="70" w:type="dxa"/>
              <w:right w:w="70" w:type="dxa"/>
            </w:tcMar>
            <w:vAlign w:val="center"/>
          </w:tcPr>
          <w:p w14:paraId="2F4AE8FD" w14:textId="77777777" w:rsidR="00FD0BEA" w:rsidRDefault="00FD0BEA" w:rsidP="00FD0BEA">
            <w:pPr>
              <w:pStyle w:val="a8"/>
            </w:pPr>
            <w:r>
              <w:t>70</w:t>
            </w:r>
          </w:p>
        </w:tc>
        <w:tc>
          <w:tcPr>
            <w:tcW w:w="647" w:type="pct"/>
            <w:shd w:val="clear" w:color="auto" w:fill="FFFFFF"/>
            <w:tcMar>
              <w:top w:w="70" w:type="dxa"/>
              <w:left w:w="70" w:type="dxa"/>
              <w:bottom w:w="70" w:type="dxa"/>
              <w:right w:w="70" w:type="dxa"/>
            </w:tcMar>
            <w:vAlign w:val="center"/>
          </w:tcPr>
          <w:p w14:paraId="67D90FA5" w14:textId="77777777" w:rsidR="00FD0BEA" w:rsidRDefault="00FD0BEA" w:rsidP="00FD0BEA">
            <w:pPr>
              <w:pStyle w:val="a8"/>
            </w:pPr>
            <w:r>
              <w:t>5</w:t>
            </w:r>
          </w:p>
        </w:tc>
        <w:tc>
          <w:tcPr>
            <w:tcW w:w="647" w:type="pct"/>
            <w:shd w:val="clear" w:color="auto" w:fill="FFFFFF"/>
            <w:tcMar>
              <w:top w:w="70" w:type="dxa"/>
              <w:left w:w="70" w:type="dxa"/>
              <w:bottom w:w="70" w:type="dxa"/>
              <w:right w:w="70" w:type="dxa"/>
            </w:tcMar>
            <w:vAlign w:val="center"/>
          </w:tcPr>
          <w:p w14:paraId="0D3A0FB3" w14:textId="77777777" w:rsidR="00FD0BEA" w:rsidRDefault="00FD0BEA" w:rsidP="00FD0BEA">
            <w:pPr>
              <w:pStyle w:val="a8"/>
            </w:pPr>
            <w:r>
              <w:t>5</w:t>
            </w:r>
          </w:p>
        </w:tc>
        <w:tc>
          <w:tcPr>
            <w:tcW w:w="912" w:type="pct"/>
            <w:shd w:val="clear" w:color="auto" w:fill="FFFFFF"/>
            <w:tcMar>
              <w:top w:w="70" w:type="dxa"/>
              <w:left w:w="70" w:type="dxa"/>
              <w:bottom w:w="70" w:type="dxa"/>
              <w:right w:w="70" w:type="dxa"/>
            </w:tcMar>
            <w:vAlign w:val="center"/>
          </w:tcPr>
          <w:p w14:paraId="077908F1" w14:textId="77777777" w:rsidR="00FD0BEA" w:rsidRDefault="00FD0BEA" w:rsidP="00FD0BEA">
            <w:pPr>
              <w:pStyle w:val="a8"/>
            </w:pPr>
            <w:r>
              <w:t>1.8955</w:t>
            </w:r>
          </w:p>
        </w:tc>
      </w:tr>
      <w:tr w:rsidR="00FD0BEA" w14:paraId="22913A8E" w14:textId="77777777" w:rsidTr="00CD0A35">
        <w:trPr>
          <w:cantSplit/>
          <w:jc w:val="center"/>
        </w:trPr>
        <w:tc>
          <w:tcPr>
            <w:tcW w:w="2146" w:type="pct"/>
            <w:shd w:val="clear" w:color="auto" w:fill="F6F8FA"/>
            <w:tcMar>
              <w:top w:w="70" w:type="dxa"/>
              <w:left w:w="70" w:type="dxa"/>
              <w:bottom w:w="70" w:type="dxa"/>
              <w:right w:w="70" w:type="dxa"/>
            </w:tcMar>
            <w:vAlign w:val="center"/>
          </w:tcPr>
          <w:p w14:paraId="6CECE5A2" w14:textId="77777777" w:rsidR="00FD0BEA" w:rsidRDefault="00FD0BEA" w:rsidP="00FD0BEA">
            <w:pPr>
              <w:pStyle w:val="a8"/>
            </w:pPr>
            <w:r>
              <w:t>海口电厂新厂</w:t>
            </w:r>
            <w:r>
              <w:t xml:space="preserve"> #8</w:t>
            </w:r>
          </w:p>
        </w:tc>
        <w:tc>
          <w:tcPr>
            <w:tcW w:w="647" w:type="pct"/>
            <w:shd w:val="clear" w:color="auto" w:fill="F6F8FA"/>
            <w:tcMar>
              <w:top w:w="70" w:type="dxa"/>
              <w:left w:w="70" w:type="dxa"/>
              <w:bottom w:w="70" w:type="dxa"/>
              <w:right w:w="70" w:type="dxa"/>
            </w:tcMar>
            <w:vAlign w:val="center"/>
          </w:tcPr>
          <w:p w14:paraId="57326CE3" w14:textId="77777777" w:rsidR="00FD0BEA" w:rsidRDefault="00FD0BEA" w:rsidP="00FD0BEA">
            <w:pPr>
              <w:pStyle w:val="a8"/>
            </w:pPr>
            <w:r>
              <w:t>64</w:t>
            </w:r>
          </w:p>
        </w:tc>
        <w:tc>
          <w:tcPr>
            <w:tcW w:w="647" w:type="pct"/>
            <w:shd w:val="clear" w:color="auto" w:fill="F6F8FA"/>
            <w:tcMar>
              <w:top w:w="70" w:type="dxa"/>
              <w:left w:w="70" w:type="dxa"/>
              <w:bottom w:w="70" w:type="dxa"/>
              <w:right w:w="70" w:type="dxa"/>
            </w:tcMar>
            <w:vAlign w:val="center"/>
          </w:tcPr>
          <w:p w14:paraId="4488362D" w14:textId="77777777" w:rsidR="00FD0BEA" w:rsidRDefault="00FD0BEA" w:rsidP="00FD0BEA">
            <w:pPr>
              <w:pStyle w:val="a8"/>
            </w:pPr>
            <w:r>
              <w:t>5</w:t>
            </w:r>
          </w:p>
        </w:tc>
        <w:tc>
          <w:tcPr>
            <w:tcW w:w="647" w:type="pct"/>
            <w:shd w:val="clear" w:color="auto" w:fill="F6F8FA"/>
            <w:tcMar>
              <w:top w:w="70" w:type="dxa"/>
              <w:left w:w="70" w:type="dxa"/>
              <w:bottom w:w="70" w:type="dxa"/>
              <w:right w:w="70" w:type="dxa"/>
            </w:tcMar>
            <w:vAlign w:val="center"/>
          </w:tcPr>
          <w:p w14:paraId="389343E6" w14:textId="77777777" w:rsidR="00FD0BEA" w:rsidRDefault="00FD0BEA" w:rsidP="00FD0BEA">
            <w:pPr>
              <w:pStyle w:val="a8"/>
            </w:pPr>
            <w:r>
              <w:t>5</w:t>
            </w:r>
          </w:p>
        </w:tc>
        <w:tc>
          <w:tcPr>
            <w:tcW w:w="912" w:type="pct"/>
            <w:shd w:val="clear" w:color="auto" w:fill="F6F8FA"/>
            <w:tcMar>
              <w:top w:w="70" w:type="dxa"/>
              <w:left w:w="70" w:type="dxa"/>
              <w:bottom w:w="70" w:type="dxa"/>
              <w:right w:w="70" w:type="dxa"/>
            </w:tcMar>
            <w:vAlign w:val="center"/>
          </w:tcPr>
          <w:p w14:paraId="04A0A972" w14:textId="77777777" w:rsidR="00FD0BEA" w:rsidRDefault="00FD0BEA" w:rsidP="00FD0BEA">
            <w:pPr>
              <w:pStyle w:val="a8"/>
            </w:pPr>
            <w:r>
              <w:t>1.7289</w:t>
            </w:r>
          </w:p>
        </w:tc>
      </w:tr>
      <w:tr w:rsidR="00FD0BEA" w14:paraId="49709D9D" w14:textId="77777777" w:rsidTr="00CD0A35">
        <w:trPr>
          <w:cantSplit/>
          <w:jc w:val="center"/>
        </w:trPr>
        <w:tc>
          <w:tcPr>
            <w:tcW w:w="2146" w:type="pct"/>
            <w:shd w:val="clear" w:color="auto" w:fill="FFFFFF"/>
            <w:tcMar>
              <w:top w:w="70" w:type="dxa"/>
              <w:left w:w="70" w:type="dxa"/>
              <w:bottom w:w="70" w:type="dxa"/>
              <w:right w:w="70" w:type="dxa"/>
            </w:tcMar>
            <w:vAlign w:val="center"/>
          </w:tcPr>
          <w:p w14:paraId="38801FA5" w14:textId="77777777" w:rsidR="00FD0BEA" w:rsidRDefault="00FD0BEA" w:rsidP="00FD0BEA">
            <w:pPr>
              <w:pStyle w:val="a8"/>
            </w:pPr>
            <w:r>
              <w:t>金海自备发电厂</w:t>
            </w:r>
            <w:r>
              <w:t xml:space="preserve"> #7</w:t>
            </w:r>
          </w:p>
        </w:tc>
        <w:tc>
          <w:tcPr>
            <w:tcW w:w="647" w:type="pct"/>
            <w:shd w:val="clear" w:color="auto" w:fill="FFFFFF"/>
            <w:tcMar>
              <w:top w:w="70" w:type="dxa"/>
              <w:left w:w="70" w:type="dxa"/>
              <w:bottom w:w="70" w:type="dxa"/>
              <w:right w:w="70" w:type="dxa"/>
            </w:tcMar>
            <w:vAlign w:val="center"/>
          </w:tcPr>
          <w:p w14:paraId="264AD06A" w14:textId="77777777" w:rsidR="00FD0BEA" w:rsidRDefault="00FD0BEA" w:rsidP="00FD0BEA">
            <w:pPr>
              <w:pStyle w:val="a8"/>
            </w:pPr>
            <w:r>
              <w:t>53</w:t>
            </w:r>
          </w:p>
        </w:tc>
        <w:tc>
          <w:tcPr>
            <w:tcW w:w="647" w:type="pct"/>
            <w:shd w:val="clear" w:color="auto" w:fill="FFFFFF"/>
            <w:tcMar>
              <w:top w:w="70" w:type="dxa"/>
              <w:left w:w="70" w:type="dxa"/>
              <w:bottom w:w="70" w:type="dxa"/>
              <w:right w:w="70" w:type="dxa"/>
            </w:tcMar>
            <w:vAlign w:val="center"/>
          </w:tcPr>
          <w:p w14:paraId="1F2A3353" w14:textId="77777777" w:rsidR="00FD0BEA" w:rsidRDefault="00FD0BEA" w:rsidP="00FD0BEA">
            <w:pPr>
              <w:pStyle w:val="a8"/>
            </w:pPr>
            <w:r>
              <w:t>4</w:t>
            </w:r>
          </w:p>
        </w:tc>
        <w:tc>
          <w:tcPr>
            <w:tcW w:w="647" w:type="pct"/>
            <w:shd w:val="clear" w:color="auto" w:fill="FFFFFF"/>
            <w:tcMar>
              <w:top w:w="70" w:type="dxa"/>
              <w:left w:w="70" w:type="dxa"/>
              <w:bottom w:w="70" w:type="dxa"/>
              <w:right w:w="70" w:type="dxa"/>
            </w:tcMar>
            <w:vAlign w:val="center"/>
          </w:tcPr>
          <w:p w14:paraId="30FFAF33" w14:textId="77777777" w:rsidR="00FD0BEA" w:rsidRDefault="00FD0BEA" w:rsidP="00FD0BEA">
            <w:pPr>
              <w:pStyle w:val="a8"/>
            </w:pPr>
            <w:r>
              <w:t>4</w:t>
            </w:r>
          </w:p>
        </w:tc>
        <w:tc>
          <w:tcPr>
            <w:tcW w:w="912" w:type="pct"/>
            <w:shd w:val="clear" w:color="auto" w:fill="FFFFFF"/>
            <w:tcMar>
              <w:top w:w="70" w:type="dxa"/>
              <w:left w:w="70" w:type="dxa"/>
              <w:bottom w:w="70" w:type="dxa"/>
              <w:right w:w="70" w:type="dxa"/>
            </w:tcMar>
            <w:vAlign w:val="center"/>
          </w:tcPr>
          <w:p w14:paraId="5BF10C45" w14:textId="77777777" w:rsidR="00FD0BEA" w:rsidRDefault="00FD0BEA" w:rsidP="00FD0BEA">
            <w:pPr>
              <w:pStyle w:val="a8"/>
            </w:pPr>
            <w:r>
              <w:t>0.6036</w:t>
            </w:r>
          </w:p>
        </w:tc>
      </w:tr>
      <w:tr w:rsidR="00FD0BEA" w14:paraId="4AB8186D" w14:textId="77777777" w:rsidTr="00CD0A35">
        <w:trPr>
          <w:cantSplit/>
          <w:jc w:val="center"/>
        </w:trPr>
        <w:tc>
          <w:tcPr>
            <w:tcW w:w="2146" w:type="pct"/>
            <w:shd w:val="clear" w:color="auto" w:fill="F6F8FA"/>
            <w:tcMar>
              <w:top w:w="70" w:type="dxa"/>
              <w:left w:w="70" w:type="dxa"/>
              <w:bottom w:w="70" w:type="dxa"/>
              <w:right w:w="70" w:type="dxa"/>
            </w:tcMar>
            <w:vAlign w:val="center"/>
          </w:tcPr>
          <w:p w14:paraId="005B751E" w14:textId="77777777" w:rsidR="00FD0BEA" w:rsidRDefault="00FD0BEA" w:rsidP="00FD0BEA">
            <w:pPr>
              <w:pStyle w:val="a8"/>
            </w:pPr>
            <w:r>
              <w:t>金海自备发电厂</w:t>
            </w:r>
            <w:r>
              <w:t xml:space="preserve"> #6</w:t>
            </w:r>
          </w:p>
        </w:tc>
        <w:tc>
          <w:tcPr>
            <w:tcW w:w="647" w:type="pct"/>
            <w:shd w:val="clear" w:color="auto" w:fill="F6F8FA"/>
            <w:tcMar>
              <w:top w:w="70" w:type="dxa"/>
              <w:left w:w="70" w:type="dxa"/>
              <w:bottom w:w="70" w:type="dxa"/>
              <w:right w:w="70" w:type="dxa"/>
            </w:tcMar>
            <w:vAlign w:val="center"/>
          </w:tcPr>
          <w:p w14:paraId="4FA8B4A6" w14:textId="77777777" w:rsidR="00FD0BEA" w:rsidRDefault="00FD0BEA" w:rsidP="00FD0BEA">
            <w:pPr>
              <w:pStyle w:val="a8"/>
            </w:pPr>
            <w:r>
              <w:t>74</w:t>
            </w:r>
          </w:p>
        </w:tc>
        <w:tc>
          <w:tcPr>
            <w:tcW w:w="647" w:type="pct"/>
            <w:shd w:val="clear" w:color="auto" w:fill="F6F8FA"/>
            <w:tcMar>
              <w:top w:w="70" w:type="dxa"/>
              <w:left w:w="70" w:type="dxa"/>
              <w:bottom w:w="70" w:type="dxa"/>
              <w:right w:w="70" w:type="dxa"/>
            </w:tcMar>
            <w:vAlign w:val="center"/>
          </w:tcPr>
          <w:p w14:paraId="1627195A" w14:textId="77777777" w:rsidR="00FD0BEA" w:rsidRDefault="00FD0BEA" w:rsidP="00FD0BEA">
            <w:pPr>
              <w:pStyle w:val="a8"/>
            </w:pPr>
            <w:r>
              <w:t>6</w:t>
            </w:r>
          </w:p>
        </w:tc>
        <w:tc>
          <w:tcPr>
            <w:tcW w:w="647" w:type="pct"/>
            <w:shd w:val="clear" w:color="auto" w:fill="F6F8FA"/>
            <w:tcMar>
              <w:top w:w="70" w:type="dxa"/>
              <w:left w:w="70" w:type="dxa"/>
              <w:bottom w:w="70" w:type="dxa"/>
              <w:right w:w="70" w:type="dxa"/>
            </w:tcMar>
            <w:vAlign w:val="center"/>
          </w:tcPr>
          <w:p w14:paraId="750459C6" w14:textId="77777777" w:rsidR="00FD0BEA" w:rsidRDefault="00FD0BEA" w:rsidP="00FD0BEA">
            <w:pPr>
              <w:pStyle w:val="a8"/>
            </w:pPr>
            <w:r>
              <w:t>6</w:t>
            </w:r>
          </w:p>
        </w:tc>
        <w:tc>
          <w:tcPr>
            <w:tcW w:w="912" w:type="pct"/>
            <w:shd w:val="clear" w:color="auto" w:fill="F6F8FA"/>
            <w:tcMar>
              <w:top w:w="70" w:type="dxa"/>
              <w:left w:w="70" w:type="dxa"/>
              <w:bottom w:w="70" w:type="dxa"/>
              <w:right w:w="70" w:type="dxa"/>
            </w:tcMar>
            <w:vAlign w:val="center"/>
          </w:tcPr>
          <w:p w14:paraId="42F4F717" w14:textId="77777777" w:rsidR="00FD0BEA" w:rsidRDefault="00FD0BEA" w:rsidP="00FD0BEA">
            <w:pPr>
              <w:pStyle w:val="a8"/>
            </w:pPr>
            <w:r>
              <w:t>0.8107</w:t>
            </w:r>
          </w:p>
        </w:tc>
      </w:tr>
      <w:tr w:rsidR="00FD0BEA" w14:paraId="2742FFA8" w14:textId="77777777" w:rsidTr="00CD0A35">
        <w:trPr>
          <w:cantSplit/>
          <w:jc w:val="center"/>
        </w:trPr>
        <w:tc>
          <w:tcPr>
            <w:tcW w:w="2146" w:type="pct"/>
            <w:shd w:val="clear" w:color="auto" w:fill="FFFFFF"/>
            <w:tcMar>
              <w:top w:w="70" w:type="dxa"/>
              <w:left w:w="70" w:type="dxa"/>
              <w:bottom w:w="70" w:type="dxa"/>
              <w:right w:w="70" w:type="dxa"/>
            </w:tcMar>
            <w:vAlign w:val="center"/>
          </w:tcPr>
          <w:p w14:paraId="138DFD18" w14:textId="77777777" w:rsidR="00FD0BEA" w:rsidRDefault="00FD0BEA" w:rsidP="00FD0BEA">
            <w:pPr>
              <w:pStyle w:val="a8"/>
            </w:pPr>
            <w:r>
              <w:t>金海自备发电厂</w:t>
            </w:r>
            <w:r>
              <w:t xml:space="preserve"> #5</w:t>
            </w:r>
          </w:p>
        </w:tc>
        <w:tc>
          <w:tcPr>
            <w:tcW w:w="647" w:type="pct"/>
            <w:shd w:val="clear" w:color="auto" w:fill="FFFFFF"/>
            <w:tcMar>
              <w:top w:w="70" w:type="dxa"/>
              <w:left w:w="70" w:type="dxa"/>
              <w:bottom w:w="70" w:type="dxa"/>
              <w:right w:w="70" w:type="dxa"/>
            </w:tcMar>
            <w:vAlign w:val="center"/>
          </w:tcPr>
          <w:p w14:paraId="49333FFC" w14:textId="77777777" w:rsidR="00FD0BEA" w:rsidRDefault="00FD0BEA" w:rsidP="00FD0BEA">
            <w:pPr>
              <w:pStyle w:val="a8"/>
            </w:pPr>
            <w:r>
              <w:t>0</w:t>
            </w:r>
          </w:p>
        </w:tc>
        <w:tc>
          <w:tcPr>
            <w:tcW w:w="647" w:type="pct"/>
            <w:shd w:val="clear" w:color="auto" w:fill="FFFFFF"/>
            <w:tcMar>
              <w:top w:w="70" w:type="dxa"/>
              <w:left w:w="70" w:type="dxa"/>
              <w:bottom w:w="70" w:type="dxa"/>
              <w:right w:w="70" w:type="dxa"/>
            </w:tcMar>
            <w:vAlign w:val="center"/>
          </w:tcPr>
          <w:p w14:paraId="4E2A7E36" w14:textId="77777777" w:rsidR="00FD0BEA" w:rsidRDefault="00FD0BEA" w:rsidP="00FD0BEA">
            <w:pPr>
              <w:pStyle w:val="a8"/>
            </w:pPr>
            <w:r>
              <w:t>0</w:t>
            </w:r>
          </w:p>
        </w:tc>
        <w:tc>
          <w:tcPr>
            <w:tcW w:w="647" w:type="pct"/>
            <w:shd w:val="clear" w:color="auto" w:fill="FFFFFF"/>
            <w:tcMar>
              <w:top w:w="70" w:type="dxa"/>
              <w:left w:w="70" w:type="dxa"/>
              <w:bottom w:w="70" w:type="dxa"/>
              <w:right w:w="70" w:type="dxa"/>
            </w:tcMar>
            <w:vAlign w:val="center"/>
          </w:tcPr>
          <w:p w14:paraId="4F38CB63" w14:textId="77777777" w:rsidR="00FD0BEA" w:rsidRDefault="00FD0BEA" w:rsidP="00FD0BEA">
            <w:pPr>
              <w:pStyle w:val="a8"/>
            </w:pPr>
            <w:r>
              <w:t>1</w:t>
            </w:r>
          </w:p>
        </w:tc>
        <w:tc>
          <w:tcPr>
            <w:tcW w:w="912" w:type="pct"/>
            <w:shd w:val="clear" w:color="auto" w:fill="FFFFFF"/>
            <w:tcMar>
              <w:top w:w="70" w:type="dxa"/>
              <w:left w:w="70" w:type="dxa"/>
              <w:bottom w:w="70" w:type="dxa"/>
              <w:right w:w="70" w:type="dxa"/>
            </w:tcMar>
            <w:vAlign w:val="center"/>
          </w:tcPr>
          <w:p w14:paraId="50DF72C6" w14:textId="77777777" w:rsidR="00FD0BEA" w:rsidRDefault="00FD0BEA" w:rsidP="00FD0BEA">
            <w:pPr>
              <w:pStyle w:val="a8"/>
            </w:pPr>
            <w:r>
              <w:t>0.0000</w:t>
            </w:r>
          </w:p>
        </w:tc>
      </w:tr>
      <w:tr w:rsidR="00FD0BEA" w14:paraId="5EB7832C" w14:textId="77777777" w:rsidTr="00CD0A35">
        <w:trPr>
          <w:cantSplit/>
          <w:jc w:val="center"/>
        </w:trPr>
        <w:tc>
          <w:tcPr>
            <w:tcW w:w="2146" w:type="pct"/>
            <w:shd w:val="clear" w:color="auto" w:fill="F6F8FA"/>
            <w:tcMar>
              <w:top w:w="70" w:type="dxa"/>
              <w:left w:w="70" w:type="dxa"/>
              <w:bottom w:w="70" w:type="dxa"/>
              <w:right w:w="70" w:type="dxa"/>
            </w:tcMar>
            <w:vAlign w:val="center"/>
          </w:tcPr>
          <w:p w14:paraId="50568ED2" w14:textId="77777777" w:rsidR="00FD0BEA" w:rsidRDefault="00FD0BEA" w:rsidP="00FD0BEA">
            <w:pPr>
              <w:pStyle w:val="a8"/>
            </w:pPr>
            <w:r>
              <w:t>金海自备发电厂</w:t>
            </w:r>
            <w:r>
              <w:t xml:space="preserve"> #3</w:t>
            </w:r>
          </w:p>
        </w:tc>
        <w:tc>
          <w:tcPr>
            <w:tcW w:w="647" w:type="pct"/>
            <w:shd w:val="clear" w:color="auto" w:fill="F6F8FA"/>
            <w:tcMar>
              <w:top w:w="70" w:type="dxa"/>
              <w:left w:w="70" w:type="dxa"/>
              <w:bottom w:w="70" w:type="dxa"/>
              <w:right w:w="70" w:type="dxa"/>
            </w:tcMar>
            <w:vAlign w:val="center"/>
          </w:tcPr>
          <w:p w14:paraId="23B1F05F" w14:textId="77777777" w:rsidR="00FD0BEA" w:rsidRDefault="00FD0BEA" w:rsidP="00FD0BEA">
            <w:pPr>
              <w:pStyle w:val="a8"/>
            </w:pPr>
            <w:r>
              <w:t>93</w:t>
            </w:r>
          </w:p>
        </w:tc>
        <w:tc>
          <w:tcPr>
            <w:tcW w:w="647" w:type="pct"/>
            <w:shd w:val="clear" w:color="auto" w:fill="F6F8FA"/>
            <w:tcMar>
              <w:top w:w="70" w:type="dxa"/>
              <w:left w:w="70" w:type="dxa"/>
              <w:bottom w:w="70" w:type="dxa"/>
              <w:right w:w="70" w:type="dxa"/>
            </w:tcMar>
            <w:vAlign w:val="center"/>
          </w:tcPr>
          <w:p w14:paraId="7C5F3D6E" w14:textId="77777777" w:rsidR="00FD0BEA" w:rsidRDefault="00FD0BEA" w:rsidP="00FD0BEA">
            <w:pPr>
              <w:pStyle w:val="a8"/>
            </w:pPr>
            <w:r>
              <w:t>6</w:t>
            </w:r>
          </w:p>
        </w:tc>
        <w:tc>
          <w:tcPr>
            <w:tcW w:w="647" w:type="pct"/>
            <w:shd w:val="clear" w:color="auto" w:fill="F6F8FA"/>
            <w:tcMar>
              <w:top w:w="70" w:type="dxa"/>
              <w:left w:w="70" w:type="dxa"/>
              <w:bottom w:w="70" w:type="dxa"/>
              <w:right w:w="70" w:type="dxa"/>
            </w:tcMar>
            <w:vAlign w:val="center"/>
          </w:tcPr>
          <w:p w14:paraId="6CC4ABC1" w14:textId="77777777" w:rsidR="00FD0BEA" w:rsidRDefault="00FD0BEA" w:rsidP="00FD0BEA">
            <w:pPr>
              <w:pStyle w:val="a8"/>
            </w:pPr>
            <w:r>
              <w:t>7</w:t>
            </w:r>
          </w:p>
        </w:tc>
        <w:tc>
          <w:tcPr>
            <w:tcW w:w="912" w:type="pct"/>
            <w:shd w:val="clear" w:color="auto" w:fill="F6F8FA"/>
            <w:tcMar>
              <w:top w:w="70" w:type="dxa"/>
              <w:left w:w="70" w:type="dxa"/>
              <w:bottom w:w="70" w:type="dxa"/>
              <w:right w:w="70" w:type="dxa"/>
            </w:tcMar>
            <w:vAlign w:val="center"/>
          </w:tcPr>
          <w:p w14:paraId="4FFE02A0" w14:textId="77777777" w:rsidR="00FD0BEA" w:rsidRDefault="00FD0BEA" w:rsidP="00FD0BEA">
            <w:pPr>
              <w:pStyle w:val="a8"/>
            </w:pPr>
            <w:r>
              <w:t>0.6049</w:t>
            </w:r>
          </w:p>
        </w:tc>
      </w:tr>
      <w:tr w:rsidR="00FD0BEA" w14:paraId="68BF7F46" w14:textId="77777777" w:rsidTr="00CD0A35">
        <w:trPr>
          <w:cantSplit/>
          <w:jc w:val="center"/>
        </w:trPr>
        <w:tc>
          <w:tcPr>
            <w:tcW w:w="2146" w:type="pct"/>
            <w:shd w:val="clear" w:color="auto" w:fill="FFFFFF"/>
            <w:tcMar>
              <w:top w:w="70" w:type="dxa"/>
              <w:left w:w="70" w:type="dxa"/>
              <w:bottom w:w="70" w:type="dxa"/>
              <w:right w:w="70" w:type="dxa"/>
            </w:tcMar>
            <w:vAlign w:val="center"/>
          </w:tcPr>
          <w:p w14:paraId="41302107" w14:textId="77777777" w:rsidR="00FD0BEA" w:rsidRDefault="00FD0BEA" w:rsidP="00FD0BEA">
            <w:pPr>
              <w:pStyle w:val="a8"/>
            </w:pPr>
            <w:r>
              <w:t>东方电厂</w:t>
            </w:r>
            <w:r>
              <w:t xml:space="preserve"> #4</w:t>
            </w:r>
          </w:p>
        </w:tc>
        <w:tc>
          <w:tcPr>
            <w:tcW w:w="647" w:type="pct"/>
            <w:shd w:val="clear" w:color="auto" w:fill="FFFFFF"/>
            <w:tcMar>
              <w:top w:w="70" w:type="dxa"/>
              <w:left w:w="70" w:type="dxa"/>
              <w:bottom w:w="70" w:type="dxa"/>
              <w:right w:w="70" w:type="dxa"/>
            </w:tcMar>
            <w:vAlign w:val="center"/>
          </w:tcPr>
          <w:p w14:paraId="6E6FCE8D" w14:textId="77777777" w:rsidR="00FD0BEA" w:rsidRDefault="00FD0BEA" w:rsidP="00FD0BEA">
            <w:pPr>
              <w:pStyle w:val="a8"/>
            </w:pPr>
            <w:r>
              <w:t>80</w:t>
            </w:r>
          </w:p>
        </w:tc>
        <w:tc>
          <w:tcPr>
            <w:tcW w:w="647" w:type="pct"/>
            <w:shd w:val="clear" w:color="auto" w:fill="FFFFFF"/>
            <w:tcMar>
              <w:top w:w="70" w:type="dxa"/>
              <w:left w:w="70" w:type="dxa"/>
              <w:bottom w:w="70" w:type="dxa"/>
              <w:right w:w="70" w:type="dxa"/>
            </w:tcMar>
            <w:vAlign w:val="center"/>
          </w:tcPr>
          <w:p w14:paraId="5253DC3A" w14:textId="77777777" w:rsidR="00FD0BEA" w:rsidRDefault="00FD0BEA" w:rsidP="00FD0BEA">
            <w:pPr>
              <w:pStyle w:val="a8"/>
            </w:pPr>
            <w:r>
              <w:t>6</w:t>
            </w:r>
          </w:p>
        </w:tc>
        <w:tc>
          <w:tcPr>
            <w:tcW w:w="647" w:type="pct"/>
            <w:shd w:val="clear" w:color="auto" w:fill="FFFFFF"/>
            <w:tcMar>
              <w:top w:w="70" w:type="dxa"/>
              <w:left w:w="70" w:type="dxa"/>
              <w:bottom w:w="70" w:type="dxa"/>
              <w:right w:w="70" w:type="dxa"/>
            </w:tcMar>
            <w:vAlign w:val="center"/>
          </w:tcPr>
          <w:p w14:paraId="76347136" w14:textId="77777777" w:rsidR="00FD0BEA" w:rsidRDefault="00FD0BEA" w:rsidP="00FD0BEA">
            <w:pPr>
              <w:pStyle w:val="a8"/>
            </w:pPr>
            <w:r>
              <w:t>6</w:t>
            </w:r>
          </w:p>
        </w:tc>
        <w:tc>
          <w:tcPr>
            <w:tcW w:w="912" w:type="pct"/>
            <w:shd w:val="clear" w:color="auto" w:fill="FFFFFF"/>
            <w:tcMar>
              <w:top w:w="70" w:type="dxa"/>
              <w:left w:w="70" w:type="dxa"/>
              <w:bottom w:w="70" w:type="dxa"/>
              <w:right w:w="70" w:type="dxa"/>
            </w:tcMar>
            <w:vAlign w:val="center"/>
          </w:tcPr>
          <w:p w14:paraId="54E82425" w14:textId="77777777" w:rsidR="00FD0BEA" w:rsidRDefault="00FD0BEA" w:rsidP="00FD0BEA">
            <w:pPr>
              <w:pStyle w:val="a8"/>
            </w:pPr>
            <w:r>
              <w:t>2.2516</w:t>
            </w:r>
          </w:p>
        </w:tc>
      </w:tr>
      <w:tr w:rsidR="00FD0BEA" w14:paraId="51F46CA2" w14:textId="77777777" w:rsidTr="00CD0A35">
        <w:trPr>
          <w:cantSplit/>
          <w:jc w:val="center"/>
        </w:trPr>
        <w:tc>
          <w:tcPr>
            <w:tcW w:w="2146" w:type="pct"/>
            <w:shd w:val="clear" w:color="auto" w:fill="F6F8FA"/>
            <w:tcMar>
              <w:top w:w="70" w:type="dxa"/>
              <w:left w:w="70" w:type="dxa"/>
              <w:bottom w:w="70" w:type="dxa"/>
              <w:right w:w="70" w:type="dxa"/>
            </w:tcMar>
            <w:vAlign w:val="center"/>
          </w:tcPr>
          <w:p w14:paraId="1582867C" w14:textId="77777777" w:rsidR="00FD0BEA" w:rsidRDefault="00FD0BEA" w:rsidP="00FD0BEA">
            <w:pPr>
              <w:pStyle w:val="a8"/>
            </w:pPr>
            <w:r>
              <w:t>东方电厂</w:t>
            </w:r>
            <w:r>
              <w:t xml:space="preserve"> #3</w:t>
            </w:r>
          </w:p>
        </w:tc>
        <w:tc>
          <w:tcPr>
            <w:tcW w:w="647" w:type="pct"/>
            <w:shd w:val="clear" w:color="auto" w:fill="F6F8FA"/>
            <w:tcMar>
              <w:top w:w="70" w:type="dxa"/>
              <w:left w:w="70" w:type="dxa"/>
              <w:bottom w:w="70" w:type="dxa"/>
              <w:right w:w="70" w:type="dxa"/>
            </w:tcMar>
            <w:vAlign w:val="center"/>
          </w:tcPr>
          <w:p w14:paraId="4B6E05A8" w14:textId="77777777" w:rsidR="00FD0BEA" w:rsidRDefault="00FD0BEA" w:rsidP="00FD0BEA">
            <w:pPr>
              <w:pStyle w:val="a8"/>
            </w:pPr>
            <w:r>
              <w:t>69</w:t>
            </w:r>
          </w:p>
        </w:tc>
        <w:tc>
          <w:tcPr>
            <w:tcW w:w="647" w:type="pct"/>
            <w:shd w:val="clear" w:color="auto" w:fill="F6F8FA"/>
            <w:tcMar>
              <w:top w:w="70" w:type="dxa"/>
              <w:left w:w="70" w:type="dxa"/>
              <w:bottom w:w="70" w:type="dxa"/>
              <w:right w:w="70" w:type="dxa"/>
            </w:tcMar>
            <w:vAlign w:val="center"/>
          </w:tcPr>
          <w:p w14:paraId="56DBEA3A" w14:textId="77777777" w:rsidR="00FD0BEA" w:rsidRDefault="00FD0BEA" w:rsidP="00FD0BEA">
            <w:pPr>
              <w:pStyle w:val="a8"/>
            </w:pPr>
            <w:r>
              <w:t>6</w:t>
            </w:r>
          </w:p>
        </w:tc>
        <w:tc>
          <w:tcPr>
            <w:tcW w:w="647" w:type="pct"/>
            <w:shd w:val="clear" w:color="auto" w:fill="F6F8FA"/>
            <w:tcMar>
              <w:top w:w="70" w:type="dxa"/>
              <w:left w:w="70" w:type="dxa"/>
              <w:bottom w:w="70" w:type="dxa"/>
              <w:right w:w="70" w:type="dxa"/>
            </w:tcMar>
            <w:vAlign w:val="center"/>
          </w:tcPr>
          <w:p w14:paraId="4DB59800" w14:textId="77777777" w:rsidR="00FD0BEA" w:rsidRDefault="00FD0BEA" w:rsidP="00FD0BEA">
            <w:pPr>
              <w:pStyle w:val="a8"/>
            </w:pPr>
            <w:r>
              <w:t>6</w:t>
            </w:r>
          </w:p>
        </w:tc>
        <w:tc>
          <w:tcPr>
            <w:tcW w:w="912" w:type="pct"/>
            <w:shd w:val="clear" w:color="auto" w:fill="F6F8FA"/>
            <w:tcMar>
              <w:top w:w="70" w:type="dxa"/>
              <w:left w:w="70" w:type="dxa"/>
              <w:bottom w:w="70" w:type="dxa"/>
              <w:right w:w="70" w:type="dxa"/>
            </w:tcMar>
            <w:vAlign w:val="center"/>
          </w:tcPr>
          <w:p w14:paraId="4A95052D" w14:textId="77777777" w:rsidR="00FD0BEA" w:rsidRDefault="00FD0BEA" w:rsidP="00FD0BEA">
            <w:pPr>
              <w:pStyle w:val="a8"/>
            </w:pPr>
            <w:r>
              <w:t>1.8112</w:t>
            </w:r>
          </w:p>
        </w:tc>
      </w:tr>
      <w:tr w:rsidR="00FD0BEA" w14:paraId="45D5B4E9" w14:textId="77777777" w:rsidTr="00CD0A35">
        <w:trPr>
          <w:cantSplit/>
          <w:jc w:val="center"/>
        </w:trPr>
        <w:tc>
          <w:tcPr>
            <w:tcW w:w="2146" w:type="pct"/>
            <w:shd w:val="clear" w:color="auto" w:fill="FFFFFF"/>
            <w:tcMar>
              <w:top w:w="70" w:type="dxa"/>
              <w:left w:w="70" w:type="dxa"/>
              <w:bottom w:w="70" w:type="dxa"/>
              <w:right w:w="70" w:type="dxa"/>
            </w:tcMar>
            <w:vAlign w:val="center"/>
          </w:tcPr>
          <w:p w14:paraId="28F86229" w14:textId="77777777" w:rsidR="00FD0BEA" w:rsidRDefault="00FD0BEA" w:rsidP="00FD0BEA">
            <w:pPr>
              <w:pStyle w:val="a8"/>
            </w:pPr>
            <w:r>
              <w:t>东方电厂</w:t>
            </w:r>
            <w:r>
              <w:t xml:space="preserve"> #2</w:t>
            </w:r>
          </w:p>
        </w:tc>
        <w:tc>
          <w:tcPr>
            <w:tcW w:w="647" w:type="pct"/>
            <w:shd w:val="clear" w:color="auto" w:fill="FFFFFF"/>
            <w:tcMar>
              <w:top w:w="70" w:type="dxa"/>
              <w:left w:w="70" w:type="dxa"/>
              <w:bottom w:w="70" w:type="dxa"/>
              <w:right w:w="70" w:type="dxa"/>
            </w:tcMar>
            <w:vAlign w:val="center"/>
          </w:tcPr>
          <w:p w14:paraId="5BDA9A88" w14:textId="77777777" w:rsidR="00FD0BEA" w:rsidRDefault="00FD0BEA" w:rsidP="00FD0BEA">
            <w:pPr>
              <w:pStyle w:val="a8"/>
            </w:pPr>
            <w:r>
              <w:t>103</w:t>
            </w:r>
          </w:p>
        </w:tc>
        <w:tc>
          <w:tcPr>
            <w:tcW w:w="647" w:type="pct"/>
            <w:shd w:val="clear" w:color="auto" w:fill="FFFFFF"/>
            <w:tcMar>
              <w:top w:w="70" w:type="dxa"/>
              <w:left w:w="70" w:type="dxa"/>
              <w:bottom w:w="70" w:type="dxa"/>
              <w:right w:w="70" w:type="dxa"/>
            </w:tcMar>
            <w:vAlign w:val="center"/>
          </w:tcPr>
          <w:p w14:paraId="6C6732DD" w14:textId="77777777" w:rsidR="00FD0BEA" w:rsidRDefault="00FD0BEA" w:rsidP="00FD0BEA">
            <w:pPr>
              <w:pStyle w:val="a8"/>
            </w:pPr>
            <w:r>
              <w:t>7</w:t>
            </w:r>
          </w:p>
        </w:tc>
        <w:tc>
          <w:tcPr>
            <w:tcW w:w="647" w:type="pct"/>
            <w:shd w:val="clear" w:color="auto" w:fill="FFFFFF"/>
            <w:tcMar>
              <w:top w:w="70" w:type="dxa"/>
              <w:left w:w="70" w:type="dxa"/>
              <w:bottom w:w="70" w:type="dxa"/>
              <w:right w:w="70" w:type="dxa"/>
            </w:tcMar>
            <w:vAlign w:val="center"/>
          </w:tcPr>
          <w:p w14:paraId="4E1731DC" w14:textId="77777777" w:rsidR="00FD0BEA" w:rsidRDefault="00FD0BEA" w:rsidP="00FD0BEA">
            <w:pPr>
              <w:pStyle w:val="a8"/>
            </w:pPr>
            <w:r>
              <w:t>7</w:t>
            </w:r>
          </w:p>
        </w:tc>
        <w:tc>
          <w:tcPr>
            <w:tcW w:w="912" w:type="pct"/>
            <w:shd w:val="clear" w:color="auto" w:fill="FFFFFF"/>
            <w:tcMar>
              <w:top w:w="70" w:type="dxa"/>
              <w:left w:w="70" w:type="dxa"/>
              <w:bottom w:w="70" w:type="dxa"/>
              <w:right w:w="70" w:type="dxa"/>
            </w:tcMar>
            <w:vAlign w:val="center"/>
          </w:tcPr>
          <w:p w14:paraId="6AE09C36" w14:textId="77777777" w:rsidR="00FD0BEA" w:rsidRDefault="00FD0BEA" w:rsidP="00FD0BEA">
            <w:pPr>
              <w:pStyle w:val="a8"/>
            </w:pPr>
            <w:r>
              <w:t>2.7461</w:t>
            </w:r>
          </w:p>
        </w:tc>
      </w:tr>
      <w:tr w:rsidR="00FD0BEA" w14:paraId="020CD2E9" w14:textId="77777777" w:rsidTr="00CD0A35">
        <w:trPr>
          <w:cantSplit/>
          <w:jc w:val="center"/>
        </w:trPr>
        <w:tc>
          <w:tcPr>
            <w:tcW w:w="2146" w:type="pct"/>
            <w:shd w:val="clear" w:color="auto" w:fill="F6F8FA"/>
            <w:tcMar>
              <w:top w:w="70" w:type="dxa"/>
              <w:left w:w="70" w:type="dxa"/>
              <w:bottom w:w="70" w:type="dxa"/>
              <w:right w:w="70" w:type="dxa"/>
            </w:tcMar>
            <w:vAlign w:val="center"/>
          </w:tcPr>
          <w:p w14:paraId="328A1AB3" w14:textId="77777777" w:rsidR="00FD0BEA" w:rsidRDefault="00FD0BEA" w:rsidP="00FD0BEA">
            <w:pPr>
              <w:pStyle w:val="a8"/>
            </w:pPr>
            <w:r>
              <w:t>东方电厂</w:t>
            </w:r>
            <w:r>
              <w:t xml:space="preserve"> #1</w:t>
            </w:r>
          </w:p>
        </w:tc>
        <w:tc>
          <w:tcPr>
            <w:tcW w:w="647" w:type="pct"/>
            <w:shd w:val="clear" w:color="auto" w:fill="F6F8FA"/>
            <w:tcMar>
              <w:top w:w="70" w:type="dxa"/>
              <w:left w:w="70" w:type="dxa"/>
              <w:bottom w:w="70" w:type="dxa"/>
              <w:right w:w="70" w:type="dxa"/>
            </w:tcMar>
            <w:vAlign w:val="center"/>
          </w:tcPr>
          <w:p w14:paraId="772F0683" w14:textId="77777777" w:rsidR="00FD0BEA" w:rsidRDefault="00FD0BEA" w:rsidP="00FD0BEA">
            <w:pPr>
              <w:pStyle w:val="a8"/>
            </w:pPr>
            <w:r>
              <w:t>16</w:t>
            </w:r>
          </w:p>
        </w:tc>
        <w:tc>
          <w:tcPr>
            <w:tcW w:w="647" w:type="pct"/>
            <w:shd w:val="clear" w:color="auto" w:fill="F6F8FA"/>
            <w:tcMar>
              <w:top w:w="70" w:type="dxa"/>
              <w:left w:w="70" w:type="dxa"/>
              <w:bottom w:w="70" w:type="dxa"/>
              <w:right w:w="70" w:type="dxa"/>
            </w:tcMar>
            <w:vAlign w:val="center"/>
          </w:tcPr>
          <w:p w14:paraId="6219C659" w14:textId="77777777" w:rsidR="00FD0BEA" w:rsidRDefault="00FD0BEA" w:rsidP="00FD0BEA">
            <w:pPr>
              <w:pStyle w:val="a8"/>
            </w:pPr>
            <w:r>
              <w:t>2</w:t>
            </w:r>
          </w:p>
        </w:tc>
        <w:tc>
          <w:tcPr>
            <w:tcW w:w="647" w:type="pct"/>
            <w:shd w:val="clear" w:color="auto" w:fill="F6F8FA"/>
            <w:tcMar>
              <w:top w:w="70" w:type="dxa"/>
              <w:left w:w="70" w:type="dxa"/>
              <w:bottom w:w="70" w:type="dxa"/>
              <w:right w:w="70" w:type="dxa"/>
            </w:tcMar>
            <w:vAlign w:val="center"/>
          </w:tcPr>
          <w:p w14:paraId="11DB40CB" w14:textId="77777777" w:rsidR="00FD0BEA" w:rsidRDefault="00FD0BEA" w:rsidP="00FD0BEA">
            <w:pPr>
              <w:pStyle w:val="a8"/>
            </w:pPr>
            <w:r>
              <w:t>2</w:t>
            </w:r>
          </w:p>
        </w:tc>
        <w:tc>
          <w:tcPr>
            <w:tcW w:w="912" w:type="pct"/>
            <w:shd w:val="clear" w:color="auto" w:fill="F6F8FA"/>
            <w:tcMar>
              <w:top w:w="70" w:type="dxa"/>
              <w:left w:w="70" w:type="dxa"/>
              <w:bottom w:w="70" w:type="dxa"/>
              <w:right w:w="70" w:type="dxa"/>
            </w:tcMar>
            <w:vAlign w:val="center"/>
          </w:tcPr>
          <w:p w14:paraId="235153E9" w14:textId="77777777" w:rsidR="00FD0BEA" w:rsidRDefault="00FD0BEA" w:rsidP="00FD0BEA">
            <w:pPr>
              <w:pStyle w:val="a8"/>
            </w:pPr>
            <w:r>
              <w:t>0.4150</w:t>
            </w:r>
          </w:p>
        </w:tc>
      </w:tr>
      <w:tr w:rsidR="00FD0BEA" w14:paraId="47C4C2F1" w14:textId="77777777" w:rsidTr="00CD0A35">
        <w:trPr>
          <w:cantSplit/>
          <w:jc w:val="center"/>
        </w:trPr>
        <w:tc>
          <w:tcPr>
            <w:tcW w:w="2146" w:type="pct"/>
            <w:shd w:val="clear" w:color="auto" w:fill="FFFFFF"/>
            <w:tcMar>
              <w:top w:w="70" w:type="dxa"/>
              <w:left w:w="70" w:type="dxa"/>
              <w:bottom w:w="70" w:type="dxa"/>
              <w:right w:w="70" w:type="dxa"/>
            </w:tcMar>
            <w:vAlign w:val="center"/>
          </w:tcPr>
          <w:p w14:paraId="4103F023" w14:textId="77777777" w:rsidR="00FD0BEA" w:rsidRDefault="00FD0BEA" w:rsidP="00FD0BEA">
            <w:pPr>
              <w:pStyle w:val="a8"/>
            </w:pPr>
            <w:r>
              <w:t>西南电厂</w:t>
            </w:r>
            <w:r>
              <w:t xml:space="preserve"> #2</w:t>
            </w:r>
          </w:p>
        </w:tc>
        <w:tc>
          <w:tcPr>
            <w:tcW w:w="647" w:type="pct"/>
            <w:shd w:val="clear" w:color="auto" w:fill="FFFFFF"/>
            <w:tcMar>
              <w:top w:w="70" w:type="dxa"/>
              <w:left w:w="70" w:type="dxa"/>
              <w:bottom w:w="70" w:type="dxa"/>
              <w:right w:w="70" w:type="dxa"/>
            </w:tcMar>
            <w:vAlign w:val="center"/>
          </w:tcPr>
          <w:p w14:paraId="4F205119" w14:textId="77777777" w:rsidR="00FD0BEA" w:rsidRDefault="00FD0BEA" w:rsidP="00FD0BEA">
            <w:pPr>
              <w:pStyle w:val="a8"/>
            </w:pPr>
            <w:r>
              <w:t>49</w:t>
            </w:r>
          </w:p>
        </w:tc>
        <w:tc>
          <w:tcPr>
            <w:tcW w:w="647" w:type="pct"/>
            <w:shd w:val="clear" w:color="auto" w:fill="FFFFFF"/>
            <w:tcMar>
              <w:top w:w="70" w:type="dxa"/>
              <w:left w:w="70" w:type="dxa"/>
              <w:bottom w:w="70" w:type="dxa"/>
              <w:right w:w="70" w:type="dxa"/>
            </w:tcMar>
            <w:vAlign w:val="center"/>
          </w:tcPr>
          <w:p w14:paraId="25D40985" w14:textId="77777777" w:rsidR="00FD0BEA" w:rsidRDefault="00FD0BEA" w:rsidP="00FD0BEA">
            <w:pPr>
              <w:pStyle w:val="a8"/>
            </w:pPr>
            <w:r>
              <w:t>3</w:t>
            </w:r>
          </w:p>
        </w:tc>
        <w:tc>
          <w:tcPr>
            <w:tcW w:w="647" w:type="pct"/>
            <w:shd w:val="clear" w:color="auto" w:fill="FFFFFF"/>
            <w:tcMar>
              <w:top w:w="70" w:type="dxa"/>
              <w:left w:w="70" w:type="dxa"/>
              <w:bottom w:w="70" w:type="dxa"/>
              <w:right w:w="70" w:type="dxa"/>
            </w:tcMar>
            <w:vAlign w:val="center"/>
          </w:tcPr>
          <w:p w14:paraId="527DFA33" w14:textId="77777777" w:rsidR="00FD0BEA" w:rsidRDefault="00FD0BEA" w:rsidP="00FD0BEA">
            <w:pPr>
              <w:pStyle w:val="a8"/>
            </w:pPr>
            <w:r>
              <w:t>4</w:t>
            </w:r>
          </w:p>
        </w:tc>
        <w:tc>
          <w:tcPr>
            <w:tcW w:w="912" w:type="pct"/>
            <w:shd w:val="clear" w:color="auto" w:fill="FFFFFF"/>
            <w:tcMar>
              <w:top w:w="70" w:type="dxa"/>
              <w:left w:w="70" w:type="dxa"/>
              <w:bottom w:w="70" w:type="dxa"/>
              <w:right w:w="70" w:type="dxa"/>
            </w:tcMar>
            <w:vAlign w:val="center"/>
          </w:tcPr>
          <w:p w14:paraId="45F449EC" w14:textId="77777777" w:rsidR="00FD0BEA" w:rsidRDefault="00FD0BEA" w:rsidP="00FD0BEA">
            <w:pPr>
              <w:pStyle w:val="a8"/>
            </w:pPr>
            <w:r>
              <w:t>1.2765</w:t>
            </w:r>
          </w:p>
        </w:tc>
      </w:tr>
      <w:tr w:rsidR="00FD0BEA" w14:paraId="0183AFBC" w14:textId="77777777" w:rsidTr="00CD0A35">
        <w:trPr>
          <w:cantSplit/>
          <w:jc w:val="center"/>
        </w:trPr>
        <w:tc>
          <w:tcPr>
            <w:tcW w:w="2146" w:type="pct"/>
            <w:shd w:val="clear" w:color="auto" w:fill="F6F8FA"/>
            <w:tcMar>
              <w:top w:w="70" w:type="dxa"/>
              <w:left w:w="70" w:type="dxa"/>
              <w:bottom w:w="70" w:type="dxa"/>
              <w:right w:w="70" w:type="dxa"/>
            </w:tcMar>
            <w:vAlign w:val="center"/>
          </w:tcPr>
          <w:p w14:paraId="62777A14" w14:textId="77777777" w:rsidR="00FD0BEA" w:rsidRDefault="00FD0BEA" w:rsidP="00FD0BEA">
            <w:pPr>
              <w:pStyle w:val="a8"/>
            </w:pPr>
            <w:r>
              <w:t>西南电厂</w:t>
            </w:r>
            <w:r>
              <w:t xml:space="preserve"> #1</w:t>
            </w:r>
          </w:p>
        </w:tc>
        <w:tc>
          <w:tcPr>
            <w:tcW w:w="647" w:type="pct"/>
            <w:shd w:val="clear" w:color="auto" w:fill="F6F8FA"/>
            <w:tcMar>
              <w:top w:w="70" w:type="dxa"/>
              <w:left w:w="70" w:type="dxa"/>
              <w:bottom w:w="70" w:type="dxa"/>
              <w:right w:w="70" w:type="dxa"/>
            </w:tcMar>
            <w:vAlign w:val="center"/>
          </w:tcPr>
          <w:p w14:paraId="1C934C00" w14:textId="77777777" w:rsidR="00FD0BEA" w:rsidRDefault="00FD0BEA" w:rsidP="00FD0BEA">
            <w:pPr>
              <w:pStyle w:val="a8"/>
            </w:pPr>
            <w:r>
              <w:t>33</w:t>
            </w:r>
          </w:p>
        </w:tc>
        <w:tc>
          <w:tcPr>
            <w:tcW w:w="647" w:type="pct"/>
            <w:shd w:val="clear" w:color="auto" w:fill="F6F8FA"/>
            <w:tcMar>
              <w:top w:w="70" w:type="dxa"/>
              <w:left w:w="70" w:type="dxa"/>
              <w:bottom w:w="70" w:type="dxa"/>
              <w:right w:w="70" w:type="dxa"/>
            </w:tcMar>
            <w:vAlign w:val="center"/>
          </w:tcPr>
          <w:p w14:paraId="59D763B5" w14:textId="77777777" w:rsidR="00FD0BEA" w:rsidRDefault="00FD0BEA" w:rsidP="00FD0BEA">
            <w:pPr>
              <w:pStyle w:val="a8"/>
            </w:pPr>
            <w:r>
              <w:t>3</w:t>
            </w:r>
          </w:p>
        </w:tc>
        <w:tc>
          <w:tcPr>
            <w:tcW w:w="647" w:type="pct"/>
            <w:shd w:val="clear" w:color="auto" w:fill="F6F8FA"/>
            <w:tcMar>
              <w:top w:w="70" w:type="dxa"/>
              <w:left w:w="70" w:type="dxa"/>
              <w:bottom w:w="70" w:type="dxa"/>
              <w:right w:w="70" w:type="dxa"/>
            </w:tcMar>
            <w:vAlign w:val="center"/>
          </w:tcPr>
          <w:p w14:paraId="3718EA13" w14:textId="77777777" w:rsidR="00FD0BEA" w:rsidRDefault="00FD0BEA" w:rsidP="00FD0BEA">
            <w:pPr>
              <w:pStyle w:val="a8"/>
            </w:pPr>
            <w:r>
              <w:t>3</w:t>
            </w:r>
          </w:p>
        </w:tc>
        <w:tc>
          <w:tcPr>
            <w:tcW w:w="912" w:type="pct"/>
            <w:shd w:val="clear" w:color="auto" w:fill="F6F8FA"/>
            <w:tcMar>
              <w:top w:w="70" w:type="dxa"/>
              <w:left w:w="70" w:type="dxa"/>
              <w:bottom w:w="70" w:type="dxa"/>
              <w:right w:w="70" w:type="dxa"/>
            </w:tcMar>
            <w:vAlign w:val="center"/>
          </w:tcPr>
          <w:p w14:paraId="51D8B424" w14:textId="77777777" w:rsidR="00FD0BEA" w:rsidRDefault="00FD0BEA" w:rsidP="00FD0BEA">
            <w:pPr>
              <w:pStyle w:val="a8"/>
            </w:pPr>
            <w:r>
              <w:t>0.8357</w:t>
            </w:r>
          </w:p>
        </w:tc>
      </w:tr>
      <w:tr w:rsidR="00FD0BEA" w14:paraId="22B4CB08" w14:textId="77777777" w:rsidTr="00CD0A35">
        <w:trPr>
          <w:cantSplit/>
          <w:jc w:val="center"/>
        </w:trPr>
        <w:tc>
          <w:tcPr>
            <w:tcW w:w="2146" w:type="pct"/>
            <w:shd w:val="clear" w:color="auto" w:fill="FFFFFF"/>
            <w:tcMar>
              <w:top w:w="70" w:type="dxa"/>
              <w:left w:w="70" w:type="dxa"/>
              <w:bottom w:w="70" w:type="dxa"/>
              <w:right w:w="70" w:type="dxa"/>
            </w:tcMar>
            <w:vAlign w:val="center"/>
          </w:tcPr>
          <w:p w14:paraId="33F96CEE" w14:textId="77777777" w:rsidR="00FD0BEA" w:rsidRDefault="00FD0BEA" w:rsidP="00FD0BEA">
            <w:pPr>
              <w:pStyle w:val="a8"/>
            </w:pPr>
            <w:r>
              <w:lastRenderedPageBreak/>
              <w:t>气电</w:t>
            </w:r>
            <w:r>
              <w:t xml:space="preserve"> #1</w:t>
            </w:r>
          </w:p>
        </w:tc>
        <w:tc>
          <w:tcPr>
            <w:tcW w:w="647" w:type="pct"/>
            <w:shd w:val="clear" w:color="auto" w:fill="FFFFFF"/>
            <w:tcMar>
              <w:top w:w="70" w:type="dxa"/>
              <w:left w:w="70" w:type="dxa"/>
              <w:bottom w:w="70" w:type="dxa"/>
              <w:right w:w="70" w:type="dxa"/>
            </w:tcMar>
            <w:vAlign w:val="center"/>
          </w:tcPr>
          <w:p w14:paraId="02D4B1B2" w14:textId="77777777" w:rsidR="00FD0BEA" w:rsidRDefault="00FD0BEA" w:rsidP="00FD0BEA">
            <w:pPr>
              <w:pStyle w:val="a8"/>
            </w:pPr>
            <w:r>
              <w:t>123</w:t>
            </w:r>
          </w:p>
        </w:tc>
        <w:tc>
          <w:tcPr>
            <w:tcW w:w="647" w:type="pct"/>
            <w:shd w:val="clear" w:color="auto" w:fill="FFFFFF"/>
            <w:tcMar>
              <w:top w:w="70" w:type="dxa"/>
              <w:left w:w="70" w:type="dxa"/>
              <w:bottom w:w="70" w:type="dxa"/>
              <w:right w:w="70" w:type="dxa"/>
            </w:tcMar>
            <w:vAlign w:val="center"/>
          </w:tcPr>
          <w:p w14:paraId="34B1A05E" w14:textId="77777777" w:rsidR="00FD0BEA" w:rsidRDefault="00FD0BEA" w:rsidP="00FD0BEA">
            <w:pPr>
              <w:pStyle w:val="a8"/>
            </w:pPr>
            <w:r>
              <w:t>1</w:t>
            </w:r>
          </w:p>
        </w:tc>
        <w:tc>
          <w:tcPr>
            <w:tcW w:w="647" w:type="pct"/>
            <w:shd w:val="clear" w:color="auto" w:fill="FFFFFF"/>
            <w:tcMar>
              <w:top w:w="70" w:type="dxa"/>
              <w:left w:w="70" w:type="dxa"/>
              <w:bottom w:w="70" w:type="dxa"/>
              <w:right w:w="70" w:type="dxa"/>
            </w:tcMar>
            <w:vAlign w:val="center"/>
          </w:tcPr>
          <w:p w14:paraId="1D61F5CE" w14:textId="77777777" w:rsidR="00FD0BEA" w:rsidRDefault="00FD0BEA" w:rsidP="00FD0BEA">
            <w:pPr>
              <w:pStyle w:val="a8"/>
            </w:pPr>
            <w:r>
              <w:t>1</w:t>
            </w:r>
          </w:p>
        </w:tc>
        <w:tc>
          <w:tcPr>
            <w:tcW w:w="912" w:type="pct"/>
            <w:shd w:val="clear" w:color="auto" w:fill="FFFFFF"/>
            <w:tcMar>
              <w:top w:w="70" w:type="dxa"/>
              <w:left w:w="70" w:type="dxa"/>
              <w:bottom w:w="70" w:type="dxa"/>
              <w:right w:w="70" w:type="dxa"/>
            </w:tcMar>
            <w:vAlign w:val="center"/>
          </w:tcPr>
          <w:p w14:paraId="521FA2C9" w14:textId="77777777" w:rsidR="00FD0BEA" w:rsidRDefault="00FD0BEA" w:rsidP="00FD0BEA">
            <w:pPr>
              <w:pStyle w:val="a8"/>
            </w:pPr>
            <w:r>
              <w:t>2.4616</w:t>
            </w:r>
          </w:p>
        </w:tc>
      </w:tr>
      <w:tr w:rsidR="00FD0BEA" w14:paraId="3D55280C" w14:textId="77777777" w:rsidTr="00CD0A35">
        <w:trPr>
          <w:cantSplit/>
          <w:jc w:val="center"/>
        </w:trPr>
        <w:tc>
          <w:tcPr>
            <w:tcW w:w="2146" w:type="pct"/>
            <w:shd w:val="clear" w:color="auto" w:fill="F6F8FA"/>
            <w:tcMar>
              <w:top w:w="70" w:type="dxa"/>
              <w:left w:w="70" w:type="dxa"/>
              <w:bottom w:w="70" w:type="dxa"/>
              <w:right w:w="70" w:type="dxa"/>
            </w:tcMar>
            <w:vAlign w:val="center"/>
          </w:tcPr>
          <w:p w14:paraId="0CDDB126" w14:textId="77777777" w:rsidR="00FD0BEA" w:rsidRDefault="00FD0BEA" w:rsidP="00FD0BEA">
            <w:pPr>
              <w:pStyle w:val="a8"/>
            </w:pPr>
            <w:r>
              <w:t>气电</w:t>
            </w:r>
            <w:r>
              <w:t xml:space="preserve"> #2</w:t>
            </w:r>
          </w:p>
        </w:tc>
        <w:tc>
          <w:tcPr>
            <w:tcW w:w="647" w:type="pct"/>
            <w:shd w:val="clear" w:color="auto" w:fill="F6F8FA"/>
            <w:tcMar>
              <w:top w:w="70" w:type="dxa"/>
              <w:left w:w="70" w:type="dxa"/>
              <w:bottom w:w="70" w:type="dxa"/>
              <w:right w:w="70" w:type="dxa"/>
            </w:tcMar>
            <w:vAlign w:val="center"/>
          </w:tcPr>
          <w:p w14:paraId="2FE1BDF8" w14:textId="77777777" w:rsidR="00FD0BEA" w:rsidRDefault="00FD0BEA" w:rsidP="00FD0BEA">
            <w:pPr>
              <w:pStyle w:val="a8"/>
            </w:pPr>
            <w:r>
              <w:t>78</w:t>
            </w:r>
          </w:p>
        </w:tc>
        <w:tc>
          <w:tcPr>
            <w:tcW w:w="647" w:type="pct"/>
            <w:shd w:val="clear" w:color="auto" w:fill="F6F8FA"/>
            <w:tcMar>
              <w:top w:w="70" w:type="dxa"/>
              <w:left w:w="70" w:type="dxa"/>
              <w:bottom w:w="70" w:type="dxa"/>
              <w:right w:w="70" w:type="dxa"/>
            </w:tcMar>
            <w:vAlign w:val="center"/>
          </w:tcPr>
          <w:p w14:paraId="0241B1A8" w14:textId="77777777" w:rsidR="00FD0BEA" w:rsidRDefault="00FD0BEA" w:rsidP="00FD0BEA">
            <w:pPr>
              <w:pStyle w:val="a8"/>
            </w:pPr>
            <w:r>
              <w:t>1</w:t>
            </w:r>
          </w:p>
        </w:tc>
        <w:tc>
          <w:tcPr>
            <w:tcW w:w="647" w:type="pct"/>
            <w:shd w:val="clear" w:color="auto" w:fill="F6F8FA"/>
            <w:tcMar>
              <w:top w:w="70" w:type="dxa"/>
              <w:left w:w="70" w:type="dxa"/>
              <w:bottom w:w="70" w:type="dxa"/>
              <w:right w:w="70" w:type="dxa"/>
            </w:tcMar>
            <w:vAlign w:val="center"/>
          </w:tcPr>
          <w:p w14:paraId="2D49365A" w14:textId="77777777" w:rsidR="00FD0BEA" w:rsidRDefault="00FD0BEA" w:rsidP="00FD0BEA">
            <w:pPr>
              <w:pStyle w:val="a8"/>
            </w:pPr>
            <w:r>
              <w:t>1</w:t>
            </w:r>
          </w:p>
        </w:tc>
        <w:tc>
          <w:tcPr>
            <w:tcW w:w="912" w:type="pct"/>
            <w:shd w:val="clear" w:color="auto" w:fill="F6F8FA"/>
            <w:tcMar>
              <w:top w:w="70" w:type="dxa"/>
              <w:left w:w="70" w:type="dxa"/>
              <w:bottom w:w="70" w:type="dxa"/>
              <w:right w:w="70" w:type="dxa"/>
            </w:tcMar>
            <w:vAlign w:val="center"/>
          </w:tcPr>
          <w:p w14:paraId="6CB6D6A3" w14:textId="77777777" w:rsidR="00FD0BEA" w:rsidRDefault="00FD0BEA" w:rsidP="00FD0BEA">
            <w:pPr>
              <w:pStyle w:val="a8"/>
            </w:pPr>
            <w:r>
              <w:t>1.3104</w:t>
            </w:r>
          </w:p>
        </w:tc>
      </w:tr>
      <w:tr w:rsidR="00FD0BEA" w14:paraId="0B6F5E74" w14:textId="77777777" w:rsidTr="00CD0A35">
        <w:trPr>
          <w:cantSplit/>
          <w:jc w:val="center"/>
        </w:trPr>
        <w:tc>
          <w:tcPr>
            <w:tcW w:w="2146" w:type="pct"/>
            <w:shd w:val="clear" w:color="auto" w:fill="FFFFFF"/>
            <w:tcMar>
              <w:top w:w="70" w:type="dxa"/>
              <w:left w:w="70" w:type="dxa"/>
              <w:bottom w:w="70" w:type="dxa"/>
              <w:right w:w="70" w:type="dxa"/>
            </w:tcMar>
            <w:vAlign w:val="center"/>
          </w:tcPr>
          <w:p w14:paraId="06EE1F84" w14:textId="77777777" w:rsidR="00FD0BEA" w:rsidRDefault="00FD0BEA" w:rsidP="00FD0BEA">
            <w:pPr>
              <w:pStyle w:val="a8"/>
            </w:pPr>
            <w:r>
              <w:t>气电</w:t>
            </w:r>
            <w:r>
              <w:t xml:space="preserve"> #3</w:t>
            </w:r>
          </w:p>
        </w:tc>
        <w:tc>
          <w:tcPr>
            <w:tcW w:w="647" w:type="pct"/>
            <w:shd w:val="clear" w:color="auto" w:fill="FFFFFF"/>
            <w:tcMar>
              <w:top w:w="70" w:type="dxa"/>
              <w:left w:w="70" w:type="dxa"/>
              <w:bottom w:w="70" w:type="dxa"/>
              <w:right w:w="70" w:type="dxa"/>
            </w:tcMar>
            <w:vAlign w:val="center"/>
          </w:tcPr>
          <w:p w14:paraId="783BC58B" w14:textId="77777777" w:rsidR="00FD0BEA" w:rsidRDefault="00FD0BEA" w:rsidP="00FD0BEA">
            <w:pPr>
              <w:pStyle w:val="a8"/>
            </w:pPr>
            <w:r>
              <w:t>76</w:t>
            </w:r>
          </w:p>
        </w:tc>
        <w:tc>
          <w:tcPr>
            <w:tcW w:w="647" w:type="pct"/>
            <w:shd w:val="clear" w:color="auto" w:fill="FFFFFF"/>
            <w:tcMar>
              <w:top w:w="70" w:type="dxa"/>
              <w:left w:w="70" w:type="dxa"/>
              <w:bottom w:w="70" w:type="dxa"/>
              <w:right w:w="70" w:type="dxa"/>
            </w:tcMar>
            <w:vAlign w:val="center"/>
          </w:tcPr>
          <w:p w14:paraId="28166759" w14:textId="77777777" w:rsidR="00FD0BEA" w:rsidRDefault="00FD0BEA" w:rsidP="00FD0BEA">
            <w:pPr>
              <w:pStyle w:val="a8"/>
            </w:pPr>
            <w:r>
              <w:t>1</w:t>
            </w:r>
          </w:p>
        </w:tc>
        <w:tc>
          <w:tcPr>
            <w:tcW w:w="647" w:type="pct"/>
            <w:shd w:val="clear" w:color="auto" w:fill="FFFFFF"/>
            <w:tcMar>
              <w:top w:w="70" w:type="dxa"/>
              <w:left w:w="70" w:type="dxa"/>
              <w:bottom w:w="70" w:type="dxa"/>
              <w:right w:w="70" w:type="dxa"/>
            </w:tcMar>
            <w:vAlign w:val="center"/>
          </w:tcPr>
          <w:p w14:paraId="7E8792ED" w14:textId="77777777" w:rsidR="00FD0BEA" w:rsidRDefault="00FD0BEA" w:rsidP="00FD0BEA">
            <w:pPr>
              <w:pStyle w:val="a8"/>
            </w:pPr>
            <w:r>
              <w:t>1</w:t>
            </w:r>
          </w:p>
        </w:tc>
        <w:tc>
          <w:tcPr>
            <w:tcW w:w="912" w:type="pct"/>
            <w:shd w:val="clear" w:color="auto" w:fill="FFFFFF"/>
            <w:tcMar>
              <w:top w:w="70" w:type="dxa"/>
              <w:left w:w="70" w:type="dxa"/>
              <w:bottom w:w="70" w:type="dxa"/>
              <w:right w:w="70" w:type="dxa"/>
            </w:tcMar>
            <w:vAlign w:val="center"/>
          </w:tcPr>
          <w:p w14:paraId="321C86E2" w14:textId="77777777" w:rsidR="00FD0BEA" w:rsidRDefault="00FD0BEA" w:rsidP="00FD0BEA">
            <w:pPr>
              <w:pStyle w:val="a8"/>
            </w:pPr>
            <w:r>
              <w:t>1.3250</w:t>
            </w:r>
          </w:p>
        </w:tc>
      </w:tr>
    </w:tbl>
    <w:p w14:paraId="3FB69AF2" w14:textId="77777777" w:rsidR="00CD0A35" w:rsidRDefault="00CD0A35" w:rsidP="00CD0A35">
      <w:pPr>
        <w:ind w:firstLine="480"/>
      </w:pPr>
      <w:r>
        <w:rPr>
          <w:rFonts w:hint="eastAsia"/>
        </w:rPr>
        <w:t>从煤电机组来看，各机组在线时长和启停频次差异较为明显。部分机组承担了较长时间的连续运行任务，例如东方电厂</w:t>
      </w:r>
      <w:r>
        <w:rPr>
          <w:rFonts w:hint="eastAsia"/>
        </w:rPr>
        <w:t>#2</w:t>
      </w:r>
      <w:r>
        <w:rPr>
          <w:rFonts w:hint="eastAsia"/>
        </w:rPr>
        <w:t>在线</w:t>
      </w:r>
      <w:r>
        <w:rPr>
          <w:rFonts w:hint="eastAsia"/>
        </w:rPr>
        <w:t>103 h</w:t>
      </w:r>
      <w:r>
        <w:rPr>
          <w:rFonts w:hint="eastAsia"/>
        </w:rPr>
        <w:t>、金海自备发电厂</w:t>
      </w:r>
      <w:r>
        <w:rPr>
          <w:rFonts w:hint="eastAsia"/>
        </w:rPr>
        <w:t>#3</w:t>
      </w:r>
      <w:r>
        <w:rPr>
          <w:rFonts w:hint="eastAsia"/>
        </w:rPr>
        <w:t>在线</w:t>
      </w:r>
      <w:r>
        <w:rPr>
          <w:rFonts w:hint="eastAsia"/>
        </w:rPr>
        <w:t>93 h</w:t>
      </w:r>
      <w:r>
        <w:rPr>
          <w:rFonts w:hint="eastAsia"/>
        </w:rPr>
        <w:t>、东方电厂</w:t>
      </w:r>
      <w:r>
        <w:rPr>
          <w:rFonts w:hint="eastAsia"/>
        </w:rPr>
        <w:t>#4</w:t>
      </w:r>
      <w:r>
        <w:rPr>
          <w:rFonts w:hint="eastAsia"/>
        </w:rPr>
        <w:t>在线</w:t>
      </w:r>
      <w:r>
        <w:rPr>
          <w:rFonts w:hint="eastAsia"/>
        </w:rPr>
        <w:t>80 h</w:t>
      </w:r>
      <w:r>
        <w:rPr>
          <w:rFonts w:hint="eastAsia"/>
        </w:rPr>
        <w:t>；也有部分机组在线时间较短，如东方电厂</w:t>
      </w:r>
      <w:r>
        <w:rPr>
          <w:rFonts w:hint="eastAsia"/>
        </w:rPr>
        <w:t>#1</w:t>
      </w:r>
      <w:r>
        <w:rPr>
          <w:rFonts w:hint="eastAsia"/>
        </w:rPr>
        <w:t>仅在线</w:t>
      </w:r>
      <w:r>
        <w:rPr>
          <w:rFonts w:hint="eastAsia"/>
        </w:rPr>
        <w:t>16 h</w:t>
      </w:r>
      <w:r>
        <w:rPr>
          <w:rFonts w:hint="eastAsia"/>
        </w:rPr>
        <w:t>。多数煤电机组在</w:t>
      </w:r>
      <w:r>
        <w:rPr>
          <w:rFonts w:hint="eastAsia"/>
        </w:rPr>
        <w:t>168 h</w:t>
      </w:r>
      <w:r>
        <w:rPr>
          <w:rFonts w:hint="eastAsia"/>
        </w:rPr>
        <w:t>内发生了</w:t>
      </w:r>
      <w:r>
        <w:rPr>
          <w:rFonts w:hint="eastAsia"/>
        </w:rPr>
        <w:t>3</w:t>
      </w:r>
      <w:r>
        <w:rPr>
          <w:rFonts w:hint="eastAsia"/>
        </w:rPr>
        <w:t>～</w:t>
      </w:r>
      <w:r>
        <w:rPr>
          <w:rFonts w:hint="eastAsia"/>
        </w:rPr>
        <w:t>7</w:t>
      </w:r>
      <w:r>
        <w:rPr>
          <w:rFonts w:hint="eastAsia"/>
        </w:rPr>
        <w:t>次启动，表明煤电机组组合会随净负荷变化反复调整。其中东方电厂</w:t>
      </w:r>
      <w:r>
        <w:rPr>
          <w:rFonts w:hint="eastAsia"/>
        </w:rPr>
        <w:t>#2</w:t>
      </w:r>
      <w:r>
        <w:rPr>
          <w:rFonts w:hint="eastAsia"/>
        </w:rPr>
        <w:t>发电量约</w:t>
      </w:r>
      <w:r>
        <w:rPr>
          <w:rFonts w:hint="eastAsia"/>
        </w:rPr>
        <w:t>2.75</w:t>
      </w:r>
      <w:r>
        <w:rPr>
          <w:rFonts w:hint="eastAsia"/>
        </w:rPr>
        <w:t>万</w:t>
      </w:r>
      <w:r>
        <w:rPr>
          <w:rFonts w:hint="eastAsia"/>
        </w:rPr>
        <w:t>MWh</w:t>
      </w:r>
      <w:r>
        <w:rPr>
          <w:rFonts w:hint="eastAsia"/>
        </w:rPr>
        <w:t>，在煤电机组中较高，其较长的在线时长和较高的启停次数说明该机组同时承担了一定的持续供电和调节任务。金海自备发电厂</w:t>
      </w:r>
      <w:r>
        <w:rPr>
          <w:rFonts w:hint="eastAsia"/>
        </w:rPr>
        <w:t>#5</w:t>
      </w:r>
      <w:r>
        <w:rPr>
          <w:rFonts w:hint="eastAsia"/>
        </w:rPr>
        <w:t>在周期内未投入运行，与图中的检修状态相对应。</w:t>
      </w:r>
    </w:p>
    <w:p w14:paraId="5B630AF5" w14:textId="77777777" w:rsidR="00CD0A35" w:rsidRDefault="00CD0A35" w:rsidP="00CD0A35">
      <w:pPr>
        <w:ind w:firstLine="480"/>
      </w:pPr>
      <w:r>
        <w:rPr>
          <w:rFonts w:hint="eastAsia"/>
        </w:rPr>
        <w:t>从整体运行过程看，煤电在线机组数量在不同时间段变化较大，高峰时可达到约</w:t>
      </w:r>
      <w:r>
        <w:rPr>
          <w:rFonts w:hint="eastAsia"/>
        </w:rPr>
        <w:t>11</w:t>
      </w:r>
      <w:r>
        <w:rPr>
          <w:rFonts w:hint="eastAsia"/>
        </w:rPr>
        <w:t>台，而新能源出力较高或净负荷较低时，在线机组数量明显下降。由此可见，煤电在本算例中并非保持固定机组组合运行，而是通过部分机组启停与在线机组出力调整共同跟踪系统净负荷变化。这一运行方式与前述功率平衡结果相互对应，尤其在光伏出力下降后的晚间时段，煤电机组投入数量往往有所增加。</w:t>
      </w:r>
    </w:p>
    <w:p w14:paraId="01A83911" w14:textId="77777777" w:rsidR="00CD0A35" w:rsidRDefault="00CD0A35" w:rsidP="00CD0A35">
      <w:pPr>
        <w:ind w:firstLine="480"/>
      </w:pPr>
      <w:r>
        <w:rPr>
          <w:rFonts w:hint="eastAsia"/>
        </w:rPr>
        <w:t>气电机组的运行方式则相对简单。</w:t>
      </w:r>
      <w:r>
        <w:rPr>
          <w:rFonts w:hint="eastAsia"/>
        </w:rPr>
        <w:t>3</w:t>
      </w:r>
      <w:r>
        <w:rPr>
          <w:rFonts w:hint="eastAsia"/>
        </w:rPr>
        <w:t>台气电机组在线时长分别为</w:t>
      </w:r>
      <w:r>
        <w:rPr>
          <w:rFonts w:hint="eastAsia"/>
        </w:rPr>
        <w:t>123 h</w:t>
      </w:r>
      <w:r>
        <w:rPr>
          <w:rFonts w:hint="eastAsia"/>
        </w:rPr>
        <w:t>、</w:t>
      </w:r>
      <w:r>
        <w:rPr>
          <w:rFonts w:hint="eastAsia"/>
        </w:rPr>
        <w:t>78 h</w:t>
      </w:r>
      <w:r>
        <w:rPr>
          <w:rFonts w:hint="eastAsia"/>
        </w:rPr>
        <w:t>和</w:t>
      </w:r>
      <w:r>
        <w:rPr>
          <w:rFonts w:hint="eastAsia"/>
        </w:rPr>
        <w:t>76 h</w:t>
      </w:r>
      <w:r>
        <w:rPr>
          <w:rFonts w:hint="eastAsia"/>
        </w:rPr>
        <w:t>，且每台机组在整个周期内均仅发生</w:t>
      </w:r>
      <w:r>
        <w:rPr>
          <w:rFonts w:hint="eastAsia"/>
        </w:rPr>
        <w:t>1</w:t>
      </w:r>
      <w:r>
        <w:rPr>
          <w:rFonts w:hint="eastAsia"/>
        </w:rPr>
        <w:t>次启动和</w:t>
      </w:r>
      <w:r>
        <w:rPr>
          <w:rFonts w:hint="eastAsia"/>
        </w:rPr>
        <w:t>1</w:t>
      </w:r>
      <w:r>
        <w:rPr>
          <w:rFonts w:hint="eastAsia"/>
        </w:rPr>
        <w:t>次停机。相比煤电，气电没有出现频繁启停，而是以较长时间连续运行的方式参与系统供电。其中气电</w:t>
      </w:r>
      <w:r>
        <w:rPr>
          <w:rFonts w:hint="eastAsia"/>
        </w:rPr>
        <w:t>#1</w:t>
      </w:r>
      <w:r>
        <w:rPr>
          <w:rFonts w:hint="eastAsia"/>
        </w:rPr>
        <w:t>在线时间最长，周期发电量约</w:t>
      </w:r>
      <w:r>
        <w:rPr>
          <w:rFonts w:hint="eastAsia"/>
        </w:rPr>
        <w:t>2.46</w:t>
      </w:r>
      <w:r>
        <w:rPr>
          <w:rFonts w:hint="eastAsia"/>
        </w:rPr>
        <w:t>万</w:t>
      </w:r>
      <w:r>
        <w:rPr>
          <w:rFonts w:hint="eastAsia"/>
        </w:rPr>
        <w:t>MWh</w:t>
      </w:r>
      <w:r>
        <w:rPr>
          <w:rFonts w:hint="eastAsia"/>
        </w:rPr>
        <w:t>，承担了较多的气电供电任务。结合其较少的启停次数可以看出，本算例中的气电更多是在特定阶段投入运行，而不是频繁进行日内开停调节。</w:t>
      </w:r>
    </w:p>
    <w:p w14:paraId="6F12D48F" w14:textId="2DA1EF68" w:rsidR="00E65040" w:rsidRDefault="00CD0A35" w:rsidP="00CD0A35">
      <w:pPr>
        <w:ind w:firstLine="480"/>
      </w:pPr>
      <w:r>
        <w:rPr>
          <w:rFonts w:hint="eastAsia"/>
        </w:rPr>
        <w:t>总体来看，煤电和气电形成了不同的运行特征。煤电机组数量较多，机组组合变化更频繁，在系统净负荷变化过程中承担了较多的启停调整任务；气电启停次数较少，以阶段性连续运行方式提供补充供电。两类常规电源共同配合新能源和储能运行，为海南系统在较大风光出力波动下维持功率平衡提供了可控调节能力。</w:t>
      </w:r>
    </w:p>
    <w:p w14:paraId="5A439EC7" w14:textId="755F05DB" w:rsidR="00E65040" w:rsidRDefault="00864CCA" w:rsidP="00864CCA">
      <w:pPr>
        <w:pStyle w:val="3"/>
        <w:rPr>
          <w:rFonts w:hint="default"/>
        </w:rPr>
      </w:pPr>
      <w:commentRangeStart w:id="30"/>
      <w:r w:rsidRPr="00864CCA">
        <w:lastRenderedPageBreak/>
        <w:t>风电与光伏消纳特征</w:t>
      </w:r>
      <w:commentRangeEnd w:id="30"/>
      <w:r w:rsidR="00857667">
        <w:rPr>
          <w:rStyle w:val="ab"/>
          <w:rFonts w:hint="default"/>
          <w:sz w:val="24"/>
          <w:szCs w:val="27"/>
        </w:rPr>
        <w:commentReference w:id="30"/>
      </w:r>
    </w:p>
    <w:p w14:paraId="7CF40737" w14:textId="0EAB31A7" w:rsidR="00E65040" w:rsidRDefault="00864CCA" w:rsidP="00B9128F">
      <w:pPr>
        <w:ind w:firstLine="480"/>
      </w:pPr>
      <w:r w:rsidRPr="00864CCA">
        <w:t>在分析常规机组运行特征后，进一步考察风电和光伏的消纳情况，可以反映新能源出力与系统调节能力之间的匹配关系。图</w:t>
      </w:r>
      <w:r w:rsidRPr="00864CCA">
        <w:t>X</w:t>
      </w:r>
      <w:r w:rsidRPr="00864CCA">
        <w:t>给出了</w:t>
      </w:r>
      <w:r w:rsidRPr="00864CCA">
        <w:t>168 h</w:t>
      </w:r>
      <w:r w:rsidRPr="00864CCA">
        <w:t>调度周期内风电、光伏可用功率、实际利用功率及弃电功率的变化情况，表</w:t>
      </w:r>
      <w:r w:rsidRPr="00864CCA">
        <w:t>X</w:t>
      </w:r>
      <w:r w:rsidRPr="00864CCA">
        <w:t>统计了两类新能源的可用电量、已利用电量、弃电量和利用率，可用于分析海南新能源整体消纳水平及不同时段的弃电特征。</w:t>
      </w:r>
    </w:p>
    <w:p w14:paraId="18CF0A49" w14:textId="6B22736B" w:rsidR="00E65040" w:rsidRDefault="00864CCA" w:rsidP="00864CCA">
      <w:pPr>
        <w:ind w:firstLineChars="0" w:firstLine="0"/>
      </w:pPr>
      <w:r>
        <w:rPr>
          <w:noProof/>
        </w:rPr>
        <w:drawing>
          <wp:inline distT="0" distB="0" distL="0" distR="0" wp14:anchorId="23B2C716" wp14:editId="078CAB84">
            <wp:extent cx="5274310" cy="2755098"/>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风光消纳.png"/>
                    <pic:cNvPicPr/>
                  </pic:nvPicPr>
                  <pic:blipFill>
                    <a:blip r:embed="rId2713"/>
                    <a:stretch>
                      <a:fillRect/>
                    </a:stretch>
                  </pic:blipFill>
                  <pic:spPr>
                    <a:xfrm>
                      <a:off x="0" y="0"/>
                      <a:ext cx="5274310" cy="2755098"/>
                    </a:xfrm>
                    <a:prstGeom prst="rect">
                      <a:avLst/>
                    </a:prstGeom>
                  </pic:spPr>
                </pic:pic>
              </a:graphicData>
            </a:graphic>
          </wp:inline>
        </w:drawing>
      </w:r>
    </w:p>
    <w:p w14:paraId="2598173B" w14:textId="33E9E81E" w:rsidR="00864CCA" w:rsidRDefault="00864CCA" w:rsidP="00864CCA">
      <w:pPr>
        <w:pStyle w:val="af6"/>
        <w:rPr>
          <w:lang w:eastAsia="zh-CN"/>
        </w:rPr>
      </w:pPr>
      <w:r>
        <w:rPr>
          <w:rFonts w:hint="eastAsia"/>
          <w:lang w:eastAsia="zh-CN"/>
        </w:rPr>
        <w:t>图</w:t>
      </w:r>
      <w:r>
        <w:rPr>
          <w:rFonts w:hint="eastAsia"/>
          <w:lang w:eastAsia="zh-CN"/>
        </w:rPr>
        <w:t xml:space="preserve"> </w:t>
      </w:r>
      <w:r w:rsidR="005B59F3">
        <w:rPr>
          <w:lang w:eastAsia="zh-CN"/>
        </w:rPr>
        <w:fldChar w:fldCharType="begin"/>
      </w:r>
      <w:r w:rsidR="005B59F3">
        <w:rPr>
          <w:lang w:eastAsia="zh-CN"/>
        </w:rPr>
        <w:instrText xml:space="preserve"> </w:instrText>
      </w:r>
      <w:r w:rsidR="005B59F3">
        <w:rPr>
          <w:rFonts w:hint="eastAsia"/>
          <w:lang w:eastAsia="zh-CN"/>
        </w:rPr>
        <w:instrText>STYLEREF 1 \s</w:instrText>
      </w:r>
      <w:r w:rsidR="005B59F3">
        <w:rPr>
          <w:lang w:eastAsia="zh-CN"/>
        </w:rPr>
        <w:instrText xml:space="preserve"> </w:instrText>
      </w:r>
      <w:r w:rsidR="005B59F3">
        <w:rPr>
          <w:lang w:eastAsia="zh-CN"/>
        </w:rPr>
        <w:fldChar w:fldCharType="separate"/>
      </w:r>
      <w:r w:rsidR="005B59F3">
        <w:rPr>
          <w:noProof/>
          <w:lang w:eastAsia="zh-CN"/>
        </w:rPr>
        <w:t>4</w:t>
      </w:r>
      <w:r w:rsidR="005B59F3">
        <w:rPr>
          <w:lang w:eastAsia="zh-CN"/>
        </w:rPr>
        <w:fldChar w:fldCharType="end"/>
      </w:r>
      <w:r w:rsidR="005B59F3">
        <w:rPr>
          <w:lang w:eastAsia="zh-CN"/>
        </w:rPr>
        <w:noBreakHyphen/>
      </w:r>
      <w:r w:rsidR="005B59F3">
        <w:rPr>
          <w:lang w:eastAsia="zh-CN"/>
        </w:rPr>
        <w:fldChar w:fldCharType="begin"/>
      </w:r>
      <w:r w:rsidR="005B59F3">
        <w:rPr>
          <w:lang w:eastAsia="zh-CN"/>
        </w:rPr>
        <w:instrText xml:space="preserve"> </w:instrText>
      </w:r>
      <w:r w:rsidR="005B59F3">
        <w:rPr>
          <w:rFonts w:hint="eastAsia"/>
          <w:lang w:eastAsia="zh-CN"/>
        </w:rPr>
        <w:instrText xml:space="preserve">SEQ </w:instrText>
      </w:r>
      <w:r w:rsidR="005B59F3">
        <w:rPr>
          <w:rFonts w:hint="eastAsia"/>
          <w:lang w:eastAsia="zh-CN"/>
        </w:rPr>
        <w:instrText>图</w:instrText>
      </w:r>
      <w:r w:rsidR="005B59F3">
        <w:rPr>
          <w:rFonts w:hint="eastAsia"/>
          <w:lang w:eastAsia="zh-CN"/>
        </w:rPr>
        <w:instrText xml:space="preserve"> \* ARABIC \s 1</w:instrText>
      </w:r>
      <w:r w:rsidR="005B59F3">
        <w:rPr>
          <w:lang w:eastAsia="zh-CN"/>
        </w:rPr>
        <w:instrText xml:space="preserve"> </w:instrText>
      </w:r>
      <w:r w:rsidR="005B59F3">
        <w:rPr>
          <w:lang w:eastAsia="zh-CN"/>
        </w:rPr>
        <w:fldChar w:fldCharType="separate"/>
      </w:r>
      <w:r w:rsidR="005B59F3">
        <w:rPr>
          <w:noProof/>
          <w:lang w:eastAsia="zh-CN"/>
        </w:rPr>
        <w:t>5</w:t>
      </w:r>
      <w:r w:rsidR="005B59F3">
        <w:rPr>
          <w:lang w:eastAsia="zh-CN"/>
        </w:rPr>
        <w:fldChar w:fldCharType="end"/>
      </w:r>
      <w:r>
        <w:rPr>
          <w:rFonts w:hint="eastAsia"/>
          <w:lang w:eastAsia="zh-CN"/>
        </w:rPr>
        <w:t xml:space="preserve"> </w:t>
      </w:r>
      <w:r w:rsidR="00D03153" w:rsidRPr="00D03153">
        <w:rPr>
          <w:lang w:eastAsia="zh-CN"/>
        </w:rPr>
        <w:t>风光可用功率</w:t>
      </w:r>
      <w:r w:rsidR="00D03153" w:rsidRPr="00D03153">
        <w:rPr>
          <w:lang w:eastAsia="zh-CN"/>
        </w:rPr>
        <w:t xml:space="preserve"> </w:t>
      </w:r>
      <w:r w:rsidR="00D03153" w:rsidRPr="00D03153">
        <w:rPr>
          <w:lang w:eastAsia="zh-CN"/>
        </w:rPr>
        <w:t>已利用功率和弃电功率</w:t>
      </w:r>
    </w:p>
    <w:p w14:paraId="4FF1D765" w14:textId="01951D62" w:rsidR="00D03153" w:rsidRPr="00D03153" w:rsidRDefault="00D03153" w:rsidP="00D03153">
      <w:pPr>
        <w:pStyle w:val="af6"/>
        <w:rPr>
          <w:lang w:eastAsia="zh-CN"/>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Pr>
          <w:rFonts w:hint="eastAsia"/>
          <w:lang w:eastAsia="zh-CN"/>
        </w:rPr>
        <w:t xml:space="preserve"> </w:t>
      </w:r>
      <w:r w:rsidRPr="00D03153">
        <w:rPr>
          <w:lang w:eastAsia="zh-CN"/>
        </w:rPr>
        <w:t>风光</w:t>
      </w:r>
      <w:r>
        <w:rPr>
          <w:rFonts w:hint="eastAsia"/>
          <w:lang w:eastAsia="zh-CN"/>
        </w:rPr>
        <w:t>消纳情况</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468"/>
        <w:gridCol w:w="1707"/>
        <w:gridCol w:w="1707"/>
        <w:gridCol w:w="1707"/>
        <w:gridCol w:w="1707"/>
      </w:tblGrid>
      <w:tr w:rsidR="00864CCA" w14:paraId="17E0F27B" w14:textId="77777777" w:rsidTr="002C4130">
        <w:trPr>
          <w:cantSplit/>
          <w:tblHeader/>
          <w:jc w:val="center"/>
        </w:trPr>
        <w:tc>
          <w:tcPr>
            <w:tcW w:w="884" w:type="pct"/>
            <w:shd w:val="clear" w:color="auto" w:fill="E5EDF4"/>
            <w:tcMar>
              <w:top w:w="70" w:type="dxa"/>
              <w:left w:w="70" w:type="dxa"/>
              <w:bottom w:w="70" w:type="dxa"/>
              <w:right w:w="70" w:type="dxa"/>
            </w:tcMar>
            <w:vAlign w:val="center"/>
          </w:tcPr>
          <w:p w14:paraId="0431B460" w14:textId="77777777" w:rsidR="00864CCA" w:rsidRDefault="00864CCA" w:rsidP="00864CCA">
            <w:pPr>
              <w:pStyle w:val="a8"/>
            </w:pPr>
            <w:r>
              <w:t>类型</w:t>
            </w:r>
          </w:p>
        </w:tc>
        <w:tc>
          <w:tcPr>
            <w:tcW w:w="1029" w:type="pct"/>
            <w:shd w:val="clear" w:color="auto" w:fill="E5EDF4"/>
            <w:tcMar>
              <w:top w:w="70" w:type="dxa"/>
              <w:left w:w="70" w:type="dxa"/>
              <w:bottom w:w="70" w:type="dxa"/>
              <w:right w:w="70" w:type="dxa"/>
            </w:tcMar>
            <w:vAlign w:val="center"/>
          </w:tcPr>
          <w:p w14:paraId="01E17197" w14:textId="77777777" w:rsidR="00864CCA" w:rsidRDefault="00864CCA" w:rsidP="00864CCA">
            <w:pPr>
              <w:pStyle w:val="a8"/>
            </w:pPr>
            <w:r>
              <w:t>可用电量</w:t>
            </w:r>
            <w:r>
              <w:br/>
            </w:r>
            <w:r>
              <w:t>万</w:t>
            </w:r>
            <w:r>
              <w:t>MWh</w:t>
            </w:r>
          </w:p>
        </w:tc>
        <w:tc>
          <w:tcPr>
            <w:tcW w:w="1029" w:type="pct"/>
            <w:shd w:val="clear" w:color="auto" w:fill="E5EDF4"/>
            <w:tcMar>
              <w:top w:w="70" w:type="dxa"/>
              <w:left w:w="70" w:type="dxa"/>
              <w:bottom w:w="70" w:type="dxa"/>
              <w:right w:w="70" w:type="dxa"/>
            </w:tcMar>
            <w:vAlign w:val="center"/>
          </w:tcPr>
          <w:p w14:paraId="40CF5AFF" w14:textId="77777777" w:rsidR="00864CCA" w:rsidRDefault="00864CCA" w:rsidP="00864CCA">
            <w:pPr>
              <w:pStyle w:val="a8"/>
            </w:pPr>
            <w:r>
              <w:t>已利用电量</w:t>
            </w:r>
            <w:r>
              <w:br/>
            </w:r>
            <w:r>
              <w:t>万</w:t>
            </w:r>
            <w:r>
              <w:t>MWh</w:t>
            </w:r>
          </w:p>
        </w:tc>
        <w:tc>
          <w:tcPr>
            <w:tcW w:w="1029" w:type="pct"/>
            <w:shd w:val="clear" w:color="auto" w:fill="E5EDF4"/>
            <w:tcMar>
              <w:top w:w="70" w:type="dxa"/>
              <w:left w:w="70" w:type="dxa"/>
              <w:bottom w:w="70" w:type="dxa"/>
              <w:right w:w="70" w:type="dxa"/>
            </w:tcMar>
            <w:vAlign w:val="center"/>
          </w:tcPr>
          <w:p w14:paraId="6DE2B87D" w14:textId="77777777" w:rsidR="00864CCA" w:rsidRDefault="00864CCA" w:rsidP="00864CCA">
            <w:pPr>
              <w:pStyle w:val="a8"/>
            </w:pPr>
            <w:r>
              <w:t>弃电量</w:t>
            </w:r>
            <w:r>
              <w:br/>
            </w:r>
            <w:r>
              <w:t>万</w:t>
            </w:r>
            <w:r>
              <w:t>MWh</w:t>
            </w:r>
          </w:p>
        </w:tc>
        <w:tc>
          <w:tcPr>
            <w:tcW w:w="1029" w:type="pct"/>
            <w:shd w:val="clear" w:color="auto" w:fill="E5EDF4"/>
            <w:tcMar>
              <w:top w:w="70" w:type="dxa"/>
              <w:left w:w="70" w:type="dxa"/>
              <w:bottom w:w="70" w:type="dxa"/>
              <w:right w:w="70" w:type="dxa"/>
            </w:tcMar>
            <w:vAlign w:val="center"/>
          </w:tcPr>
          <w:p w14:paraId="2DCC763E" w14:textId="77777777" w:rsidR="00864CCA" w:rsidRDefault="00864CCA" w:rsidP="00864CCA">
            <w:pPr>
              <w:pStyle w:val="a8"/>
            </w:pPr>
            <w:r>
              <w:t>利用率</w:t>
            </w:r>
            <w:r>
              <w:t xml:space="preserve"> %</w:t>
            </w:r>
          </w:p>
        </w:tc>
      </w:tr>
      <w:tr w:rsidR="00864CCA" w14:paraId="3BD9B295" w14:textId="77777777" w:rsidTr="002C4130">
        <w:trPr>
          <w:cantSplit/>
          <w:jc w:val="center"/>
        </w:trPr>
        <w:tc>
          <w:tcPr>
            <w:tcW w:w="884" w:type="pct"/>
            <w:shd w:val="clear" w:color="auto" w:fill="FFFFFF"/>
            <w:tcMar>
              <w:top w:w="70" w:type="dxa"/>
              <w:left w:w="70" w:type="dxa"/>
              <w:bottom w:w="70" w:type="dxa"/>
              <w:right w:w="70" w:type="dxa"/>
            </w:tcMar>
            <w:vAlign w:val="center"/>
          </w:tcPr>
          <w:p w14:paraId="2BC316E0" w14:textId="77777777" w:rsidR="00864CCA" w:rsidRDefault="00864CCA" w:rsidP="00864CCA">
            <w:pPr>
              <w:pStyle w:val="a8"/>
            </w:pPr>
            <w:r>
              <w:t>风电</w:t>
            </w:r>
          </w:p>
        </w:tc>
        <w:tc>
          <w:tcPr>
            <w:tcW w:w="1029" w:type="pct"/>
            <w:shd w:val="clear" w:color="auto" w:fill="FFFFFF"/>
            <w:tcMar>
              <w:top w:w="70" w:type="dxa"/>
              <w:left w:w="70" w:type="dxa"/>
              <w:bottom w:w="70" w:type="dxa"/>
              <w:right w:w="70" w:type="dxa"/>
            </w:tcMar>
            <w:vAlign w:val="center"/>
          </w:tcPr>
          <w:p w14:paraId="76516012" w14:textId="77777777" w:rsidR="00864CCA" w:rsidRDefault="00864CCA" w:rsidP="00864CCA">
            <w:pPr>
              <w:pStyle w:val="a8"/>
            </w:pPr>
            <w:r>
              <w:t>31.1580</w:t>
            </w:r>
          </w:p>
        </w:tc>
        <w:tc>
          <w:tcPr>
            <w:tcW w:w="1029" w:type="pct"/>
            <w:shd w:val="clear" w:color="auto" w:fill="FFFFFF"/>
            <w:tcMar>
              <w:top w:w="70" w:type="dxa"/>
              <w:left w:w="70" w:type="dxa"/>
              <w:bottom w:w="70" w:type="dxa"/>
              <w:right w:w="70" w:type="dxa"/>
            </w:tcMar>
            <w:vAlign w:val="center"/>
          </w:tcPr>
          <w:p w14:paraId="2ADF846F" w14:textId="77777777" w:rsidR="00864CCA" w:rsidRDefault="00864CCA" w:rsidP="00864CCA">
            <w:pPr>
              <w:pStyle w:val="a8"/>
            </w:pPr>
            <w:r>
              <w:t>29.4131</w:t>
            </w:r>
          </w:p>
        </w:tc>
        <w:tc>
          <w:tcPr>
            <w:tcW w:w="1029" w:type="pct"/>
            <w:shd w:val="clear" w:color="auto" w:fill="FFFFFF"/>
            <w:tcMar>
              <w:top w:w="70" w:type="dxa"/>
              <w:left w:w="70" w:type="dxa"/>
              <w:bottom w:w="70" w:type="dxa"/>
              <w:right w:w="70" w:type="dxa"/>
            </w:tcMar>
            <w:vAlign w:val="center"/>
          </w:tcPr>
          <w:p w14:paraId="5BE84D65" w14:textId="77777777" w:rsidR="00864CCA" w:rsidRDefault="00864CCA" w:rsidP="00864CCA">
            <w:pPr>
              <w:pStyle w:val="a8"/>
            </w:pPr>
            <w:r>
              <w:t>1.7449</w:t>
            </w:r>
          </w:p>
        </w:tc>
        <w:tc>
          <w:tcPr>
            <w:tcW w:w="1029" w:type="pct"/>
            <w:shd w:val="clear" w:color="auto" w:fill="FFFFFF"/>
            <w:tcMar>
              <w:top w:w="70" w:type="dxa"/>
              <w:left w:w="70" w:type="dxa"/>
              <w:bottom w:w="70" w:type="dxa"/>
              <w:right w:w="70" w:type="dxa"/>
            </w:tcMar>
            <w:vAlign w:val="center"/>
          </w:tcPr>
          <w:p w14:paraId="79EE08EF" w14:textId="77777777" w:rsidR="00864CCA" w:rsidRDefault="00864CCA" w:rsidP="00864CCA">
            <w:pPr>
              <w:pStyle w:val="a8"/>
            </w:pPr>
            <w:r>
              <w:t>94.40</w:t>
            </w:r>
          </w:p>
        </w:tc>
      </w:tr>
      <w:tr w:rsidR="00864CCA" w14:paraId="0E7C7F8E" w14:textId="77777777" w:rsidTr="002C4130">
        <w:trPr>
          <w:cantSplit/>
          <w:jc w:val="center"/>
        </w:trPr>
        <w:tc>
          <w:tcPr>
            <w:tcW w:w="884" w:type="pct"/>
            <w:shd w:val="clear" w:color="auto" w:fill="F6F8FA"/>
            <w:tcMar>
              <w:top w:w="70" w:type="dxa"/>
              <w:left w:w="70" w:type="dxa"/>
              <w:bottom w:w="70" w:type="dxa"/>
              <w:right w:w="70" w:type="dxa"/>
            </w:tcMar>
            <w:vAlign w:val="center"/>
          </w:tcPr>
          <w:p w14:paraId="29A4DE6A" w14:textId="77777777" w:rsidR="00864CCA" w:rsidRDefault="00864CCA" w:rsidP="00864CCA">
            <w:pPr>
              <w:pStyle w:val="a8"/>
            </w:pPr>
            <w:r>
              <w:t>光伏</w:t>
            </w:r>
          </w:p>
        </w:tc>
        <w:tc>
          <w:tcPr>
            <w:tcW w:w="1029" w:type="pct"/>
            <w:shd w:val="clear" w:color="auto" w:fill="F6F8FA"/>
            <w:tcMar>
              <w:top w:w="70" w:type="dxa"/>
              <w:left w:w="70" w:type="dxa"/>
              <w:bottom w:w="70" w:type="dxa"/>
              <w:right w:w="70" w:type="dxa"/>
            </w:tcMar>
            <w:vAlign w:val="center"/>
          </w:tcPr>
          <w:p w14:paraId="34F54BA5" w14:textId="77777777" w:rsidR="00864CCA" w:rsidRDefault="00864CCA" w:rsidP="00864CCA">
            <w:pPr>
              <w:pStyle w:val="a8"/>
            </w:pPr>
            <w:r>
              <w:t>20.3387</w:t>
            </w:r>
          </w:p>
        </w:tc>
        <w:tc>
          <w:tcPr>
            <w:tcW w:w="1029" w:type="pct"/>
            <w:shd w:val="clear" w:color="auto" w:fill="F6F8FA"/>
            <w:tcMar>
              <w:top w:w="70" w:type="dxa"/>
              <w:left w:w="70" w:type="dxa"/>
              <w:bottom w:w="70" w:type="dxa"/>
              <w:right w:w="70" w:type="dxa"/>
            </w:tcMar>
            <w:vAlign w:val="center"/>
          </w:tcPr>
          <w:p w14:paraId="4163C931" w14:textId="77777777" w:rsidR="00864CCA" w:rsidRDefault="00864CCA" w:rsidP="00864CCA">
            <w:pPr>
              <w:pStyle w:val="a8"/>
            </w:pPr>
            <w:r>
              <w:t>19.5510</w:t>
            </w:r>
          </w:p>
        </w:tc>
        <w:tc>
          <w:tcPr>
            <w:tcW w:w="1029" w:type="pct"/>
            <w:shd w:val="clear" w:color="auto" w:fill="F6F8FA"/>
            <w:tcMar>
              <w:top w:w="70" w:type="dxa"/>
              <w:left w:w="70" w:type="dxa"/>
              <w:bottom w:w="70" w:type="dxa"/>
              <w:right w:w="70" w:type="dxa"/>
            </w:tcMar>
            <w:vAlign w:val="center"/>
          </w:tcPr>
          <w:p w14:paraId="2C2A24E2" w14:textId="77777777" w:rsidR="00864CCA" w:rsidRDefault="00864CCA" w:rsidP="00864CCA">
            <w:pPr>
              <w:pStyle w:val="a8"/>
            </w:pPr>
            <w:r>
              <w:t>0.7877</w:t>
            </w:r>
          </w:p>
        </w:tc>
        <w:tc>
          <w:tcPr>
            <w:tcW w:w="1029" w:type="pct"/>
            <w:shd w:val="clear" w:color="auto" w:fill="F6F8FA"/>
            <w:tcMar>
              <w:top w:w="70" w:type="dxa"/>
              <w:left w:w="70" w:type="dxa"/>
              <w:bottom w:w="70" w:type="dxa"/>
              <w:right w:w="70" w:type="dxa"/>
            </w:tcMar>
            <w:vAlign w:val="center"/>
          </w:tcPr>
          <w:p w14:paraId="67D5C1E6" w14:textId="77777777" w:rsidR="00864CCA" w:rsidRDefault="00864CCA" w:rsidP="00864CCA">
            <w:pPr>
              <w:pStyle w:val="a8"/>
            </w:pPr>
            <w:r>
              <w:t>96.13</w:t>
            </w:r>
          </w:p>
        </w:tc>
      </w:tr>
      <w:tr w:rsidR="00864CCA" w14:paraId="1FB4CEF2" w14:textId="77777777" w:rsidTr="002C4130">
        <w:trPr>
          <w:cantSplit/>
          <w:jc w:val="center"/>
        </w:trPr>
        <w:tc>
          <w:tcPr>
            <w:tcW w:w="884" w:type="pct"/>
            <w:shd w:val="clear" w:color="auto" w:fill="FFFFFF"/>
            <w:tcMar>
              <w:top w:w="70" w:type="dxa"/>
              <w:left w:w="70" w:type="dxa"/>
              <w:bottom w:w="70" w:type="dxa"/>
              <w:right w:w="70" w:type="dxa"/>
            </w:tcMar>
            <w:vAlign w:val="center"/>
          </w:tcPr>
          <w:p w14:paraId="59362CBF" w14:textId="77777777" w:rsidR="00864CCA" w:rsidRDefault="00864CCA" w:rsidP="00864CCA">
            <w:pPr>
              <w:pStyle w:val="a8"/>
            </w:pPr>
            <w:r>
              <w:t>合计</w:t>
            </w:r>
          </w:p>
        </w:tc>
        <w:tc>
          <w:tcPr>
            <w:tcW w:w="1029" w:type="pct"/>
            <w:shd w:val="clear" w:color="auto" w:fill="FFFFFF"/>
            <w:tcMar>
              <w:top w:w="70" w:type="dxa"/>
              <w:left w:w="70" w:type="dxa"/>
              <w:bottom w:w="70" w:type="dxa"/>
              <w:right w:w="70" w:type="dxa"/>
            </w:tcMar>
            <w:vAlign w:val="center"/>
          </w:tcPr>
          <w:p w14:paraId="0E5F8424" w14:textId="77777777" w:rsidR="00864CCA" w:rsidRDefault="00864CCA" w:rsidP="00864CCA">
            <w:pPr>
              <w:pStyle w:val="a8"/>
            </w:pPr>
            <w:r>
              <w:t>51.4967</w:t>
            </w:r>
          </w:p>
        </w:tc>
        <w:tc>
          <w:tcPr>
            <w:tcW w:w="1029" w:type="pct"/>
            <w:shd w:val="clear" w:color="auto" w:fill="FFFFFF"/>
            <w:tcMar>
              <w:top w:w="70" w:type="dxa"/>
              <w:left w:w="70" w:type="dxa"/>
              <w:bottom w:w="70" w:type="dxa"/>
              <w:right w:w="70" w:type="dxa"/>
            </w:tcMar>
            <w:vAlign w:val="center"/>
          </w:tcPr>
          <w:p w14:paraId="015D0A03" w14:textId="77777777" w:rsidR="00864CCA" w:rsidRDefault="00864CCA" w:rsidP="00864CCA">
            <w:pPr>
              <w:pStyle w:val="a8"/>
            </w:pPr>
            <w:r>
              <w:t>48.9640</w:t>
            </w:r>
          </w:p>
        </w:tc>
        <w:tc>
          <w:tcPr>
            <w:tcW w:w="1029" w:type="pct"/>
            <w:shd w:val="clear" w:color="auto" w:fill="FFFFFF"/>
            <w:tcMar>
              <w:top w:w="70" w:type="dxa"/>
              <w:left w:w="70" w:type="dxa"/>
              <w:bottom w:w="70" w:type="dxa"/>
              <w:right w:w="70" w:type="dxa"/>
            </w:tcMar>
            <w:vAlign w:val="center"/>
          </w:tcPr>
          <w:p w14:paraId="6955B9A7" w14:textId="77777777" w:rsidR="00864CCA" w:rsidRDefault="00864CCA" w:rsidP="00864CCA">
            <w:pPr>
              <w:pStyle w:val="a8"/>
            </w:pPr>
            <w:r>
              <w:t>2.5326</w:t>
            </w:r>
          </w:p>
        </w:tc>
        <w:tc>
          <w:tcPr>
            <w:tcW w:w="1029" w:type="pct"/>
            <w:shd w:val="clear" w:color="auto" w:fill="FFFFFF"/>
            <w:tcMar>
              <w:top w:w="70" w:type="dxa"/>
              <w:left w:w="70" w:type="dxa"/>
              <w:bottom w:w="70" w:type="dxa"/>
              <w:right w:w="70" w:type="dxa"/>
            </w:tcMar>
            <w:vAlign w:val="center"/>
          </w:tcPr>
          <w:p w14:paraId="18C02E16" w14:textId="77777777" w:rsidR="00864CCA" w:rsidRDefault="00864CCA" w:rsidP="00864CCA">
            <w:pPr>
              <w:pStyle w:val="a8"/>
            </w:pPr>
            <w:r>
              <w:t>95.08</w:t>
            </w:r>
          </w:p>
        </w:tc>
      </w:tr>
    </w:tbl>
    <w:p w14:paraId="78506B3D" w14:textId="77777777" w:rsidR="002C4130" w:rsidRDefault="002C4130" w:rsidP="002C4130">
      <w:pPr>
        <w:ind w:firstLine="480"/>
      </w:pPr>
      <w:r>
        <w:rPr>
          <w:rFonts w:hint="eastAsia"/>
        </w:rPr>
        <w:t>从整体结果看，风电和光伏均保持了较高的利用水平。风电可用电量约</w:t>
      </w:r>
      <w:r>
        <w:rPr>
          <w:rFonts w:hint="eastAsia"/>
        </w:rPr>
        <w:t>31.16</w:t>
      </w:r>
      <w:r>
        <w:rPr>
          <w:rFonts w:hint="eastAsia"/>
        </w:rPr>
        <w:t>万</w:t>
      </w:r>
      <w:r>
        <w:rPr>
          <w:rFonts w:hint="eastAsia"/>
        </w:rPr>
        <w:t>MWh</w:t>
      </w:r>
      <w:r>
        <w:rPr>
          <w:rFonts w:hint="eastAsia"/>
        </w:rPr>
        <w:t>，实际利用约</w:t>
      </w:r>
      <w:r>
        <w:rPr>
          <w:rFonts w:hint="eastAsia"/>
        </w:rPr>
        <w:t>29.41</w:t>
      </w:r>
      <w:r>
        <w:rPr>
          <w:rFonts w:hint="eastAsia"/>
        </w:rPr>
        <w:t>万</w:t>
      </w:r>
      <w:r>
        <w:rPr>
          <w:rFonts w:hint="eastAsia"/>
        </w:rPr>
        <w:t>MWh</w:t>
      </w:r>
      <w:r>
        <w:rPr>
          <w:rFonts w:hint="eastAsia"/>
        </w:rPr>
        <w:t>，利用率为</w:t>
      </w:r>
      <w:r>
        <w:rPr>
          <w:rFonts w:hint="eastAsia"/>
        </w:rPr>
        <w:t>94.40%</w:t>
      </w:r>
      <w:r>
        <w:rPr>
          <w:rFonts w:hint="eastAsia"/>
        </w:rPr>
        <w:t>；光伏可用电量约</w:t>
      </w:r>
      <w:r>
        <w:rPr>
          <w:rFonts w:hint="eastAsia"/>
        </w:rPr>
        <w:t>20.34</w:t>
      </w:r>
      <w:r>
        <w:rPr>
          <w:rFonts w:hint="eastAsia"/>
        </w:rPr>
        <w:t>万</w:t>
      </w:r>
      <w:r>
        <w:rPr>
          <w:rFonts w:hint="eastAsia"/>
        </w:rPr>
        <w:t>MWh</w:t>
      </w:r>
      <w:r>
        <w:rPr>
          <w:rFonts w:hint="eastAsia"/>
        </w:rPr>
        <w:t>，实际利用约</w:t>
      </w:r>
      <w:r>
        <w:rPr>
          <w:rFonts w:hint="eastAsia"/>
        </w:rPr>
        <w:t>19.55</w:t>
      </w:r>
      <w:r>
        <w:rPr>
          <w:rFonts w:hint="eastAsia"/>
        </w:rPr>
        <w:t>万</w:t>
      </w:r>
      <w:r>
        <w:rPr>
          <w:rFonts w:hint="eastAsia"/>
        </w:rPr>
        <w:t>MWh</w:t>
      </w:r>
      <w:r>
        <w:rPr>
          <w:rFonts w:hint="eastAsia"/>
        </w:rPr>
        <w:t>，利用率达到</w:t>
      </w:r>
      <w:r>
        <w:rPr>
          <w:rFonts w:hint="eastAsia"/>
        </w:rPr>
        <w:t>96.13%</w:t>
      </w:r>
      <w:r>
        <w:rPr>
          <w:rFonts w:hint="eastAsia"/>
        </w:rPr>
        <w:t>。两类新能源合计可用电量约</w:t>
      </w:r>
      <w:r>
        <w:rPr>
          <w:rFonts w:hint="eastAsia"/>
        </w:rPr>
        <w:t>51.50</w:t>
      </w:r>
      <w:r>
        <w:rPr>
          <w:rFonts w:hint="eastAsia"/>
        </w:rPr>
        <w:t>万</w:t>
      </w:r>
      <w:r>
        <w:rPr>
          <w:rFonts w:hint="eastAsia"/>
        </w:rPr>
        <w:t>MWh</w:t>
      </w:r>
      <w:r>
        <w:rPr>
          <w:rFonts w:hint="eastAsia"/>
        </w:rPr>
        <w:t>，实际消纳约</w:t>
      </w:r>
      <w:r>
        <w:rPr>
          <w:rFonts w:hint="eastAsia"/>
        </w:rPr>
        <w:t>48.96</w:t>
      </w:r>
      <w:r>
        <w:rPr>
          <w:rFonts w:hint="eastAsia"/>
        </w:rPr>
        <w:t>万</w:t>
      </w:r>
      <w:r>
        <w:rPr>
          <w:rFonts w:hint="eastAsia"/>
        </w:rPr>
        <w:t>MWh</w:t>
      </w:r>
      <w:r>
        <w:rPr>
          <w:rFonts w:hint="eastAsia"/>
        </w:rPr>
        <w:t>，综合利用率约</w:t>
      </w:r>
      <w:r>
        <w:rPr>
          <w:rFonts w:hint="eastAsia"/>
        </w:rPr>
        <w:t>95.08%</w:t>
      </w:r>
      <w:r>
        <w:rPr>
          <w:rFonts w:hint="eastAsia"/>
        </w:rPr>
        <w:t>。这说明在本次海南省算例中，大部分新能源电量能够被系统吸收，弃电总体处于较低水平。</w:t>
      </w:r>
    </w:p>
    <w:p w14:paraId="402F0C21" w14:textId="77777777" w:rsidR="002C4130" w:rsidRDefault="002C4130" w:rsidP="002C4130">
      <w:pPr>
        <w:ind w:firstLine="480"/>
      </w:pPr>
      <w:r>
        <w:rPr>
          <w:rFonts w:hint="eastAsia"/>
        </w:rPr>
        <w:lastRenderedPageBreak/>
        <w:t>从时序变化来看，风电弃电主要集中在少数高出力时段，且呈现较明显的阶段性。部分时段风电可用功率接近</w:t>
      </w:r>
      <w:r>
        <w:rPr>
          <w:rFonts w:hint="eastAsia"/>
        </w:rPr>
        <w:t>3000 MW</w:t>
      </w:r>
      <w:r>
        <w:rPr>
          <w:rFonts w:hint="eastAsia"/>
        </w:rPr>
        <w:t>，而实际利用功率受到系统负荷水平、其他电源运行状态及调节资源能力的共同影响，出现一定程度的限发。相比之下，大多数时段风电实际利用功率与可用功率基本贴合，说明风电并未持续受到消纳约束，弃风主要发生在供电相对宽松的局部时段。</w:t>
      </w:r>
    </w:p>
    <w:p w14:paraId="67F12953" w14:textId="77777777" w:rsidR="002C4130" w:rsidRDefault="002C4130" w:rsidP="002C4130">
      <w:pPr>
        <w:ind w:firstLine="480"/>
      </w:pPr>
      <w:r>
        <w:rPr>
          <w:rFonts w:hint="eastAsia"/>
        </w:rPr>
        <w:t>光伏的日内规律更加明显，其可用功率在白天快速上升并在中午前后达到高位，夜间则降至零。图中可以看到，光伏实际利用功率在大部分时段能够跟随可用功率变化，仅在部分中午高出力时段出现弃光。尤其是在光伏出力较高而系统净负荷相对较低时，弃光功率有所增加，反映出中午时段新能源集中出力对系统调节空间形成一定压力。不过，光伏整体利用率仍高于风电，说明其大部分可发电量得到了有效利用。</w:t>
      </w:r>
    </w:p>
    <w:p w14:paraId="437B5050" w14:textId="29CB3F1A" w:rsidR="00E65040" w:rsidRDefault="002C4130" w:rsidP="002C4130">
      <w:pPr>
        <w:ind w:firstLine="480"/>
      </w:pPr>
      <w:r>
        <w:rPr>
          <w:rFonts w:hint="eastAsia"/>
        </w:rPr>
        <w:t>风电与光伏的弃电时段并非完全同步。风电受到资源波动影响，较高出力可能出现在一天中的不同时间；光伏则主要在白天形成集中出力，因此两者在时间分布上具有一定互补性。这种差异有助于减小新能源总出力同时达到高位的持续时间，也为煤电、气电以及储能进行调节提供了更大的时间空间。</w:t>
      </w:r>
    </w:p>
    <w:p w14:paraId="587C21DB" w14:textId="79EFA6C3" w:rsidR="00E65040" w:rsidRDefault="007607D1" w:rsidP="00B9128F">
      <w:pPr>
        <w:ind w:firstLine="480"/>
      </w:pPr>
      <w:r w:rsidRPr="007607D1">
        <w:t>总体来看，本算例下海南风电和光伏消纳状况较好，新能源综合利用率保持在</w:t>
      </w:r>
      <w:r w:rsidRPr="007607D1">
        <w:t>95%</w:t>
      </w:r>
      <w:r w:rsidRPr="007607D1">
        <w:t>左右。弃风、弃光主要集中在少数新能源高出力、系统净负荷较低的时段，并未形成长时间、大范围的弃电现象。结合前述常规机组和储能运行结果可以看出，煤气电出力调整、储能充放电以及负荷侧响应共同为新能源消纳提供了调节条件，但在风光集中出力时段仍存在一定剩余电量，表明随着新能源规模继续提高，系统对灵活调节资源的需求还会进一步增加。</w:t>
      </w:r>
    </w:p>
    <w:p w14:paraId="01FBBF4C" w14:textId="21CAB3A7" w:rsidR="00E65040" w:rsidRDefault="00010DBF" w:rsidP="00010DBF">
      <w:pPr>
        <w:pStyle w:val="3"/>
        <w:rPr>
          <w:rFonts w:hint="default"/>
        </w:rPr>
      </w:pPr>
      <w:r w:rsidRPr="00010DBF">
        <w:t>抽水蓄能运行特征</w:t>
      </w:r>
    </w:p>
    <w:p w14:paraId="6F570D26" w14:textId="6422BD1E" w:rsidR="00E65040" w:rsidRDefault="00010DBF" w:rsidP="00B9128F">
      <w:pPr>
        <w:ind w:firstLine="480"/>
      </w:pPr>
      <w:r w:rsidRPr="00010DBF">
        <w:t>在新能源消纳和常规机组运行分析之后，还需要进一步考察抽水蓄能在系统中的调节作用。图</w:t>
      </w:r>
      <w:r w:rsidRPr="00010DBF">
        <w:t>X</w:t>
      </w:r>
      <w:r w:rsidRPr="00010DBF">
        <w:t>给出了</w:t>
      </w:r>
      <w:r w:rsidRPr="00010DBF">
        <w:t>168 h</w:t>
      </w:r>
      <w:r w:rsidRPr="00010DBF">
        <w:t>仿真周期内抽水蓄能的发电功率、抽水充电功率以及荷电状态变化过程，可以用来观察抽蓄在不同时间段的能量转移方式，以及其对系统削峰填谷的支撑作用。</w:t>
      </w:r>
    </w:p>
    <w:p w14:paraId="1AABD819" w14:textId="6C28B2DB" w:rsidR="00E65040" w:rsidRDefault="00010DBF" w:rsidP="00010DBF">
      <w:pPr>
        <w:ind w:firstLineChars="0" w:firstLine="0"/>
      </w:pPr>
      <w:r>
        <w:rPr>
          <w:noProof/>
        </w:rPr>
        <w:lastRenderedPageBreak/>
        <w:drawing>
          <wp:inline distT="0" distB="0" distL="0" distR="0" wp14:anchorId="70626D99" wp14:editId="3BCA1C3D">
            <wp:extent cx="5274310" cy="2939537"/>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抽水蓄能.png"/>
                    <pic:cNvPicPr/>
                  </pic:nvPicPr>
                  <pic:blipFill>
                    <a:blip r:embed="rId2714"/>
                    <a:stretch>
                      <a:fillRect/>
                    </a:stretch>
                  </pic:blipFill>
                  <pic:spPr>
                    <a:xfrm>
                      <a:off x="0" y="0"/>
                      <a:ext cx="5274310" cy="2939537"/>
                    </a:xfrm>
                    <a:prstGeom prst="rect">
                      <a:avLst/>
                    </a:prstGeom>
                  </pic:spPr>
                </pic:pic>
              </a:graphicData>
            </a:graphic>
          </wp:inline>
        </w:drawing>
      </w:r>
    </w:p>
    <w:p w14:paraId="5BCA9AD2" w14:textId="740BC3DD" w:rsidR="00E65040" w:rsidRDefault="003271BD" w:rsidP="003271BD">
      <w:pPr>
        <w:pStyle w:val="af6"/>
        <w:rPr>
          <w:lang w:eastAsia="zh-CN"/>
        </w:rPr>
      </w:pPr>
      <w:r>
        <w:rPr>
          <w:rFonts w:hint="eastAsia"/>
          <w:lang w:eastAsia="zh-CN"/>
        </w:rPr>
        <w:t>图</w:t>
      </w:r>
      <w:r>
        <w:rPr>
          <w:rFonts w:hint="eastAsia"/>
          <w:lang w:eastAsia="zh-CN"/>
        </w:rPr>
        <w:t xml:space="preserve"> </w:t>
      </w:r>
      <w:r w:rsidR="005B59F3">
        <w:rPr>
          <w:lang w:eastAsia="zh-CN"/>
        </w:rPr>
        <w:fldChar w:fldCharType="begin"/>
      </w:r>
      <w:r w:rsidR="005B59F3">
        <w:rPr>
          <w:lang w:eastAsia="zh-CN"/>
        </w:rPr>
        <w:instrText xml:space="preserve"> </w:instrText>
      </w:r>
      <w:r w:rsidR="005B59F3">
        <w:rPr>
          <w:rFonts w:hint="eastAsia"/>
          <w:lang w:eastAsia="zh-CN"/>
        </w:rPr>
        <w:instrText>STYLEREF 1 \s</w:instrText>
      </w:r>
      <w:r w:rsidR="005B59F3">
        <w:rPr>
          <w:lang w:eastAsia="zh-CN"/>
        </w:rPr>
        <w:instrText xml:space="preserve"> </w:instrText>
      </w:r>
      <w:r w:rsidR="005B59F3">
        <w:rPr>
          <w:lang w:eastAsia="zh-CN"/>
        </w:rPr>
        <w:fldChar w:fldCharType="separate"/>
      </w:r>
      <w:r w:rsidR="005B59F3">
        <w:rPr>
          <w:noProof/>
          <w:lang w:eastAsia="zh-CN"/>
        </w:rPr>
        <w:t>4</w:t>
      </w:r>
      <w:r w:rsidR="005B59F3">
        <w:rPr>
          <w:lang w:eastAsia="zh-CN"/>
        </w:rPr>
        <w:fldChar w:fldCharType="end"/>
      </w:r>
      <w:r w:rsidR="005B59F3">
        <w:rPr>
          <w:lang w:eastAsia="zh-CN"/>
        </w:rPr>
        <w:noBreakHyphen/>
      </w:r>
      <w:r w:rsidR="005B59F3">
        <w:rPr>
          <w:lang w:eastAsia="zh-CN"/>
        </w:rPr>
        <w:fldChar w:fldCharType="begin"/>
      </w:r>
      <w:r w:rsidR="005B59F3">
        <w:rPr>
          <w:lang w:eastAsia="zh-CN"/>
        </w:rPr>
        <w:instrText xml:space="preserve"> </w:instrText>
      </w:r>
      <w:r w:rsidR="005B59F3">
        <w:rPr>
          <w:rFonts w:hint="eastAsia"/>
          <w:lang w:eastAsia="zh-CN"/>
        </w:rPr>
        <w:instrText xml:space="preserve">SEQ </w:instrText>
      </w:r>
      <w:r w:rsidR="005B59F3">
        <w:rPr>
          <w:rFonts w:hint="eastAsia"/>
          <w:lang w:eastAsia="zh-CN"/>
        </w:rPr>
        <w:instrText>图</w:instrText>
      </w:r>
      <w:r w:rsidR="005B59F3">
        <w:rPr>
          <w:rFonts w:hint="eastAsia"/>
          <w:lang w:eastAsia="zh-CN"/>
        </w:rPr>
        <w:instrText xml:space="preserve"> \* ARABIC \s 1</w:instrText>
      </w:r>
      <w:r w:rsidR="005B59F3">
        <w:rPr>
          <w:lang w:eastAsia="zh-CN"/>
        </w:rPr>
        <w:instrText xml:space="preserve"> </w:instrText>
      </w:r>
      <w:r w:rsidR="005B59F3">
        <w:rPr>
          <w:lang w:eastAsia="zh-CN"/>
        </w:rPr>
        <w:fldChar w:fldCharType="separate"/>
      </w:r>
      <w:r w:rsidR="005B59F3">
        <w:rPr>
          <w:noProof/>
          <w:lang w:eastAsia="zh-CN"/>
        </w:rPr>
        <w:t>6</w:t>
      </w:r>
      <w:r w:rsidR="005B59F3">
        <w:rPr>
          <w:lang w:eastAsia="zh-CN"/>
        </w:rPr>
        <w:fldChar w:fldCharType="end"/>
      </w:r>
      <w:r>
        <w:rPr>
          <w:rFonts w:hint="eastAsia"/>
          <w:lang w:eastAsia="zh-CN"/>
        </w:rPr>
        <w:t xml:space="preserve"> </w:t>
      </w:r>
      <w:r w:rsidRPr="003271BD">
        <w:rPr>
          <w:lang w:eastAsia="zh-CN"/>
        </w:rPr>
        <w:t>抽蓄发电</w:t>
      </w:r>
      <w:r w:rsidRPr="003271BD">
        <w:rPr>
          <w:lang w:eastAsia="zh-CN"/>
        </w:rPr>
        <w:t xml:space="preserve"> </w:t>
      </w:r>
      <w:r w:rsidRPr="003271BD">
        <w:rPr>
          <w:lang w:eastAsia="zh-CN"/>
        </w:rPr>
        <w:t>抽水功率及</w:t>
      </w:r>
      <w:r w:rsidRPr="003271BD">
        <w:rPr>
          <w:lang w:eastAsia="zh-CN"/>
        </w:rPr>
        <w:t>SOC</w:t>
      </w:r>
      <w:r w:rsidRPr="003271BD">
        <w:rPr>
          <w:lang w:eastAsia="zh-CN"/>
        </w:rPr>
        <w:t>轨迹</w:t>
      </w:r>
    </w:p>
    <w:p w14:paraId="607B478A" w14:textId="77777777" w:rsidR="00F042DF" w:rsidRDefault="00F042DF" w:rsidP="00F042DF">
      <w:pPr>
        <w:ind w:firstLine="480"/>
      </w:pPr>
      <w:r>
        <w:rPr>
          <w:rFonts w:hint="eastAsia"/>
        </w:rPr>
        <w:t>从运行过程看，抽水蓄能表现出较明显的“低谷抽水、高峰发电”特征。图中抽水工况主要分布在部分负荷较低、系统供电相对宽松的时段，而发电工况则更多出现在负荷上升或新能源出力回落之后。发电功率和抽水功率都多次达到</w:t>
      </w:r>
      <w:r>
        <w:rPr>
          <w:rFonts w:hint="eastAsia"/>
        </w:rPr>
        <w:t>600 MW</w:t>
      </w:r>
      <w:r>
        <w:rPr>
          <w:rFonts w:hint="eastAsia"/>
        </w:rPr>
        <w:t>左右，说明抽蓄在需要时能够较充分地释放调节能力，不仅承担了电量转移任务，也参与了系统功率平衡。</w:t>
      </w:r>
    </w:p>
    <w:p w14:paraId="74746AF2" w14:textId="77777777" w:rsidR="00F042DF" w:rsidRDefault="00F042DF" w:rsidP="00F042DF">
      <w:pPr>
        <w:ind w:firstLine="480"/>
      </w:pPr>
      <w:r>
        <w:rPr>
          <w:rFonts w:hint="eastAsia"/>
        </w:rPr>
        <w:t>从时序特征看，抽蓄的充放电切换较为频繁，但切换逻辑比较清晰：当系统中存在富余电量时，抽蓄吸收电能；当系统需要补充可调出力时，再转入发电状态。这种运行方式与前述风光出力特征是相适应的。尤其在光伏白天集中出力、晚间快速回落的背景下，抽蓄相当于在日内完成了一次能量搬移，有助于减轻常规机组在短时爬坡过程中的压力。</w:t>
      </w:r>
    </w:p>
    <w:p w14:paraId="3137C2BF" w14:textId="77777777" w:rsidR="00F042DF" w:rsidRDefault="00F042DF" w:rsidP="00F042DF">
      <w:pPr>
        <w:ind w:firstLine="480"/>
      </w:pPr>
      <w:r>
        <w:rPr>
          <w:rFonts w:hint="eastAsia"/>
        </w:rPr>
        <w:t>荷电状态曲线也反映了这一特点。仿真周期内，</w:t>
      </w:r>
      <w:r>
        <w:rPr>
          <w:rFonts w:hint="eastAsia"/>
        </w:rPr>
        <w:t>SOC</w:t>
      </w:r>
      <w:r>
        <w:rPr>
          <w:rFonts w:hint="eastAsia"/>
        </w:rPr>
        <w:t>基本在</w:t>
      </w:r>
      <w:r>
        <w:rPr>
          <w:rFonts w:hint="eastAsia"/>
        </w:rPr>
        <w:t>10%</w:t>
      </w:r>
      <w:r>
        <w:rPr>
          <w:rFonts w:hint="eastAsia"/>
        </w:rPr>
        <w:t>～</w:t>
      </w:r>
      <w:r>
        <w:rPr>
          <w:rFonts w:hint="eastAsia"/>
        </w:rPr>
        <w:t>90%</w:t>
      </w:r>
      <w:r>
        <w:rPr>
          <w:rFonts w:hint="eastAsia"/>
        </w:rPr>
        <w:t>的范围内波动，多次从较低水平回升至高位，再在发电过程中逐步下降，呈现出较强的周期性。这表明抽蓄在一周运行中得到了较为充分的利用，并没有长期停留在满电或空仓状态，而是在连续滚动地参与系统调节。换句话说，抽蓄并不是只在个别时刻发挥作用，而是作为日常调节资源嵌入到了全周运行过程中。</w:t>
      </w:r>
    </w:p>
    <w:p w14:paraId="09DDF1CF" w14:textId="4336E48A" w:rsidR="00F042DF" w:rsidRDefault="00F042DF" w:rsidP="00F042DF">
      <w:pPr>
        <w:ind w:firstLine="480"/>
      </w:pPr>
      <w:r>
        <w:rPr>
          <w:rFonts w:hint="eastAsia"/>
        </w:rPr>
        <w:t>总体来看，抽水蓄能在本算例中主要承担了两方面任务：一是吸收低谷时段或新能源高出力时段的富余电量，二是在系统需要时提供较集中的功率支撑。相</w:t>
      </w:r>
      <w:r>
        <w:rPr>
          <w:rFonts w:hint="eastAsia"/>
        </w:rPr>
        <w:lastRenderedPageBreak/>
        <w:t>比单纯从放电电量看其贡献，抽蓄更重要的价值在于时段转换和调节支撑。对于海南这样新能源占比较高的系统而言，抽水蓄能能够在风光波动与负荷变化之间起到“缓冲带”的作用，有助于提升系统运行的灵活性。</w:t>
      </w:r>
    </w:p>
    <w:p w14:paraId="62005E93" w14:textId="40571FAC" w:rsidR="00F042DF" w:rsidRDefault="005B59F3" w:rsidP="005B59F3">
      <w:pPr>
        <w:pStyle w:val="3"/>
        <w:rPr>
          <w:rFonts w:hint="default"/>
        </w:rPr>
      </w:pPr>
      <w:commentRangeStart w:id="31"/>
      <w:r w:rsidRPr="005B59F3">
        <w:t>独立电化学储能运行特征</w:t>
      </w:r>
      <w:commentRangeEnd w:id="31"/>
      <w:r w:rsidR="00857667">
        <w:rPr>
          <w:rStyle w:val="ab"/>
          <w:rFonts w:hint="default"/>
          <w:sz w:val="24"/>
          <w:szCs w:val="27"/>
        </w:rPr>
        <w:commentReference w:id="31"/>
      </w:r>
    </w:p>
    <w:p w14:paraId="75DEA8DF" w14:textId="5C55F0F1" w:rsidR="005B59F3" w:rsidRPr="005B59F3" w:rsidRDefault="005B59F3" w:rsidP="005B59F3">
      <w:pPr>
        <w:ind w:firstLine="480"/>
      </w:pPr>
      <w:r w:rsidRPr="005B59F3">
        <w:t>在抽水蓄能分析的基础上，进一步考察独立电化学储能的运行情况，可以反映短时储能资源在海南电力系统中的充放电规律及其参与功率调节的方式。给出了</w:t>
      </w:r>
      <w:r w:rsidRPr="005B59F3">
        <w:t>168 h</w:t>
      </w:r>
      <w:r w:rsidRPr="005B59F3">
        <w:t>仿真周期内独立电化学储能的发电功率、充电功率以及荷电状态变化。相比抽水蓄能，电化学储能单次充放电持续时间更短，功率切换也更为灵活，因此更适合参与日内快速调节。</w:t>
      </w:r>
    </w:p>
    <w:p w14:paraId="0752772C" w14:textId="03A8AEF7" w:rsidR="005B59F3" w:rsidRDefault="005B59F3" w:rsidP="005B59F3">
      <w:pPr>
        <w:ind w:firstLineChars="83" w:firstLine="199"/>
      </w:pPr>
      <w:r>
        <w:rPr>
          <w:noProof/>
        </w:rPr>
        <w:drawing>
          <wp:inline distT="0" distB="0" distL="0" distR="0" wp14:anchorId="794CDF6B" wp14:editId="032D466A">
            <wp:extent cx="5274310" cy="2939537"/>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独立电化学储能.png"/>
                    <pic:cNvPicPr/>
                  </pic:nvPicPr>
                  <pic:blipFill>
                    <a:blip r:embed="rId2715"/>
                    <a:stretch>
                      <a:fillRect/>
                    </a:stretch>
                  </pic:blipFill>
                  <pic:spPr>
                    <a:xfrm>
                      <a:off x="0" y="0"/>
                      <a:ext cx="5274310" cy="2939537"/>
                    </a:xfrm>
                    <a:prstGeom prst="rect">
                      <a:avLst/>
                    </a:prstGeom>
                  </pic:spPr>
                </pic:pic>
              </a:graphicData>
            </a:graphic>
          </wp:inline>
        </w:drawing>
      </w:r>
    </w:p>
    <w:p w14:paraId="36AF87A1" w14:textId="183BD400" w:rsidR="005B59F3" w:rsidRDefault="005B59F3" w:rsidP="005B59F3">
      <w:pPr>
        <w:pStyle w:val="af6"/>
        <w:rPr>
          <w:lang w:eastAsia="zh-CN"/>
        </w:rPr>
      </w:pPr>
      <w:r>
        <w:rPr>
          <w:rFonts w:hint="eastAsia"/>
          <w:lang w:eastAsia="zh-CN"/>
        </w:rPr>
        <w:t>图</w:t>
      </w:r>
      <w:r>
        <w:rPr>
          <w:rFonts w:hint="eastAsia"/>
          <w:lang w:eastAsia="zh-CN"/>
        </w:rPr>
        <w:t xml:space="preserve"> </w:t>
      </w:r>
      <w:r>
        <w:fldChar w:fldCharType="begin"/>
      </w:r>
      <w:r>
        <w:rPr>
          <w:lang w:eastAsia="zh-CN"/>
        </w:rPr>
        <w:instrText xml:space="preserve"> </w:instrText>
      </w:r>
      <w:r>
        <w:rPr>
          <w:rFonts w:hint="eastAsia"/>
          <w:lang w:eastAsia="zh-CN"/>
        </w:rPr>
        <w:instrText>STYLEREF 1 \s</w:instrText>
      </w:r>
      <w:r>
        <w:rPr>
          <w:lang w:eastAsia="zh-CN"/>
        </w:rPr>
        <w:instrText xml:space="preserve"> </w:instrText>
      </w:r>
      <w:r>
        <w:fldChar w:fldCharType="separate"/>
      </w:r>
      <w:r>
        <w:rPr>
          <w:noProof/>
          <w:lang w:eastAsia="zh-CN"/>
        </w:rPr>
        <w:t>4</w:t>
      </w:r>
      <w:r>
        <w:fldChar w:fldCharType="end"/>
      </w:r>
      <w:r>
        <w:rPr>
          <w:lang w:eastAsia="zh-CN"/>
        </w:rPr>
        <w:noBreakHyphen/>
      </w:r>
      <w: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fldChar w:fldCharType="separate"/>
      </w:r>
      <w:r>
        <w:rPr>
          <w:noProof/>
          <w:lang w:eastAsia="zh-CN"/>
        </w:rPr>
        <w:t>7</w:t>
      </w:r>
      <w:r>
        <w:fldChar w:fldCharType="end"/>
      </w:r>
      <w:r>
        <w:rPr>
          <w:rFonts w:hint="eastAsia"/>
          <w:lang w:eastAsia="zh-CN"/>
        </w:rPr>
        <w:t xml:space="preserve"> </w:t>
      </w:r>
      <w:r w:rsidRPr="005B59F3">
        <w:rPr>
          <w:lang w:eastAsia="zh-CN"/>
        </w:rPr>
        <w:t>独立电化学储能充放电功率及</w:t>
      </w:r>
      <w:r w:rsidRPr="005B59F3">
        <w:rPr>
          <w:lang w:eastAsia="zh-CN"/>
        </w:rPr>
        <w:t>SOC</w:t>
      </w:r>
      <w:r w:rsidRPr="005B59F3">
        <w:rPr>
          <w:lang w:eastAsia="zh-CN"/>
        </w:rPr>
        <w:t>轨迹</w:t>
      </w:r>
    </w:p>
    <w:p w14:paraId="1876E72E" w14:textId="77777777" w:rsidR="005B59F3" w:rsidRDefault="005B59F3" w:rsidP="005B59F3">
      <w:pPr>
        <w:ind w:firstLine="480"/>
      </w:pPr>
      <w:r>
        <w:rPr>
          <w:rFonts w:hint="eastAsia"/>
        </w:rPr>
        <w:t>从充放电过程看，独立电化学储能在一周内多次进行充电和放电，放电功率最高约为</w:t>
      </w:r>
      <w:r>
        <w:rPr>
          <w:rFonts w:hint="eastAsia"/>
        </w:rPr>
        <w:t>180 MW</w:t>
      </w:r>
      <w:r>
        <w:rPr>
          <w:rFonts w:hint="eastAsia"/>
        </w:rPr>
        <w:t>，充电功率也基本达到同一量级。其放电主要出现在系统供电压力上升或新能源出力下降的时段，而充电则更多集中在新能源出力较高、系统负荷相对较低的阶段。整体上呈现出较为明显的日内能量转移特征，与前述风光出力和系统净负荷变化能够形成较好的配合。</w:t>
      </w:r>
    </w:p>
    <w:p w14:paraId="248F904D" w14:textId="77777777" w:rsidR="005B59F3" w:rsidRDefault="005B59F3" w:rsidP="005B59F3">
      <w:pPr>
        <w:ind w:firstLine="480"/>
      </w:pPr>
      <w:r>
        <w:rPr>
          <w:rFonts w:hint="eastAsia"/>
        </w:rPr>
        <w:t>从荷电状态变化来看，</w:t>
      </w:r>
      <w:r>
        <w:rPr>
          <w:rFonts w:hint="eastAsia"/>
        </w:rPr>
        <w:t>SOC</w:t>
      </w:r>
      <w:r>
        <w:rPr>
          <w:rFonts w:hint="eastAsia"/>
        </w:rPr>
        <w:t>在</w:t>
      </w:r>
      <w:r>
        <w:rPr>
          <w:rFonts w:hint="eastAsia"/>
        </w:rPr>
        <w:t>10%</w:t>
      </w:r>
      <w:r>
        <w:rPr>
          <w:rFonts w:hint="eastAsia"/>
        </w:rPr>
        <w:t>～</w:t>
      </w:r>
      <w:r>
        <w:rPr>
          <w:rFonts w:hint="eastAsia"/>
        </w:rPr>
        <w:t>90%</w:t>
      </w:r>
      <w:r>
        <w:rPr>
          <w:rFonts w:hint="eastAsia"/>
        </w:rPr>
        <w:t>的约束范围内频繁波动，并多次接近上下限。部分时段储能由较低</w:t>
      </w:r>
      <w:r>
        <w:rPr>
          <w:rFonts w:hint="eastAsia"/>
        </w:rPr>
        <w:t>SOC</w:t>
      </w:r>
      <w:r>
        <w:rPr>
          <w:rFonts w:hint="eastAsia"/>
        </w:rPr>
        <w:t>快速充至较高水平，随后又在较短时间内通过放电回落。这说明电化学储能在仿真过程中使用频率较高，并没有长期保持</w:t>
      </w:r>
      <w:r>
        <w:rPr>
          <w:rFonts w:hint="eastAsia"/>
        </w:rPr>
        <w:lastRenderedPageBreak/>
        <w:t>固定荷电水平，而是持续参与系统调节。与抽水蓄能相比，其</w:t>
      </w:r>
      <w:r>
        <w:rPr>
          <w:rFonts w:hint="eastAsia"/>
        </w:rPr>
        <w:t>SOC</w:t>
      </w:r>
      <w:r>
        <w:rPr>
          <w:rFonts w:hint="eastAsia"/>
        </w:rPr>
        <w:t>变化更快、周期更短，反映出电化学储能更偏向于短时、快速的功率支撑。</w:t>
      </w:r>
    </w:p>
    <w:p w14:paraId="33235B92" w14:textId="329FA37A" w:rsidR="005B59F3" w:rsidRDefault="005B59F3" w:rsidP="005B59F3">
      <w:pPr>
        <w:ind w:firstLine="480"/>
      </w:pPr>
      <w:r>
        <w:rPr>
          <w:rFonts w:hint="eastAsia"/>
        </w:rPr>
        <w:t>结合前述电量统计结果，独立储能的累计放电量约为</w:t>
      </w:r>
      <w:r>
        <w:rPr>
          <w:rFonts w:hint="eastAsia"/>
        </w:rPr>
        <w:t>0.26</w:t>
      </w:r>
      <w:r>
        <w:rPr>
          <w:rFonts w:hint="eastAsia"/>
        </w:rPr>
        <w:t>万</w:t>
      </w:r>
      <w:r>
        <w:rPr>
          <w:rFonts w:hint="eastAsia"/>
        </w:rPr>
        <w:t>MWh</w:t>
      </w:r>
      <w:r>
        <w:rPr>
          <w:rFonts w:hint="eastAsia"/>
        </w:rPr>
        <w:t>，在全省总供电量中的占比较低，但其最大放电功率可达到</w:t>
      </w:r>
      <w:r>
        <w:rPr>
          <w:rFonts w:hint="eastAsia"/>
        </w:rPr>
        <w:t>180 MW</w:t>
      </w:r>
      <w:r>
        <w:rPr>
          <w:rFonts w:hint="eastAsia"/>
        </w:rPr>
        <w:t>。因此，独立储能的作用并不主要体现在提供大量电量，而在于根据系统运行状态快速完成充放电切换，在局部时段补充功率缺口或吸收富余新能源电量。</w:t>
      </w:r>
    </w:p>
    <w:p w14:paraId="458760D5" w14:textId="77777777" w:rsidR="005B59F3" w:rsidRDefault="005B59F3" w:rsidP="00F042DF">
      <w:pPr>
        <w:ind w:firstLine="480"/>
      </w:pPr>
    </w:p>
    <w:p w14:paraId="4717BA28" w14:textId="77777777" w:rsidR="005B59F3" w:rsidRDefault="005B59F3" w:rsidP="00F042DF">
      <w:pPr>
        <w:ind w:firstLine="480"/>
      </w:pPr>
    </w:p>
    <w:p w14:paraId="5855976D" w14:textId="77777777" w:rsidR="005B59F3" w:rsidRDefault="005B59F3" w:rsidP="00F042DF">
      <w:pPr>
        <w:ind w:firstLine="480"/>
      </w:pPr>
    </w:p>
    <w:p w14:paraId="7E6BBBD7" w14:textId="77777777" w:rsidR="005B59F3" w:rsidRDefault="005B59F3" w:rsidP="00F042DF">
      <w:pPr>
        <w:ind w:firstLine="480"/>
      </w:pPr>
    </w:p>
    <w:p w14:paraId="7EF130AC" w14:textId="77777777" w:rsidR="005B59F3" w:rsidRDefault="005B59F3" w:rsidP="00F042DF">
      <w:pPr>
        <w:ind w:firstLine="480"/>
      </w:pPr>
    </w:p>
    <w:p w14:paraId="42425435" w14:textId="77777777" w:rsidR="005B59F3" w:rsidRDefault="005B59F3" w:rsidP="00F042DF">
      <w:pPr>
        <w:ind w:firstLine="480"/>
      </w:pPr>
    </w:p>
    <w:p w14:paraId="341423A8" w14:textId="77777777" w:rsidR="005B59F3" w:rsidRPr="00F042DF" w:rsidRDefault="005B59F3" w:rsidP="00F042DF">
      <w:pPr>
        <w:ind w:firstLine="480"/>
      </w:pPr>
    </w:p>
    <w:sectPr w:rsidR="005B59F3" w:rsidRPr="00F042DF" w:rsidSect="00D824E0">
      <w:pgSz w:w="11906" w:h="16838"/>
      <w:pgMar w:top="1440" w:right="1800" w:bottom="1440" w:left="1800" w:header="851" w:footer="992" w:gutter="0"/>
      <w:cols w:space="720"/>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李昊" w:date="2026-09-20T14:27:00Z" w:initials="李昊">
    <w:p w14:paraId="1565E68E" w14:textId="77777777" w:rsidR="00900BDD" w:rsidRDefault="00900BDD" w:rsidP="00900BDD">
      <w:pPr>
        <w:pStyle w:val="ac"/>
        <w:ind w:firstLineChars="0" w:firstLine="0"/>
      </w:pPr>
      <w:r>
        <w:rPr>
          <w:rStyle w:val="ab"/>
        </w:rPr>
        <w:annotationRef/>
      </w:r>
      <w:r>
        <w:rPr>
          <w:rFonts w:hint="eastAsia"/>
        </w:rPr>
        <w:t>课题</w:t>
      </w:r>
      <w:r>
        <w:t>1</w:t>
      </w:r>
      <w:r>
        <w:rPr>
          <w:rFonts w:hint="eastAsia"/>
        </w:rPr>
        <w:t>、</w:t>
      </w:r>
      <w:r>
        <w:t>2</w:t>
      </w:r>
      <w:r>
        <w:rPr>
          <w:rFonts w:hint="eastAsia"/>
        </w:rPr>
        <w:t>的检修结果要一致</w:t>
      </w:r>
    </w:p>
  </w:comment>
  <w:comment w:id="1" w:author="jiujiu" w:date="2026-09-28T10:04:00Z" w:initials="jiujiu">
    <w:p w14:paraId="78F3BBE8" w14:textId="77777777" w:rsidR="000C1940" w:rsidRDefault="000C1940" w:rsidP="000C1940">
      <w:pPr>
        <w:pStyle w:val="ac"/>
        <w:ind w:firstLineChars="0" w:firstLine="0"/>
      </w:pPr>
      <w:r>
        <w:rPr>
          <w:rStyle w:val="ab"/>
        </w:rPr>
        <w:annotationRef/>
      </w:r>
      <w:r>
        <w:rPr>
          <w:rFonts w:hint="eastAsia"/>
        </w:rPr>
        <w:t>课题</w:t>
      </w:r>
      <w:r>
        <w:t>1</w:t>
      </w:r>
      <w:r>
        <w:rPr>
          <w:rFonts w:hint="eastAsia"/>
        </w:rPr>
        <w:t>无检修安排，采用和课题</w:t>
      </w:r>
      <w:r>
        <w:t>2</w:t>
      </w:r>
      <w:r>
        <w:rPr>
          <w:rFonts w:hint="eastAsia"/>
        </w:rPr>
        <w:t>一致的安排。</w:t>
      </w:r>
    </w:p>
  </w:comment>
  <w:comment w:id="2" w:author="jiujiu" w:date="2026-09-29T10:37:00Z" w:initials="jiujiu">
    <w:p w14:paraId="37A0E29D" w14:textId="77777777" w:rsidR="005B6571" w:rsidRDefault="005B6571" w:rsidP="005B6571">
      <w:pPr>
        <w:pStyle w:val="ac"/>
        <w:ind w:firstLineChars="0" w:firstLine="0"/>
      </w:pPr>
      <w:r>
        <w:rPr>
          <w:rStyle w:val="ab"/>
        </w:rPr>
        <w:annotationRef/>
      </w:r>
      <w:r>
        <w:rPr>
          <w:rFonts w:hint="eastAsia"/>
        </w:rPr>
        <w:t>对供暖期、非供暖期进行了区分</w:t>
      </w:r>
    </w:p>
  </w:comment>
  <w:comment w:id="3" w:author="jiujiu" w:date="2026-09-09T15:39:00Z" w:initials="jiujiu">
    <w:p w14:paraId="3EE00B7E" w14:textId="77777777" w:rsidR="000830DD" w:rsidRDefault="000830DD" w:rsidP="000830DD">
      <w:pPr>
        <w:pStyle w:val="ac"/>
        <w:ind w:firstLineChars="0" w:firstLine="0"/>
      </w:pPr>
      <w:r>
        <w:rPr>
          <w:rStyle w:val="ab"/>
        </w:rPr>
        <w:annotationRef/>
      </w:r>
      <w:r>
        <w:rPr>
          <w:rFonts w:hint="eastAsia"/>
        </w:rPr>
        <w:t>此处的</w:t>
      </w:r>
      <w:r>
        <w:rPr>
          <w:rFonts w:hint="eastAsia"/>
        </w:rPr>
        <w:t>Rmax</w:t>
      </w:r>
      <w:r>
        <w:rPr>
          <w:rFonts w:hint="eastAsia"/>
        </w:rPr>
        <w:t>已经替换成了</w:t>
      </w:r>
      <w:r>
        <w:rPr>
          <w:rFonts w:hint="eastAsia"/>
        </w:rPr>
        <w:t xml:space="preserve">Pmax </w:t>
      </w:r>
    </w:p>
  </w:comment>
  <w:comment w:id="4" w:author="李昊" w:date="2026-09-20T15:25:00Z" w:initials="李昊">
    <w:p w14:paraId="2CCA4250" w14:textId="77777777" w:rsidR="00D0175E" w:rsidRDefault="00D0175E" w:rsidP="00D0175E">
      <w:pPr>
        <w:pStyle w:val="ac"/>
        <w:ind w:firstLineChars="0" w:firstLine="0"/>
      </w:pPr>
      <w:r>
        <w:rPr>
          <w:rStyle w:val="ab"/>
        </w:rPr>
        <w:annotationRef/>
      </w:r>
      <w:r>
        <w:rPr>
          <w:rFonts w:hint="eastAsia"/>
        </w:rPr>
        <w:t>保留详细模型并标注</w:t>
      </w:r>
    </w:p>
  </w:comment>
  <w:comment w:id="5" w:author="jiujiu" w:date="2026-09-29T11:20:00Z" w:initials="jiujiu">
    <w:p w14:paraId="686E192C" w14:textId="77777777" w:rsidR="0078244D" w:rsidRDefault="0078244D" w:rsidP="0078244D">
      <w:pPr>
        <w:pStyle w:val="ac"/>
        <w:ind w:firstLineChars="0" w:firstLine="0"/>
      </w:pPr>
      <w:r>
        <w:rPr>
          <w:rStyle w:val="ab"/>
        </w:rPr>
        <w:annotationRef/>
      </w:r>
      <w:r>
        <w:rPr>
          <w:rFonts w:hint="eastAsia"/>
        </w:rPr>
        <w:t>存在真实爬坡限制，</w:t>
      </w:r>
      <w:r>
        <w:rPr>
          <w:rFonts w:hint="eastAsia"/>
        </w:rPr>
        <w:t xml:space="preserve"> </w:t>
      </w:r>
      <w:r>
        <w:rPr>
          <w:rFonts w:hint="eastAsia"/>
        </w:rPr>
        <w:t>小时级生产模拟爬坡影响相对有限</w:t>
      </w:r>
    </w:p>
  </w:comment>
  <w:comment w:id="6" w:author="jiujiu" w:date="2026-09-08T10:12:00Z" w:initials="jiujiu">
    <w:p w14:paraId="2A90BAB3" w14:textId="77777777" w:rsidR="00982588" w:rsidRDefault="00982588" w:rsidP="00F65105">
      <w:pPr>
        <w:pStyle w:val="ac"/>
        <w:ind w:firstLineChars="0" w:firstLine="0"/>
      </w:pPr>
      <w:r>
        <w:rPr>
          <w:rStyle w:val="ab"/>
        </w:rPr>
        <w:annotationRef/>
      </w:r>
      <w:r>
        <w:rPr>
          <w:rFonts w:hint="eastAsia"/>
        </w:rPr>
        <w:t>与气电爬坡保持一致</w:t>
      </w:r>
    </w:p>
  </w:comment>
  <w:comment w:id="7" w:author="jiujiu" w:date="2026-09-29T11:20:00Z" w:initials="jiujiu">
    <w:p w14:paraId="3942E02C" w14:textId="77777777" w:rsidR="008B2C85" w:rsidRDefault="008B2C85" w:rsidP="008B2C85">
      <w:pPr>
        <w:pStyle w:val="ac"/>
        <w:ind w:firstLineChars="0" w:firstLine="0"/>
      </w:pPr>
      <w:r>
        <w:rPr>
          <w:rStyle w:val="ab"/>
        </w:rPr>
        <w:annotationRef/>
      </w:r>
      <w:r>
        <w:rPr>
          <w:rFonts w:hint="eastAsia"/>
        </w:rPr>
        <w:t>保留，生物质燃料具有明显年度资源量限制，算是生物质特色约束</w:t>
      </w:r>
    </w:p>
  </w:comment>
  <w:comment w:id="8" w:author="李昊" w:date="2026-09-30T08:58:00Z" w:initials="李昊">
    <w:p w14:paraId="2FD5B75A" w14:textId="77777777" w:rsidR="00E74C52" w:rsidRDefault="00E74C52" w:rsidP="00E74C52">
      <w:pPr>
        <w:pStyle w:val="ac"/>
        <w:ind w:firstLineChars="0" w:firstLine="0"/>
      </w:pPr>
      <w:r>
        <w:rPr>
          <w:rStyle w:val="ab"/>
        </w:rPr>
        <w:annotationRef/>
      </w:r>
      <w:r>
        <w:rPr>
          <w:rFonts w:hint="eastAsia"/>
        </w:rPr>
        <w:t>待明确不同初值对结果的影响</w:t>
      </w:r>
    </w:p>
  </w:comment>
  <w:comment w:id="14" w:author="李昊" w:date="2026-09-30T09:04:00Z" w:initials="李昊">
    <w:p w14:paraId="15573BDC" w14:textId="77777777" w:rsidR="005F61F3" w:rsidRDefault="005F61F3" w:rsidP="005F61F3">
      <w:pPr>
        <w:pStyle w:val="ac"/>
        <w:ind w:firstLineChars="0" w:firstLine="0"/>
      </w:pPr>
      <w:r>
        <w:rPr>
          <w:rStyle w:val="ab"/>
        </w:rPr>
        <w:annotationRef/>
      </w:r>
      <w:r>
        <w:rPr>
          <w:rFonts w:hint="eastAsia"/>
        </w:rPr>
        <w:t>物理意义待明确</w:t>
      </w:r>
    </w:p>
  </w:comment>
  <w:comment w:id="17" w:author="李昊" w:date="2026-09-30T09:06:00Z" w:initials="李昊">
    <w:p w14:paraId="2564887E" w14:textId="77777777" w:rsidR="005F61F3" w:rsidRDefault="005F61F3" w:rsidP="005F61F3">
      <w:pPr>
        <w:pStyle w:val="ac"/>
        <w:ind w:firstLineChars="0" w:firstLine="0"/>
      </w:pPr>
      <w:r>
        <w:rPr>
          <w:rStyle w:val="ab"/>
        </w:rPr>
        <w:annotationRef/>
      </w:r>
      <w:r>
        <w:rPr>
          <w:rFonts w:hint="eastAsia"/>
        </w:rPr>
        <w:t>物理意义待明确</w:t>
      </w:r>
    </w:p>
  </w:comment>
  <w:comment w:id="18" w:author="李昊" w:date="2026-09-20T15:16:00Z" w:initials="李昊">
    <w:p w14:paraId="5DA6FB00" w14:textId="77777777" w:rsidR="00D0175E" w:rsidRDefault="00D0175E" w:rsidP="00D0175E">
      <w:pPr>
        <w:pStyle w:val="ac"/>
        <w:ind w:firstLineChars="0" w:firstLine="0"/>
      </w:pPr>
      <w:r>
        <w:rPr>
          <w:rStyle w:val="ab"/>
        </w:rPr>
        <w:annotationRef/>
      </w:r>
      <w:r>
        <w:rPr>
          <w:rFonts w:hint="eastAsia"/>
        </w:rPr>
        <w:t>细化模型</w:t>
      </w:r>
    </w:p>
  </w:comment>
  <w:comment w:id="19" w:author="jiujiu" w:date="2026-09-29T16:30:00Z" w:initials="jiujiu">
    <w:p w14:paraId="03E462F4" w14:textId="77777777" w:rsidR="00BC36EF" w:rsidRDefault="00BC36EF" w:rsidP="00BC36EF">
      <w:pPr>
        <w:pStyle w:val="ac"/>
        <w:ind w:firstLineChars="0" w:firstLine="0"/>
      </w:pPr>
      <w:r>
        <w:rPr>
          <w:rStyle w:val="ab"/>
        </w:rPr>
        <w:annotationRef/>
      </w:r>
      <w:r>
        <w:rPr>
          <w:rFonts w:hint="eastAsia"/>
        </w:rPr>
        <w:t>以添加</w:t>
      </w:r>
    </w:p>
  </w:comment>
  <w:comment w:id="20" w:author="李昊" w:date="2026-09-30T09:18:00Z" w:initials="李昊">
    <w:p w14:paraId="7E9DCF2F" w14:textId="77777777" w:rsidR="00C8768B" w:rsidRDefault="00C8768B" w:rsidP="00C8768B">
      <w:pPr>
        <w:pStyle w:val="ac"/>
        <w:ind w:firstLineChars="0" w:firstLine="0"/>
      </w:pPr>
      <w:r>
        <w:rPr>
          <w:rStyle w:val="ab"/>
        </w:rPr>
        <w:annotationRef/>
      </w:r>
      <w:r>
        <w:rPr>
          <w:rFonts w:hint="eastAsia"/>
        </w:rPr>
        <w:t>若有细化模型，是否还需要爬坡约束</w:t>
      </w:r>
    </w:p>
  </w:comment>
  <w:comment w:id="21" w:author="李昊" w:date="2026-09-20T15:22:00Z" w:initials="李昊">
    <w:p w14:paraId="51EAB747" w14:textId="77777777" w:rsidR="00D0175E" w:rsidRDefault="00D0175E" w:rsidP="00D0175E">
      <w:pPr>
        <w:pStyle w:val="ac"/>
        <w:ind w:firstLineChars="0" w:firstLine="0"/>
      </w:pPr>
      <w:r>
        <w:rPr>
          <w:rStyle w:val="ab"/>
        </w:rPr>
        <w:annotationRef/>
      </w:r>
      <w:r>
        <w:rPr>
          <w:rFonts w:hint="eastAsia"/>
        </w:rPr>
        <w:t>大于等于</w:t>
      </w:r>
      <w:r>
        <w:t>0</w:t>
      </w:r>
    </w:p>
  </w:comment>
  <w:comment w:id="24" w:author="李昊" w:date="2026-09-30T09:22:00Z" w:initials="李昊">
    <w:p w14:paraId="6D00EE10" w14:textId="77777777" w:rsidR="00C8768B" w:rsidRDefault="00C8768B" w:rsidP="00C8768B">
      <w:pPr>
        <w:pStyle w:val="ac"/>
        <w:ind w:firstLineChars="0" w:firstLine="0"/>
      </w:pPr>
      <w:r>
        <w:rPr>
          <w:rStyle w:val="ab"/>
        </w:rPr>
        <w:annotationRef/>
      </w:r>
      <w:r>
        <w:rPr>
          <w:rFonts w:hint="eastAsia"/>
        </w:rPr>
        <w:t>重新排序，要体现基荷、腰荷、峰荷</w:t>
      </w:r>
    </w:p>
  </w:comment>
  <w:comment w:id="30" w:author="李昊" w:date="2026-09-30T09:28:00Z" w:initials="李昊">
    <w:p w14:paraId="1ACF21E7" w14:textId="77777777" w:rsidR="00857667" w:rsidRDefault="00857667" w:rsidP="00857667">
      <w:pPr>
        <w:pStyle w:val="ac"/>
        <w:ind w:firstLineChars="0" w:firstLine="0"/>
      </w:pPr>
      <w:r>
        <w:rPr>
          <w:rStyle w:val="ab"/>
        </w:rPr>
        <w:annotationRef/>
      </w:r>
      <w:r>
        <w:rPr>
          <w:rFonts w:hint="eastAsia"/>
        </w:rPr>
        <w:t>是否区分了陆风、海风</w:t>
      </w:r>
    </w:p>
  </w:comment>
  <w:comment w:id="31" w:author="李昊" w:date="2026-09-30T09:29:00Z" w:initials="李昊">
    <w:p w14:paraId="76E1FFB3" w14:textId="77777777" w:rsidR="00857667" w:rsidRDefault="00857667" w:rsidP="00857667">
      <w:pPr>
        <w:pStyle w:val="ac"/>
        <w:ind w:firstLineChars="0" w:firstLine="0"/>
      </w:pPr>
      <w:r>
        <w:rPr>
          <w:rStyle w:val="ab"/>
        </w:rPr>
        <w:annotationRef/>
      </w:r>
      <w:r>
        <w:rPr>
          <w:rFonts w:hint="eastAsia"/>
        </w:rPr>
        <w:t>按“日”划分时间节点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65E68E" w15:done="0"/>
  <w15:commentEx w15:paraId="78F3BBE8" w15:paraIdParent="1565E68E" w15:done="0"/>
  <w15:commentEx w15:paraId="37A0E29D" w15:done="0"/>
  <w15:commentEx w15:paraId="3EE00B7E" w15:done="1"/>
  <w15:commentEx w15:paraId="2CCA4250" w15:done="0"/>
  <w15:commentEx w15:paraId="686E192C" w15:done="0"/>
  <w15:commentEx w15:paraId="2A90BAB3" w15:done="1"/>
  <w15:commentEx w15:paraId="3942E02C" w15:done="0"/>
  <w15:commentEx w15:paraId="2FD5B75A" w15:done="0"/>
  <w15:commentEx w15:paraId="15573BDC" w15:done="0"/>
  <w15:commentEx w15:paraId="2564887E" w15:done="0"/>
  <w15:commentEx w15:paraId="5DA6FB00" w15:done="0"/>
  <w15:commentEx w15:paraId="03E462F4" w15:paraIdParent="5DA6FB00" w15:done="0"/>
  <w15:commentEx w15:paraId="7E9DCF2F" w15:done="0"/>
  <w15:commentEx w15:paraId="51EAB747" w15:done="0"/>
  <w15:commentEx w15:paraId="6D00EE10" w15:done="0"/>
  <w15:commentEx w15:paraId="1ACF21E7" w15:done="0"/>
  <w15:commentEx w15:paraId="76E1FF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9E1BE2" w16cex:dateUtc="2026-09-20T06:27:00Z"/>
  <w16cex:commentExtensible w16cex:durableId="759CFFAE" w16cex:dateUtc="2026-09-28T02:04:00Z"/>
  <w16cex:commentExtensible w16cex:durableId="75C1370C" w16cex:dateUtc="2026-09-29T02:37:00Z"/>
  <w16cex:commentExtensible w16cex:durableId="4C3D1FCF" w16cex:dateUtc="2026-09-09T07:39:00Z"/>
  <w16cex:commentExtensible w16cex:durableId="4B842B41" w16cex:dateUtc="2026-09-20T07:25:00Z"/>
  <w16cex:commentExtensible w16cex:durableId="06A78BC0" w16cex:dateUtc="2026-09-29T03:20:00Z"/>
  <w16cex:commentExtensible w16cex:durableId="4DB322CF" w16cex:dateUtc="2026-09-08T02:12:00Z"/>
  <w16cex:commentExtensible w16cex:durableId="78EBD019" w16cex:dateUtc="2026-09-29T03:20:00Z"/>
  <w16cex:commentExtensible w16cex:durableId="1AD5021C" w16cex:dateUtc="2026-09-30T00:58:00Z"/>
  <w16cex:commentExtensible w16cex:durableId="27DBC3DA" w16cex:dateUtc="2026-09-30T01:04:00Z"/>
  <w16cex:commentExtensible w16cex:durableId="1AEFA6A1" w16cex:dateUtc="2026-09-30T01:06:00Z"/>
  <w16cex:commentExtensible w16cex:durableId="3CA1F220" w16cex:dateUtc="2026-09-20T07:16:00Z"/>
  <w16cex:commentExtensible w16cex:durableId="4B3EA6E7" w16cex:dateUtc="2026-09-29T08:30:00Z"/>
  <w16cex:commentExtensible w16cex:durableId="15CDA27E" w16cex:dateUtc="2026-09-30T01:18:00Z"/>
  <w16cex:commentExtensible w16cex:durableId="1D2130C9" w16cex:dateUtc="2026-09-20T07:22:00Z"/>
  <w16cex:commentExtensible w16cex:durableId="048A9A52" w16cex:dateUtc="2026-09-30T01:22:00Z"/>
  <w16cex:commentExtensible w16cex:durableId="311E9170" w16cex:dateUtc="2026-09-30T01:28:00Z"/>
  <w16cex:commentExtensible w16cex:durableId="74BB8D74" w16cex:dateUtc="2026-09-30T0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65E68E" w16cid:durableId="049E1BE2"/>
  <w16cid:commentId w16cid:paraId="78F3BBE8" w16cid:durableId="759CFFAE"/>
  <w16cid:commentId w16cid:paraId="37A0E29D" w16cid:durableId="75C1370C"/>
  <w16cid:commentId w16cid:paraId="3EE00B7E" w16cid:durableId="4C3D1FCF"/>
  <w16cid:commentId w16cid:paraId="2CCA4250" w16cid:durableId="4B842B41"/>
  <w16cid:commentId w16cid:paraId="686E192C" w16cid:durableId="06A78BC0"/>
  <w16cid:commentId w16cid:paraId="2A90BAB3" w16cid:durableId="4DB322CF"/>
  <w16cid:commentId w16cid:paraId="3942E02C" w16cid:durableId="78EBD019"/>
  <w16cid:commentId w16cid:paraId="2FD5B75A" w16cid:durableId="1AD5021C"/>
  <w16cid:commentId w16cid:paraId="15573BDC" w16cid:durableId="27DBC3DA"/>
  <w16cid:commentId w16cid:paraId="2564887E" w16cid:durableId="1AEFA6A1"/>
  <w16cid:commentId w16cid:paraId="5DA6FB00" w16cid:durableId="3CA1F220"/>
  <w16cid:commentId w16cid:paraId="03E462F4" w16cid:durableId="4B3EA6E7"/>
  <w16cid:commentId w16cid:paraId="7E9DCF2F" w16cid:durableId="15CDA27E"/>
  <w16cid:commentId w16cid:paraId="51EAB747" w16cid:durableId="1D2130C9"/>
  <w16cid:commentId w16cid:paraId="6D00EE10" w16cid:durableId="048A9A52"/>
  <w16cid:commentId w16cid:paraId="1ACF21E7" w16cid:durableId="311E9170"/>
  <w16cid:commentId w16cid:paraId="76E1FFB3" w16cid:durableId="74BB8D74"/>
</w16cid:commentsIds>
</file>

<file path=word/customizations.xml><?xml version="1.0" encoding="utf-8"?>
<wne:tcg xmlns:r="http://schemas.openxmlformats.org/officeDocument/2006/relationships" xmlns:wne="http://schemas.microsoft.com/office/word/2006/wordml">
  <wne:keymaps>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5FDF5" w14:textId="77777777" w:rsidR="00DA296F" w:rsidRDefault="00DA296F">
      <w:pPr>
        <w:spacing w:line="240" w:lineRule="auto"/>
        <w:ind w:firstLine="480"/>
      </w:pPr>
      <w:r>
        <w:separator/>
      </w:r>
    </w:p>
  </w:endnote>
  <w:endnote w:type="continuationSeparator" w:id="0">
    <w:p w14:paraId="280E19F8" w14:textId="77777777" w:rsidR="00DA296F" w:rsidRDefault="00DA296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1E997" w14:textId="77777777" w:rsidR="00DE1BE1" w:rsidRDefault="00DE1BE1">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80F6" w14:textId="77777777" w:rsidR="00DE1BE1" w:rsidRDefault="00DE1BE1">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8D8B7" w14:textId="77777777" w:rsidR="00DE1BE1" w:rsidRDefault="00DE1BE1">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3CC17" w14:textId="77777777" w:rsidR="00DA296F" w:rsidRDefault="00DA296F">
      <w:pPr>
        <w:ind w:firstLine="480"/>
      </w:pPr>
      <w:r>
        <w:separator/>
      </w:r>
    </w:p>
  </w:footnote>
  <w:footnote w:type="continuationSeparator" w:id="0">
    <w:p w14:paraId="188C933D" w14:textId="77777777" w:rsidR="00DA296F" w:rsidRDefault="00DA296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4A2A9" w14:textId="77777777" w:rsidR="00DE1BE1" w:rsidRDefault="00DE1BE1">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D9A9D" w14:textId="77777777" w:rsidR="00DE1BE1" w:rsidRDefault="00DE1BE1">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C664" w14:textId="77777777" w:rsidR="00DE1BE1" w:rsidRDefault="00DE1BE1">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688792"/>
    <w:multiLevelType w:val="singleLevel"/>
    <w:tmpl w:val="91688792"/>
    <w:lvl w:ilvl="0">
      <w:start w:val="1"/>
      <w:numFmt w:val="chineseCounting"/>
      <w:suff w:val="nothing"/>
      <w:lvlText w:val="%1、"/>
      <w:lvlJc w:val="left"/>
      <w:rPr>
        <w:rFonts w:hint="eastAsia"/>
      </w:rPr>
    </w:lvl>
  </w:abstractNum>
  <w:abstractNum w:abstractNumId="1" w15:restartNumberingAfterBreak="0">
    <w:nsid w:val="9819C5BE"/>
    <w:multiLevelType w:val="singleLevel"/>
    <w:tmpl w:val="9819C5BE"/>
    <w:lvl w:ilvl="0">
      <w:start w:val="1"/>
      <w:numFmt w:val="chineseCounting"/>
      <w:suff w:val="nothing"/>
      <w:lvlText w:val="%1、"/>
      <w:lvlJc w:val="left"/>
      <w:rPr>
        <w:rFonts w:hint="eastAsia"/>
      </w:rPr>
    </w:lvl>
  </w:abstractNum>
  <w:abstractNum w:abstractNumId="2" w15:restartNumberingAfterBreak="0">
    <w:nsid w:val="A2BC0B9A"/>
    <w:multiLevelType w:val="singleLevel"/>
    <w:tmpl w:val="A2BC0B9A"/>
    <w:lvl w:ilvl="0">
      <w:start w:val="7"/>
      <w:numFmt w:val="chineseCounting"/>
      <w:suff w:val="nothing"/>
      <w:lvlText w:val="（%1）"/>
      <w:lvlJc w:val="left"/>
      <w:rPr>
        <w:rFonts w:hint="eastAsia"/>
      </w:rPr>
    </w:lvl>
  </w:abstractNum>
  <w:abstractNum w:abstractNumId="3" w15:restartNumberingAfterBreak="0">
    <w:nsid w:val="A704D7C3"/>
    <w:multiLevelType w:val="singleLevel"/>
    <w:tmpl w:val="A704D7C3"/>
    <w:lvl w:ilvl="0">
      <w:start w:val="1"/>
      <w:numFmt w:val="decimal"/>
      <w:suff w:val="nothing"/>
      <w:lvlText w:val="（%1）"/>
      <w:lvlJc w:val="left"/>
    </w:lvl>
  </w:abstractNum>
  <w:abstractNum w:abstractNumId="4" w15:restartNumberingAfterBreak="0">
    <w:nsid w:val="A7FE2CEE"/>
    <w:multiLevelType w:val="singleLevel"/>
    <w:tmpl w:val="A7FE2CEE"/>
    <w:lvl w:ilvl="0">
      <w:start w:val="1"/>
      <w:numFmt w:val="decimal"/>
      <w:suff w:val="nothing"/>
      <w:lvlText w:val="（%1）"/>
      <w:lvlJc w:val="left"/>
    </w:lvl>
  </w:abstractNum>
  <w:abstractNum w:abstractNumId="5" w15:restartNumberingAfterBreak="0">
    <w:nsid w:val="A89DF579"/>
    <w:multiLevelType w:val="singleLevel"/>
    <w:tmpl w:val="A89DF579"/>
    <w:lvl w:ilvl="0">
      <w:start w:val="1"/>
      <w:numFmt w:val="chineseCounting"/>
      <w:suff w:val="nothing"/>
      <w:lvlText w:val="%1、"/>
      <w:lvlJc w:val="left"/>
      <w:rPr>
        <w:rFonts w:hint="eastAsia"/>
      </w:rPr>
    </w:lvl>
  </w:abstractNum>
  <w:abstractNum w:abstractNumId="6" w15:restartNumberingAfterBreak="0">
    <w:nsid w:val="AF26010F"/>
    <w:multiLevelType w:val="singleLevel"/>
    <w:tmpl w:val="AF26010F"/>
    <w:lvl w:ilvl="0">
      <w:start w:val="1"/>
      <w:numFmt w:val="decimal"/>
      <w:suff w:val="nothing"/>
      <w:lvlText w:val="（%1）"/>
      <w:lvlJc w:val="left"/>
    </w:lvl>
  </w:abstractNum>
  <w:abstractNum w:abstractNumId="7" w15:restartNumberingAfterBreak="0">
    <w:nsid w:val="B8B55799"/>
    <w:multiLevelType w:val="singleLevel"/>
    <w:tmpl w:val="B8B55799"/>
    <w:lvl w:ilvl="0">
      <w:start w:val="1"/>
      <w:numFmt w:val="chineseCounting"/>
      <w:suff w:val="nothing"/>
      <w:lvlText w:val="%1、"/>
      <w:lvlJc w:val="left"/>
      <w:rPr>
        <w:rFonts w:hint="eastAsia"/>
      </w:rPr>
    </w:lvl>
  </w:abstractNum>
  <w:abstractNum w:abstractNumId="8" w15:restartNumberingAfterBreak="0">
    <w:nsid w:val="BD76B92A"/>
    <w:multiLevelType w:val="singleLevel"/>
    <w:tmpl w:val="BD76B92A"/>
    <w:lvl w:ilvl="0">
      <w:start w:val="1"/>
      <w:numFmt w:val="chineseCounting"/>
      <w:suff w:val="nothing"/>
      <w:lvlText w:val="%1、"/>
      <w:lvlJc w:val="left"/>
      <w:rPr>
        <w:rFonts w:hint="eastAsia"/>
      </w:rPr>
    </w:lvl>
  </w:abstractNum>
  <w:abstractNum w:abstractNumId="9" w15:restartNumberingAfterBreak="0">
    <w:nsid w:val="C2684AB3"/>
    <w:multiLevelType w:val="singleLevel"/>
    <w:tmpl w:val="C2684AB3"/>
    <w:lvl w:ilvl="0">
      <w:start w:val="1"/>
      <w:numFmt w:val="decimal"/>
      <w:suff w:val="nothing"/>
      <w:lvlText w:val="（%1）"/>
      <w:lvlJc w:val="left"/>
    </w:lvl>
  </w:abstractNum>
  <w:abstractNum w:abstractNumId="10" w15:restartNumberingAfterBreak="0">
    <w:nsid w:val="DF8CCBFB"/>
    <w:multiLevelType w:val="singleLevel"/>
    <w:tmpl w:val="DF8CCBFB"/>
    <w:lvl w:ilvl="0">
      <w:start w:val="1"/>
      <w:numFmt w:val="decimal"/>
      <w:suff w:val="nothing"/>
      <w:lvlText w:val="（%1）"/>
      <w:lvlJc w:val="left"/>
    </w:lvl>
  </w:abstractNum>
  <w:abstractNum w:abstractNumId="11" w15:restartNumberingAfterBreak="0">
    <w:nsid w:val="ED91FDB3"/>
    <w:multiLevelType w:val="singleLevel"/>
    <w:tmpl w:val="ED91FDB3"/>
    <w:lvl w:ilvl="0">
      <w:start w:val="1"/>
      <w:numFmt w:val="chineseCounting"/>
      <w:suff w:val="nothing"/>
      <w:lvlText w:val="%1、"/>
      <w:lvlJc w:val="left"/>
      <w:rPr>
        <w:rFonts w:hint="eastAsia"/>
      </w:rPr>
    </w:lvl>
  </w:abstractNum>
  <w:abstractNum w:abstractNumId="12" w15:restartNumberingAfterBreak="0">
    <w:nsid w:val="F0B1EB45"/>
    <w:multiLevelType w:val="singleLevel"/>
    <w:tmpl w:val="F0B1EB45"/>
    <w:lvl w:ilvl="0">
      <w:start w:val="1"/>
      <w:numFmt w:val="decimal"/>
      <w:suff w:val="nothing"/>
      <w:lvlText w:val="（%1）"/>
      <w:lvlJc w:val="left"/>
    </w:lvl>
  </w:abstractNum>
  <w:abstractNum w:abstractNumId="13" w15:restartNumberingAfterBreak="0">
    <w:nsid w:val="F4739605"/>
    <w:multiLevelType w:val="singleLevel"/>
    <w:tmpl w:val="F4739605"/>
    <w:lvl w:ilvl="0">
      <w:start w:val="1"/>
      <w:numFmt w:val="chineseCounting"/>
      <w:suff w:val="nothing"/>
      <w:lvlText w:val="%1、"/>
      <w:lvlJc w:val="left"/>
      <w:rPr>
        <w:rFonts w:hint="eastAsia"/>
      </w:rPr>
    </w:lvl>
  </w:abstractNum>
  <w:abstractNum w:abstractNumId="14"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15" w15:restartNumberingAfterBreak="0">
    <w:nsid w:val="0A6095D4"/>
    <w:multiLevelType w:val="singleLevel"/>
    <w:tmpl w:val="0A6095D4"/>
    <w:lvl w:ilvl="0">
      <w:start w:val="2"/>
      <w:numFmt w:val="decimal"/>
      <w:suff w:val="nothing"/>
      <w:lvlText w:val="（%1）"/>
      <w:lvlJc w:val="left"/>
    </w:lvl>
  </w:abstractNum>
  <w:abstractNum w:abstractNumId="16" w15:restartNumberingAfterBreak="0">
    <w:nsid w:val="28BDDE9D"/>
    <w:multiLevelType w:val="singleLevel"/>
    <w:tmpl w:val="28BDDE9D"/>
    <w:lvl w:ilvl="0">
      <w:start w:val="1"/>
      <w:numFmt w:val="decimal"/>
      <w:suff w:val="nothing"/>
      <w:lvlText w:val="（%1）"/>
      <w:lvlJc w:val="left"/>
    </w:lvl>
  </w:abstractNum>
  <w:abstractNum w:abstractNumId="17" w15:restartNumberingAfterBreak="0">
    <w:nsid w:val="30ABF88E"/>
    <w:multiLevelType w:val="singleLevel"/>
    <w:tmpl w:val="30ABF88E"/>
    <w:lvl w:ilvl="0">
      <w:start w:val="1"/>
      <w:numFmt w:val="chineseCounting"/>
      <w:suff w:val="nothing"/>
      <w:lvlText w:val="%1、"/>
      <w:lvlJc w:val="left"/>
      <w:rPr>
        <w:rFonts w:hint="eastAsia"/>
      </w:rPr>
    </w:lvl>
  </w:abstractNum>
  <w:abstractNum w:abstractNumId="18" w15:restartNumberingAfterBreak="0">
    <w:nsid w:val="505CFEA8"/>
    <w:multiLevelType w:val="singleLevel"/>
    <w:tmpl w:val="505CFEA8"/>
    <w:lvl w:ilvl="0">
      <w:start w:val="1"/>
      <w:numFmt w:val="chineseCounting"/>
      <w:suff w:val="nothing"/>
      <w:lvlText w:val="%1、"/>
      <w:lvlJc w:val="left"/>
      <w:rPr>
        <w:rFonts w:hint="eastAsia"/>
      </w:rPr>
    </w:lvl>
  </w:abstractNum>
  <w:abstractNum w:abstractNumId="19" w15:restartNumberingAfterBreak="0">
    <w:nsid w:val="52A66351"/>
    <w:multiLevelType w:val="singleLevel"/>
    <w:tmpl w:val="52A66351"/>
    <w:lvl w:ilvl="0">
      <w:start w:val="1"/>
      <w:numFmt w:val="chineseCounting"/>
      <w:suff w:val="nothing"/>
      <w:lvlText w:val="%1、"/>
      <w:lvlJc w:val="left"/>
      <w:rPr>
        <w:rFonts w:hint="eastAsia"/>
      </w:rPr>
    </w:lvl>
  </w:abstractNum>
  <w:abstractNum w:abstractNumId="20" w15:restartNumberingAfterBreak="0">
    <w:nsid w:val="5763B7CE"/>
    <w:multiLevelType w:val="singleLevel"/>
    <w:tmpl w:val="5763B7CE"/>
    <w:lvl w:ilvl="0">
      <w:start w:val="1"/>
      <w:numFmt w:val="decimal"/>
      <w:suff w:val="nothing"/>
      <w:lvlText w:val="（%1）"/>
      <w:lvlJc w:val="left"/>
    </w:lvl>
  </w:abstractNum>
  <w:abstractNum w:abstractNumId="21" w15:restartNumberingAfterBreak="0">
    <w:nsid w:val="5B49F008"/>
    <w:multiLevelType w:val="singleLevel"/>
    <w:tmpl w:val="5B49F008"/>
    <w:lvl w:ilvl="0">
      <w:start w:val="1"/>
      <w:numFmt w:val="decimal"/>
      <w:suff w:val="nothing"/>
      <w:lvlText w:val="（%1）"/>
      <w:lvlJc w:val="left"/>
    </w:lvl>
  </w:abstractNum>
  <w:abstractNum w:abstractNumId="22" w15:restartNumberingAfterBreak="0">
    <w:nsid w:val="5CC7B514"/>
    <w:multiLevelType w:val="singleLevel"/>
    <w:tmpl w:val="5CC7B514"/>
    <w:lvl w:ilvl="0">
      <w:start w:val="1"/>
      <w:numFmt w:val="decimal"/>
      <w:suff w:val="nothing"/>
      <w:lvlText w:val="（%1）"/>
      <w:lvlJc w:val="left"/>
    </w:lvl>
  </w:abstractNum>
  <w:abstractNum w:abstractNumId="23" w15:restartNumberingAfterBreak="0">
    <w:nsid w:val="5F8D7A0A"/>
    <w:multiLevelType w:val="multilevel"/>
    <w:tmpl w:val="5F8D7A0A"/>
    <w:lvl w:ilvl="0">
      <w:start w:val="1"/>
      <w:numFmt w:val="japaneseCounting"/>
      <w:lvlText w:val="%1、"/>
      <w:lvlJc w:val="left"/>
      <w:pPr>
        <w:ind w:left="960" w:hanging="48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4" w15:restartNumberingAfterBreak="0">
    <w:nsid w:val="65A11774"/>
    <w:multiLevelType w:val="multilevel"/>
    <w:tmpl w:val="65A11774"/>
    <w:lvl w:ilvl="0">
      <w:start w:val="1"/>
      <w:numFmt w:val="decimal"/>
      <w:pStyle w:val="1"/>
      <w:suff w:val="space"/>
      <w:lvlText w:val="%1"/>
      <w:lvlJc w:val="left"/>
      <w:pPr>
        <w:ind w:left="0" w:firstLine="0"/>
      </w:pPr>
      <w:rPr>
        <w:rFonts w:ascii="Times New Roman" w:hAnsi="Times New Roman" w:hint="default"/>
        <w:b/>
        <w:i w:val="0"/>
        <w:sz w:val="28"/>
      </w:rPr>
    </w:lvl>
    <w:lvl w:ilvl="1">
      <w:start w:val="1"/>
      <w:numFmt w:val="decimal"/>
      <w:pStyle w:val="20"/>
      <w:suff w:val="space"/>
      <w:lvlText w:val="%1.%2"/>
      <w:lvlJc w:val="left"/>
      <w:pPr>
        <w:ind w:left="0" w:firstLine="0"/>
      </w:pPr>
      <w:rPr>
        <w:rFonts w:ascii="Times New Roman" w:hAnsi="Times New Roman" w:hint="default"/>
        <w:b/>
        <w:i w:val="0"/>
        <w:sz w:val="24"/>
      </w:rPr>
    </w:lvl>
    <w:lvl w:ilvl="2">
      <w:start w:val="1"/>
      <w:numFmt w:val="decimal"/>
      <w:pStyle w:val="3"/>
      <w:suff w:val="space"/>
      <w:lvlText w:val="%1.%2.%3"/>
      <w:lvlJc w:val="left"/>
      <w:pPr>
        <w:ind w:left="0" w:firstLine="0"/>
      </w:pPr>
      <w:rPr>
        <w:rFonts w:ascii="Times New Roman" w:eastAsia="宋体" w:hAnsi="Times New Roman" w:hint="default"/>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69DEEA0A"/>
    <w:multiLevelType w:val="singleLevel"/>
    <w:tmpl w:val="69DEEA0A"/>
    <w:lvl w:ilvl="0">
      <w:start w:val="1"/>
      <w:numFmt w:val="decimal"/>
      <w:suff w:val="nothing"/>
      <w:lvlText w:val="（%1）"/>
      <w:lvlJc w:val="left"/>
    </w:lvl>
  </w:abstractNum>
  <w:abstractNum w:abstractNumId="26" w15:restartNumberingAfterBreak="0">
    <w:nsid w:val="6A6246F0"/>
    <w:multiLevelType w:val="singleLevel"/>
    <w:tmpl w:val="6A6246F0"/>
    <w:lvl w:ilvl="0">
      <w:start w:val="1"/>
      <w:numFmt w:val="decimal"/>
      <w:suff w:val="nothing"/>
      <w:lvlText w:val="（%1）"/>
      <w:lvlJc w:val="left"/>
    </w:lvl>
  </w:abstractNum>
  <w:abstractNum w:abstractNumId="27" w15:restartNumberingAfterBreak="0">
    <w:nsid w:val="6D336C6C"/>
    <w:multiLevelType w:val="singleLevel"/>
    <w:tmpl w:val="6D336C6C"/>
    <w:lvl w:ilvl="0">
      <w:start w:val="1"/>
      <w:numFmt w:val="decimal"/>
      <w:suff w:val="nothing"/>
      <w:lvlText w:val="（%1）"/>
      <w:lvlJc w:val="left"/>
    </w:lvl>
  </w:abstractNum>
  <w:abstractNum w:abstractNumId="28" w15:restartNumberingAfterBreak="0">
    <w:nsid w:val="76B8FEC0"/>
    <w:multiLevelType w:val="singleLevel"/>
    <w:tmpl w:val="76B8FEC0"/>
    <w:lvl w:ilvl="0">
      <w:start w:val="1"/>
      <w:numFmt w:val="decimal"/>
      <w:suff w:val="nothing"/>
      <w:lvlText w:val="（%1）"/>
      <w:lvlJc w:val="left"/>
    </w:lvl>
  </w:abstractNum>
  <w:abstractNum w:abstractNumId="29" w15:restartNumberingAfterBreak="0">
    <w:nsid w:val="7935B745"/>
    <w:multiLevelType w:val="singleLevel"/>
    <w:tmpl w:val="7935B745"/>
    <w:lvl w:ilvl="0">
      <w:start w:val="1"/>
      <w:numFmt w:val="decimal"/>
      <w:suff w:val="nothing"/>
      <w:lvlText w:val="（%1）"/>
      <w:lvlJc w:val="left"/>
    </w:lvl>
  </w:abstractNum>
  <w:num w:numId="1" w16cid:durableId="1312564524">
    <w:abstractNumId w:val="24"/>
  </w:num>
  <w:num w:numId="2" w16cid:durableId="84301800">
    <w:abstractNumId w:val="15"/>
  </w:num>
  <w:num w:numId="3" w16cid:durableId="316345709">
    <w:abstractNumId w:val="5"/>
  </w:num>
  <w:num w:numId="4" w16cid:durableId="913709433">
    <w:abstractNumId w:val="4"/>
  </w:num>
  <w:num w:numId="5" w16cid:durableId="649595578">
    <w:abstractNumId w:val="10"/>
  </w:num>
  <w:num w:numId="6" w16cid:durableId="1037510348">
    <w:abstractNumId w:val="1"/>
  </w:num>
  <w:num w:numId="7" w16cid:durableId="1990397569">
    <w:abstractNumId w:val="21"/>
  </w:num>
  <w:num w:numId="8" w16cid:durableId="1634095917">
    <w:abstractNumId w:val="25"/>
  </w:num>
  <w:num w:numId="9" w16cid:durableId="398789707">
    <w:abstractNumId w:val="28"/>
  </w:num>
  <w:num w:numId="10" w16cid:durableId="1667591722">
    <w:abstractNumId w:val="13"/>
  </w:num>
  <w:num w:numId="11" w16cid:durableId="1303578720">
    <w:abstractNumId w:val="22"/>
  </w:num>
  <w:num w:numId="12" w16cid:durableId="1000617835">
    <w:abstractNumId w:val="27"/>
  </w:num>
  <w:num w:numId="13" w16cid:durableId="1597253071">
    <w:abstractNumId w:val="26"/>
  </w:num>
  <w:num w:numId="14" w16cid:durableId="705063069">
    <w:abstractNumId w:val="19"/>
  </w:num>
  <w:num w:numId="15" w16cid:durableId="1583493152">
    <w:abstractNumId w:val="6"/>
  </w:num>
  <w:num w:numId="16" w16cid:durableId="1502117532">
    <w:abstractNumId w:val="7"/>
  </w:num>
  <w:num w:numId="17" w16cid:durableId="1630236934">
    <w:abstractNumId w:val="11"/>
  </w:num>
  <w:num w:numId="18" w16cid:durableId="769812947">
    <w:abstractNumId w:val="0"/>
  </w:num>
  <w:num w:numId="19" w16cid:durableId="1997687339">
    <w:abstractNumId w:val="12"/>
  </w:num>
  <w:num w:numId="20" w16cid:durableId="1845123961">
    <w:abstractNumId w:val="16"/>
  </w:num>
  <w:num w:numId="21" w16cid:durableId="2141532843">
    <w:abstractNumId w:val="17"/>
  </w:num>
  <w:num w:numId="22" w16cid:durableId="351952574">
    <w:abstractNumId w:val="3"/>
  </w:num>
  <w:num w:numId="23" w16cid:durableId="2029795767">
    <w:abstractNumId w:val="29"/>
  </w:num>
  <w:num w:numId="24" w16cid:durableId="1584876350">
    <w:abstractNumId w:val="2"/>
  </w:num>
  <w:num w:numId="25" w16cid:durableId="1105418677">
    <w:abstractNumId w:val="18"/>
  </w:num>
  <w:num w:numId="26" w16cid:durableId="2136946005">
    <w:abstractNumId w:val="9"/>
  </w:num>
  <w:num w:numId="27" w16cid:durableId="1634553455">
    <w:abstractNumId w:val="8"/>
  </w:num>
  <w:num w:numId="28" w16cid:durableId="125776553">
    <w:abstractNumId w:val="20"/>
  </w:num>
  <w:num w:numId="29" w16cid:durableId="329530602">
    <w:abstractNumId w:val="23"/>
  </w:num>
  <w:num w:numId="30" w16cid:durableId="154803001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李昊">
    <w15:presenceInfo w15:providerId="None" w15:userId="李昊"/>
  </w15:person>
  <w15:person w15:author="jiujiu">
    <w15:presenceInfo w15:providerId="None" w15:userId="jiuji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bordersDoNotSurroundHeader/>
  <w:bordersDoNotSurroundFooter/>
  <w:stylePaneSortMethod w:val="0000"/>
  <w:trackRevisions/>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077"/>
    <w:rsid w:val="0000026D"/>
    <w:rsid w:val="000009AC"/>
    <w:rsid w:val="000018BB"/>
    <w:rsid w:val="0000339F"/>
    <w:rsid w:val="000046BE"/>
    <w:rsid w:val="00005C31"/>
    <w:rsid w:val="00010DBF"/>
    <w:rsid w:val="00011C4D"/>
    <w:rsid w:val="000126CC"/>
    <w:rsid w:val="00017522"/>
    <w:rsid w:val="00020003"/>
    <w:rsid w:val="000201B4"/>
    <w:rsid w:val="0002297C"/>
    <w:rsid w:val="00025C5B"/>
    <w:rsid w:val="00027665"/>
    <w:rsid w:val="00030078"/>
    <w:rsid w:val="0003145A"/>
    <w:rsid w:val="00032140"/>
    <w:rsid w:val="0003332E"/>
    <w:rsid w:val="00033AF5"/>
    <w:rsid w:val="00033E8D"/>
    <w:rsid w:val="000344B5"/>
    <w:rsid w:val="00035BE3"/>
    <w:rsid w:val="00036256"/>
    <w:rsid w:val="00037B12"/>
    <w:rsid w:val="00043186"/>
    <w:rsid w:val="00043287"/>
    <w:rsid w:val="00047032"/>
    <w:rsid w:val="00047EBD"/>
    <w:rsid w:val="000501C6"/>
    <w:rsid w:val="00050592"/>
    <w:rsid w:val="00050B36"/>
    <w:rsid w:val="00051103"/>
    <w:rsid w:val="00051AB0"/>
    <w:rsid w:val="0005204D"/>
    <w:rsid w:val="00052352"/>
    <w:rsid w:val="00052602"/>
    <w:rsid w:val="00053340"/>
    <w:rsid w:val="00053B9E"/>
    <w:rsid w:val="0005454B"/>
    <w:rsid w:val="00056E74"/>
    <w:rsid w:val="00057D2A"/>
    <w:rsid w:val="00057F14"/>
    <w:rsid w:val="00060B6C"/>
    <w:rsid w:val="0006294F"/>
    <w:rsid w:val="000629A7"/>
    <w:rsid w:val="000631A9"/>
    <w:rsid w:val="00064482"/>
    <w:rsid w:val="00064EDC"/>
    <w:rsid w:val="00065FEF"/>
    <w:rsid w:val="00066FEF"/>
    <w:rsid w:val="00070BAA"/>
    <w:rsid w:val="00070D77"/>
    <w:rsid w:val="000715D3"/>
    <w:rsid w:val="00072E7E"/>
    <w:rsid w:val="00073A30"/>
    <w:rsid w:val="00075B09"/>
    <w:rsid w:val="000800EC"/>
    <w:rsid w:val="00081BFE"/>
    <w:rsid w:val="000830DD"/>
    <w:rsid w:val="00083764"/>
    <w:rsid w:val="0008452B"/>
    <w:rsid w:val="00084952"/>
    <w:rsid w:val="00084C76"/>
    <w:rsid w:val="0008546C"/>
    <w:rsid w:val="00087036"/>
    <w:rsid w:val="00087ADB"/>
    <w:rsid w:val="00090C56"/>
    <w:rsid w:val="00090CDA"/>
    <w:rsid w:val="00091098"/>
    <w:rsid w:val="00094CE4"/>
    <w:rsid w:val="0009590C"/>
    <w:rsid w:val="000961A5"/>
    <w:rsid w:val="000964EF"/>
    <w:rsid w:val="00096754"/>
    <w:rsid w:val="000977DA"/>
    <w:rsid w:val="000A1376"/>
    <w:rsid w:val="000A28B9"/>
    <w:rsid w:val="000A2D6B"/>
    <w:rsid w:val="000A325E"/>
    <w:rsid w:val="000A372E"/>
    <w:rsid w:val="000A430E"/>
    <w:rsid w:val="000A5A4C"/>
    <w:rsid w:val="000A6F6D"/>
    <w:rsid w:val="000B2AED"/>
    <w:rsid w:val="000B379D"/>
    <w:rsid w:val="000B4FB3"/>
    <w:rsid w:val="000B59F0"/>
    <w:rsid w:val="000B6555"/>
    <w:rsid w:val="000B7568"/>
    <w:rsid w:val="000C0632"/>
    <w:rsid w:val="000C103A"/>
    <w:rsid w:val="000C1940"/>
    <w:rsid w:val="000C2029"/>
    <w:rsid w:val="000C2F45"/>
    <w:rsid w:val="000C3EA7"/>
    <w:rsid w:val="000C537B"/>
    <w:rsid w:val="000C5A8C"/>
    <w:rsid w:val="000C5B4D"/>
    <w:rsid w:val="000C5B61"/>
    <w:rsid w:val="000C5F4D"/>
    <w:rsid w:val="000C61BD"/>
    <w:rsid w:val="000D2839"/>
    <w:rsid w:val="000D2BC9"/>
    <w:rsid w:val="000D53C0"/>
    <w:rsid w:val="000D5912"/>
    <w:rsid w:val="000D7986"/>
    <w:rsid w:val="000E2649"/>
    <w:rsid w:val="000E618B"/>
    <w:rsid w:val="000F09B9"/>
    <w:rsid w:val="000F313E"/>
    <w:rsid w:val="000F411D"/>
    <w:rsid w:val="000F553A"/>
    <w:rsid w:val="000F5CAE"/>
    <w:rsid w:val="000F6B10"/>
    <w:rsid w:val="000F6F0C"/>
    <w:rsid w:val="000F73F1"/>
    <w:rsid w:val="000F7A0B"/>
    <w:rsid w:val="0010089D"/>
    <w:rsid w:val="00101CE6"/>
    <w:rsid w:val="00102229"/>
    <w:rsid w:val="001024D7"/>
    <w:rsid w:val="00102830"/>
    <w:rsid w:val="00102DBB"/>
    <w:rsid w:val="00103369"/>
    <w:rsid w:val="0010364E"/>
    <w:rsid w:val="00103799"/>
    <w:rsid w:val="00104282"/>
    <w:rsid w:val="0010454F"/>
    <w:rsid w:val="001060DD"/>
    <w:rsid w:val="0010655E"/>
    <w:rsid w:val="00110206"/>
    <w:rsid w:val="001106DB"/>
    <w:rsid w:val="00110C0F"/>
    <w:rsid w:val="001114BE"/>
    <w:rsid w:val="00113991"/>
    <w:rsid w:val="0011440D"/>
    <w:rsid w:val="00114419"/>
    <w:rsid w:val="0011483E"/>
    <w:rsid w:val="00114FEF"/>
    <w:rsid w:val="00116B2B"/>
    <w:rsid w:val="001176B5"/>
    <w:rsid w:val="001176FE"/>
    <w:rsid w:val="00117A5D"/>
    <w:rsid w:val="001202FF"/>
    <w:rsid w:val="0012299F"/>
    <w:rsid w:val="0012381F"/>
    <w:rsid w:val="00124B59"/>
    <w:rsid w:val="00125170"/>
    <w:rsid w:val="0012543A"/>
    <w:rsid w:val="00127111"/>
    <w:rsid w:val="00131DC6"/>
    <w:rsid w:val="00134C3D"/>
    <w:rsid w:val="00135812"/>
    <w:rsid w:val="001361BA"/>
    <w:rsid w:val="001369F5"/>
    <w:rsid w:val="00137E80"/>
    <w:rsid w:val="001408CE"/>
    <w:rsid w:val="0014171E"/>
    <w:rsid w:val="00142EA4"/>
    <w:rsid w:val="00142EDB"/>
    <w:rsid w:val="001442CB"/>
    <w:rsid w:val="00144857"/>
    <w:rsid w:val="001448C4"/>
    <w:rsid w:val="00145D67"/>
    <w:rsid w:val="00147A50"/>
    <w:rsid w:val="0015075C"/>
    <w:rsid w:val="00151448"/>
    <w:rsid w:val="001520BD"/>
    <w:rsid w:val="0015258E"/>
    <w:rsid w:val="00156265"/>
    <w:rsid w:val="00156703"/>
    <w:rsid w:val="00156F25"/>
    <w:rsid w:val="0015713D"/>
    <w:rsid w:val="00157F7C"/>
    <w:rsid w:val="00161FA9"/>
    <w:rsid w:val="00164625"/>
    <w:rsid w:val="00165B22"/>
    <w:rsid w:val="0016628F"/>
    <w:rsid w:val="00166A8B"/>
    <w:rsid w:val="00166B6D"/>
    <w:rsid w:val="001670F7"/>
    <w:rsid w:val="0016762B"/>
    <w:rsid w:val="00167FE6"/>
    <w:rsid w:val="0017112C"/>
    <w:rsid w:val="00171EAB"/>
    <w:rsid w:val="0017309B"/>
    <w:rsid w:val="00173656"/>
    <w:rsid w:val="00173A6A"/>
    <w:rsid w:val="00173C5B"/>
    <w:rsid w:val="0017406F"/>
    <w:rsid w:val="00174256"/>
    <w:rsid w:val="00175289"/>
    <w:rsid w:val="00175EB5"/>
    <w:rsid w:val="00175F5F"/>
    <w:rsid w:val="001766E9"/>
    <w:rsid w:val="0017694B"/>
    <w:rsid w:val="00176CE5"/>
    <w:rsid w:val="00181AF9"/>
    <w:rsid w:val="00182076"/>
    <w:rsid w:val="00182906"/>
    <w:rsid w:val="00182B71"/>
    <w:rsid w:val="00183FA2"/>
    <w:rsid w:val="00185769"/>
    <w:rsid w:val="00185F42"/>
    <w:rsid w:val="00186033"/>
    <w:rsid w:val="00186B8B"/>
    <w:rsid w:val="0019136D"/>
    <w:rsid w:val="00192DF1"/>
    <w:rsid w:val="001936D8"/>
    <w:rsid w:val="0019376B"/>
    <w:rsid w:val="00193D26"/>
    <w:rsid w:val="00193DC1"/>
    <w:rsid w:val="001948E9"/>
    <w:rsid w:val="00196432"/>
    <w:rsid w:val="001974D9"/>
    <w:rsid w:val="0019750B"/>
    <w:rsid w:val="001A1193"/>
    <w:rsid w:val="001A2878"/>
    <w:rsid w:val="001A2C35"/>
    <w:rsid w:val="001A453B"/>
    <w:rsid w:val="001A71E3"/>
    <w:rsid w:val="001A786D"/>
    <w:rsid w:val="001A7DAB"/>
    <w:rsid w:val="001A7FB0"/>
    <w:rsid w:val="001B2BB7"/>
    <w:rsid w:val="001B5067"/>
    <w:rsid w:val="001B5839"/>
    <w:rsid w:val="001B6214"/>
    <w:rsid w:val="001B6312"/>
    <w:rsid w:val="001B6850"/>
    <w:rsid w:val="001B789C"/>
    <w:rsid w:val="001B7AC1"/>
    <w:rsid w:val="001C09B0"/>
    <w:rsid w:val="001C1020"/>
    <w:rsid w:val="001C1BE8"/>
    <w:rsid w:val="001C5633"/>
    <w:rsid w:val="001C5FB9"/>
    <w:rsid w:val="001C708C"/>
    <w:rsid w:val="001D05A3"/>
    <w:rsid w:val="001D6423"/>
    <w:rsid w:val="001E1D64"/>
    <w:rsid w:val="001E1FAE"/>
    <w:rsid w:val="001E27D0"/>
    <w:rsid w:val="001E2AC6"/>
    <w:rsid w:val="001E316A"/>
    <w:rsid w:val="001E4816"/>
    <w:rsid w:val="001E4E3E"/>
    <w:rsid w:val="001E57DA"/>
    <w:rsid w:val="001E6746"/>
    <w:rsid w:val="001E6BDD"/>
    <w:rsid w:val="001E737B"/>
    <w:rsid w:val="001E76C5"/>
    <w:rsid w:val="001E7EA5"/>
    <w:rsid w:val="001F0E9E"/>
    <w:rsid w:val="001F0F7C"/>
    <w:rsid w:val="001F33F8"/>
    <w:rsid w:val="001F5320"/>
    <w:rsid w:val="001F7C05"/>
    <w:rsid w:val="001F7F33"/>
    <w:rsid w:val="002021DD"/>
    <w:rsid w:val="00202823"/>
    <w:rsid w:val="0020302A"/>
    <w:rsid w:val="00203528"/>
    <w:rsid w:val="00204F72"/>
    <w:rsid w:val="00205827"/>
    <w:rsid w:val="00205830"/>
    <w:rsid w:val="002068A3"/>
    <w:rsid w:val="00206A2D"/>
    <w:rsid w:val="00206A3F"/>
    <w:rsid w:val="002108EF"/>
    <w:rsid w:val="00210C5E"/>
    <w:rsid w:val="00212B76"/>
    <w:rsid w:val="00214A73"/>
    <w:rsid w:val="00215EA2"/>
    <w:rsid w:val="00216B54"/>
    <w:rsid w:val="00217E4F"/>
    <w:rsid w:val="002211F7"/>
    <w:rsid w:val="00221AFA"/>
    <w:rsid w:val="00222519"/>
    <w:rsid w:val="00223302"/>
    <w:rsid w:val="00224665"/>
    <w:rsid w:val="00224FAA"/>
    <w:rsid w:val="0022558C"/>
    <w:rsid w:val="00226B66"/>
    <w:rsid w:val="00226F6C"/>
    <w:rsid w:val="002270B2"/>
    <w:rsid w:val="002276A3"/>
    <w:rsid w:val="00231D07"/>
    <w:rsid w:val="00232311"/>
    <w:rsid w:val="00232C3E"/>
    <w:rsid w:val="0023396D"/>
    <w:rsid w:val="00233F5E"/>
    <w:rsid w:val="00240316"/>
    <w:rsid w:val="00240E98"/>
    <w:rsid w:val="002436CA"/>
    <w:rsid w:val="0024415F"/>
    <w:rsid w:val="00245310"/>
    <w:rsid w:val="00246698"/>
    <w:rsid w:val="00247060"/>
    <w:rsid w:val="002476A1"/>
    <w:rsid w:val="00251F05"/>
    <w:rsid w:val="00252DDB"/>
    <w:rsid w:val="0025321E"/>
    <w:rsid w:val="002533D2"/>
    <w:rsid w:val="00253825"/>
    <w:rsid w:val="002540DD"/>
    <w:rsid w:val="00255DCB"/>
    <w:rsid w:val="002569AA"/>
    <w:rsid w:val="00257117"/>
    <w:rsid w:val="002606AC"/>
    <w:rsid w:val="00261676"/>
    <w:rsid w:val="00262FE4"/>
    <w:rsid w:val="00263320"/>
    <w:rsid w:val="00263EDC"/>
    <w:rsid w:val="0026416C"/>
    <w:rsid w:val="0026496B"/>
    <w:rsid w:val="00264EE2"/>
    <w:rsid w:val="00265D72"/>
    <w:rsid w:val="00267028"/>
    <w:rsid w:val="002712B9"/>
    <w:rsid w:val="00272D2E"/>
    <w:rsid w:val="00273156"/>
    <w:rsid w:val="00274A4C"/>
    <w:rsid w:val="0027577E"/>
    <w:rsid w:val="002826E4"/>
    <w:rsid w:val="00286023"/>
    <w:rsid w:val="0028603A"/>
    <w:rsid w:val="0028619B"/>
    <w:rsid w:val="0028625F"/>
    <w:rsid w:val="00286E21"/>
    <w:rsid w:val="002871BF"/>
    <w:rsid w:val="00287955"/>
    <w:rsid w:val="00287C20"/>
    <w:rsid w:val="00296E9E"/>
    <w:rsid w:val="0029792E"/>
    <w:rsid w:val="002A1091"/>
    <w:rsid w:val="002A12B6"/>
    <w:rsid w:val="002A71E1"/>
    <w:rsid w:val="002B010B"/>
    <w:rsid w:val="002B04F7"/>
    <w:rsid w:val="002B1602"/>
    <w:rsid w:val="002B5618"/>
    <w:rsid w:val="002B6E8E"/>
    <w:rsid w:val="002B7853"/>
    <w:rsid w:val="002C29C2"/>
    <w:rsid w:val="002C3303"/>
    <w:rsid w:val="002C3CA8"/>
    <w:rsid w:val="002C4130"/>
    <w:rsid w:val="002D086B"/>
    <w:rsid w:val="002D178A"/>
    <w:rsid w:val="002D34AF"/>
    <w:rsid w:val="002D38F9"/>
    <w:rsid w:val="002D5378"/>
    <w:rsid w:val="002E0631"/>
    <w:rsid w:val="002E0D76"/>
    <w:rsid w:val="002E52EB"/>
    <w:rsid w:val="002E63A4"/>
    <w:rsid w:val="002E6DF9"/>
    <w:rsid w:val="002F0126"/>
    <w:rsid w:val="002F0854"/>
    <w:rsid w:val="002F0CA0"/>
    <w:rsid w:val="002F1863"/>
    <w:rsid w:val="002F1C34"/>
    <w:rsid w:val="002F4D5A"/>
    <w:rsid w:val="002F4ED8"/>
    <w:rsid w:val="002F6581"/>
    <w:rsid w:val="003022F7"/>
    <w:rsid w:val="00303FA4"/>
    <w:rsid w:val="00304800"/>
    <w:rsid w:val="00305770"/>
    <w:rsid w:val="00306C24"/>
    <w:rsid w:val="00307E45"/>
    <w:rsid w:val="00311229"/>
    <w:rsid w:val="003115D2"/>
    <w:rsid w:val="00313551"/>
    <w:rsid w:val="00313726"/>
    <w:rsid w:val="00313AF5"/>
    <w:rsid w:val="00315326"/>
    <w:rsid w:val="0031554E"/>
    <w:rsid w:val="003177D4"/>
    <w:rsid w:val="003177D6"/>
    <w:rsid w:val="003210D0"/>
    <w:rsid w:val="0032114D"/>
    <w:rsid w:val="0032144A"/>
    <w:rsid w:val="003246C7"/>
    <w:rsid w:val="00325B65"/>
    <w:rsid w:val="00326C8E"/>
    <w:rsid w:val="003271BD"/>
    <w:rsid w:val="00327320"/>
    <w:rsid w:val="003276E6"/>
    <w:rsid w:val="00327E51"/>
    <w:rsid w:val="0033162B"/>
    <w:rsid w:val="00332312"/>
    <w:rsid w:val="003349FF"/>
    <w:rsid w:val="003351B4"/>
    <w:rsid w:val="003371F7"/>
    <w:rsid w:val="00337B10"/>
    <w:rsid w:val="0034432B"/>
    <w:rsid w:val="0034504B"/>
    <w:rsid w:val="00345E79"/>
    <w:rsid w:val="00346B2C"/>
    <w:rsid w:val="00347E46"/>
    <w:rsid w:val="00351EF0"/>
    <w:rsid w:val="00352180"/>
    <w:rsid w:val="003548ED"/>
    <w:rsid w:val="00355767"/>
    <w:rsid w:val="003559E3"/>
    <w:rsid w:val="0035774C"/>
    <w:rsid w:val="00357FCB"/>
    <w:rsid w:val="00360AF0"/>
    <w:rsid w:val="00361004"/>
    <w:rsid w:val="00361D27"/>
    <w:rsid w:val="00362719"/>
    <w:rsid w:val="00363506"/>
    <w:rsid w:val="00364227"/>
    <w:rsid w:val="00364DF4"/>
    <w:rsid w:val="00365B26"/>
    <w:rsid w:val="00365E29"/>
    <w:rsid w:val="003671CE"/>
    <w:rsid w:val="00367578"/>
    <w:rsid w:val="003677DB"/>
    <w:rsid w:val="00367C67"/>
    <w:rsid w:val="00374957"/>
    <w:rsid w:val="003750CD"/>
    <w:rsid w:val="00375500"/>
    <w:rsid w:val="00376385"/>
    <w:rsid w:val="003765CD"/>
    <w:rsid w:val="00377ADE"/>
    <w:rsid w:val="00381E42"/>
    <w:rsid w:val="0038283F"/>
    <w:rsid w:val="003829EB"/>
    <w:rsid w:val="00384549"/>
    <w:rsid w:val="003867BD"/>
    <w:rsid w:val="003869C0"/>
    <w:rsid w:val="003874F2"/>
    <w:rsid w:val="00391A45"/>
    <w:rsid w:val="00391D16"/>
    <w:rsid w:val="00392572"/>
    <w:rsid w:val="003930D1"/>
    <w:rsid w:val="00395FC0"/>
    <w:rsid w:val="003A11B6"/>
    <w:rsid w:val="003A12FB"/>
    <w:rsid w:val="003A22A6"/>
    <w:rsid w:val="003A25AD"/>
    <w:rsid w:val="003A4C0C"/>
    <w:rsid w:val="003A6B4F"/>
    <w:rsid w:val="003A7238"/>
    <w:rsid w:val="003B2587"/>
    <w:rsid w:val="003B302A"/>
    <w:rsid w:val="003B5202"/>
    <w:rsid w:val="003C0CC0"/>
    <w:rsid w:val="003C1337"/>
    <w:rsid w:val="003C2120"/>
    <w:rsid w:val="003C22A5"/>
    <w:rsid w:val="003C3F52"/>
    <w:rsid w:val="003C4739"/>
    <w:rsid w:val="003C5CC2"/>
    <w:rsid w:val="003C76BB"/>
    <w:rsid w:val="003D199C"/>
    <w:rsid w:val="003D200F"/>
    <w:rsid w:val="003D2D6B"/>
    <w:rsid w:val="003D2EB4"/>
    <w:rsid w:val="003D614D"/>
    <w:rsid w:val="003D626B"/>
    <w:rsid w:val="003D6F79"/>
    <w:rsid w:val="003E0202"/>
    <w:rsid w:val="003E1553"/>
    <w:rsid w:val="003E1FD7"/>
    <w:rsid w:val="003E252F"/>
    <w:rsid w:val="003E2FFA"/>
    <w:rsid w:val="003E32B3"/>
    <w:rsid w:val="003E3C94"/>
    <w:rsid w:val="003E411F"/>
    <w:rsid w:val="003E41AA"/>
    <w:rsid w:val="003E440D"/>
    <w:rsid w:val="003E63F6"/>
    <w:rsid w:val="003E6C4C"/>
    <w:rsid w:val="003E6DC6"/>
    <w:rsid w:val="003F0B52"/>
    <w:rsid w:val="003F10C4"/>
    <w:rsid w:val="003F1DB8"/>
    <w:rsid w:val="003F2361"/>
    <w:rsid w:val="003F28EB"/>
    <w:rsid w:val="003F3C25"/>
    <w:rsid w:val="003F448A"/>
    <w:rsid w:val="003F45B2"/>
    <w:rsid w:val="003F4D14"/>
    <w:rsid w:val="003F5742"/>
    <w:rsid w:val="003F68A7"/>
    <w:rsid w:val="003F7051"/>
    <w:rsid w:val="00400130"/>
    <w:rsid w:val="00401367"/>
    <w:rsid w:val="00402598"/>
    <w:rsid w:val="00404284"/>
    <w:rsid w:val="004044C1"/>
    <w:rsid w:val="00405F59"/>
    <w:rsid w:val="0040617B"/>
    <w:rsid w:val="00406B52"/>
    <w:rsid w:val="00412815"/>
    <w:rsid w:val="004167D0"/>
    <w:rsid w:val="004177EC"/>
    <w:rsid w:val="00417DF4"/>
    <w:rsid w:val="00420355"/>
    <w:rsid w:val="004217BD"/>
    <w:rsid w:val="0042209C"/>
    <w:rsid w:val="00424C6E"/>
    <w:rsid w:val="00425029"/>
    <w:rsid w:val="004252C7"/>
    <w:rsid w:val="00425C8F"/>
    <w:rsid w:val="0042605B"/>
    <w:rsid w:val="00430E92"/>
    <w:rsid w:val="00430ECC"/>
    <w:rsid w:val="0043322E"/>
    <w:rsid w:val="0043351B"/>
    <w:rsid w:val="00433B34"/>
    <w:rsid w:val="00433D45"/>
    <w:rsid w:val="00434517"/>
    <w:rsid w:val="0043464A"/>
    <w:rsid w:val="004346DC"/>
    <w:rsid w:val="0043488C"/>
    <w:rsid w:val="00434C76"/>
    <w:rsid w:val="00434DAA"/>
    <w:rsid w:val="00436BC0"/>
    <w:rsid w:val="00436BEF"/>
    <w:rsid w:val="00437A2B"/>
    <w:rsid w:val="00437BE4"/>
    <w:rsid w:val="0044015B"/>
    <w:rsid w:val="00440541"/>
    <w:rsid w:val="004406CA"/>
    <w:rsid w:val="0044077A"/>
    <w:rsid w:val="00440988"/>
    <w:rsid w:val="00442449"/>
    <w:rsid w:val="00442590"/>
    <w:rsid w:val="004427AC"/>
    <w:rsid w:val="00443388"/>
    <w:rsid w:val="00444077"/>
    <w:rsid w:val="004453F8"/>
    <w:rsid w:val="004466BC"/>
    <w:rsid w:val="00446AE4"/>
    <w:rsid w:val="00447B40"/>
    <w:rsid w:val="004500EA"/>
    <w:rsid w:val="00450F05"/>
    <w:rsid w:val="00453988"/>
    <w:rsid w:val="00453F3E"/>
    <w:rsid w:val="00454332"/>
    <w:rsid w:val="004547F4"/>
    <w:rsid w:val="00454F2A"/>
    <w:rsid w:val="0045514C"/>
    <w:rsid w:val="00456333"/>
    <w:rsid w:val="004574D5"/>
    <w:rsid w:val="00462B3C"/>
    <w:rsid w:val="00463FA9"/>
    <w:rsid w:val="004643E9"/>
    <w:rsid w:val="00464EDA"/>
    <w:rsid w:val="00465DD8"/>
    <w:rsid w:val="00466063"/>
    <w:rsid w:val="00466DA5"/>
    <w:rsid w:val="00466E6F"/>
    <w:rsid w:val="00467C1B"/>
    <w:rsid w:val="00470069"/>
    <w:rsid w:val="00470971"/>
    <w:rsid w:val="00472CDA"/>
    <w:rsid w:val="00473319"/>
    <w:rsid w:val="00473644"/>
    <w:rsid w:val="00474B5C"/>
    <w:rsid w:val="00475B8D"/>
    <w:rsid w:val="0047704F"/>
    <w:rsid w:val="004840F4"/>
    <w:rsid w:val="0048765D"/>
    <w:rsid w:val="00490E96"/>
    <w:rsid w:val="0049192C"/>
    <w:rsid w:val="004935D6"/>
    <w:rsid w:val="00493E74"/>
    <w:rsid w:val="00493EC7"/>
    <w:rsid w:val="0049517A"/>
    <w:rsid w:val="0049560A"/>
    <w:rsid w:val="00495688"/>
    <w:rsid w:val="004964B0"/>
    <w:rsid w:val="004973FD"/>
    <w:rsid w:val="004A0425"/>
    <w:rsid w:val="004A25B3"/>
    <w:rsid w:val="004A40A0"/>
    <w:rsid w:val="004A582C"/>
    <w:rsid w:val="004A69A1"/>
    <w:rsid w:val="004B2574"/>
    <w:rsid w:val="004B2EEB"/>
    <w:rsid w:val="004B32BB"/>
    <w:rsid w:val="004B3AB0"/>
    <w:rsid w:val="004B465C"/>
    <w:rsid w:val="004B519E"/>
    <w:rsid w:val="004B54B7"/>
    <w:rsid w:val="004B56F1"/>
    <w:rsid w:val="004B7841"/>
    <w:rsid w:val="004C0F5B"/>
    <w:rsid w:val="004C1CAD"/>
    <w:rsid w:val="004C2654"/>
    <w:rsid w:val="004D01DF"/>
    <w:rsid w:val="004D03AA"/>
    <w:rsid w:val="004D0E88"/>
    <w:rsid w:val="004D0FB2"/>
    <w:rsid w:val="004D1394"/>
    <w:rsid w:val="004D1755"/>
    <w:rsid w:val="004D284D"/>
    <w:rsid w:val="004D451D"/>
    <w:rsid w:val="004D580C"/>
    <w:rsid w:val="004D5AA5"/>
    <w:rsid w:val="004D690A"/>
    <w:rsid w:val="004E168C"/>
    <w:rsid w:val="004E1987"/>
    <w:rsid w:val="004E1B4B"/>
    <w:rsid w:val="004E3864"/>
    <w:rsid w:val="004E3957"/>
    <w:rsid w:val="004E4C91"/>
    <w:rsid w:val="004F0B6A"/>
    <w:rsid w:val="004F0F74"/>
    <w:rsid w:val="004F1C91"/>
    <w:rsid w:val="004F2206"/>
    <w:rsid w:val="004F3D5D"/>
    <w:rsid w:val="004F3DCC"/>
    <w:rsid w:val="004F540D"/>
    <w:rsid w:val="004F5EAB"/>
    <w:rsid w:val="004F60CB"/>
    <w:rsid w:val="004F710D"/>
    <w:rsid w:val="004F7EC0"/>
    <w:rsid w:val="00500E36"/>
    <w:rsid w:val="00500EDE"/>
    <w:rsid w:val="00501E67"/>
    <w:rsid w:val="005024DC"/>
    <w:rsid w:val="00502D3C"/>
    <w:rsid w:val="0050383A"/>
    <w:rsid w:val="00503B3A"/>
    <w:rsid w:val="00504524"/>
    <w:rsid w:val="00504B21"/>
    <w:rsid w:val="00505812"/>
    <w:rsid w:val="00506420"/>
    <w:rsid w:val="0050713F"/>
    <w:rsid w:val="00507358"/>
    <w:rsid w:val="00507AB1"/>
    <w:rsid w:val="0051042B"/>
    <w:rsid w:val="00512071"/>
    <w:rsid w:val="00512CCA"/>
    <w:rsid w:val="00513148"/>
    <w:rsid w:val="0051338F"/>
    <w:rsid w:val="00513A92"/>
    <w:rsid w:val="00514131"/>
    <w:rsid w:val="005147D5"/>
    <w:rsid w:val="005154C4"/>
    <w:rsid w:val="00517C17"/>
    <w:rsid w:val="00522CB0"/>
    <w:rsid w:val="0052363D"/>
    <w:rsid w:val="00525621"/>
    <w:rsid w:val="00525B2D"/>
    <w:rsid w:val="00526203"/>
    <w:rsid w:val="0052677D"/>
    <w:rsid w:val="0053124A"/>
    <w:rsid w:val="005324D0"/>
    <w:rsid w:val="00532CB5"/>
    <w:rsid w:val="0053426A"/>
    <w:rsid w:val="00536E85"/>
    <w:rsid w:val="00537C8A"/>
    <w:rsid w:val="0054059E"/>
    <w:rsid w:val="00540977"/>
    <w:rsid w:val="00541400"/>
    <w:rsid w:val="00541C51"/>
    <w:rsid w:val="00542155"/>
    <w:rsid w:val="005442D9"/>
    <w:rsid w:val="005449B3"/>
    <w:rsid w:val="0054788D"/>
    <w:rsid w:val="00552246"/>
    <w:rsid w:val="005528A6"/>
    <w:rsid w:val="005556B8"/>
    <w:rsid w:val="00555D6F"/>
    <w:rsid w:val="00556DF0"/>
    <w:rsid w:val="00557A5E"/>
    <w:rsid w:val="00557BD6"/>
    <w:rsid w:val="00561A82"/>
    <w:rsid w:val="00561D05"/>
    <w:rsid w:val="005630B7"/>
    <w:rsid w:val="00563FE3"/>
    <w:rsid w:val="00564044"/>
    <w:rsid w:val="0056411A"/>
    <w:rsid w:val="00565ADC"/>
    <w:rsid w:val="0056799F"/>
    <w:rsid w:val="005709CD"/>
    <w:rsid w:val="00570B8B"/>
    <w:rsid w:val="005730A7"/>
    <w:rsid w:val="00573A17"/>
    <w:rsid w:val="00576C8E"/>
    <w:rsid w:val="005775AB"/>
    <w:rsid w:val="00580F93"/>
    <w:rsid w:val="00581C5C"/>
    <w:rsid w:val="00583B04"/>
    <w:rsid w:val="00584D56"/>
    <w:rsid w:val="0058507F"/>
    <w:rsid w:val="0058752A"/>
    <w:rsid w:val="00591174"/>
    <w:rsid w:val="005917FE"/>
    <w:rsid w:val="00592C65"/>
    <w:rsid w:val="00593A44"/>
    <w:rsid w:val="005943CB"/>
    <w:rsid w:val="005947E1"/>
    <w:rsid w:val="005949E4"/>
    <w:rsid w:val="00594CB5"/>
    <w:rsid w:val="0059676D"/>
    <w:rsid w:val="00596C24"/>
    <w:rsid w:val="00597610"/>
    <w:rsid w:val="00597DC0"/>
    <w:rsid w:val="005A1231"/>
    <w:rsid w:val="005A164D"/>
    <w:rsid w:val="005A3B4E"/>
    <w:rsid w:val="005A529B"/>
    <w:rsid w:val="005A6007"/>
    <w:rsid w:val="005A650C"/>
    <w:rsid w:val="005A6FDA"/>
    <w:rsid w:val="005B1E13"/>
    <w:rsid w:val="005B26ED"/>
    <w:rsid w:val="005B2AF3"/>
    <w:rsid w:val="005B4D64"/>
    <w:rsid w:val="005B53FB"/>
    <w:rsid w:val="005B59F3"/>
    <w:rsid w:val="005B6571"/>
    <w:rsid w:val="005C050D"/>
    <w:rsid w:val="005C1D53"/>
    <w:rsid w:val="005C4C79"/>
    <w:rsid w:val="005C5C8B"/>
    <w:rsid w:val="005C6DB4"/>
    <w:rsid w:val="005C7F0B"/>
    <w:rsid w:val="005D22C0"/>
    <w:rsid w:val="005D2454"/>
    <w:rsid w:val="005D2843"/>
    <w:rsid w:val="005D343D"/>
    <w:rsid w:val="005D3E6E"/>
    <w:rsid w:val="005D444B"/>
    <w:rsid w:val="005D4DCD"/>
    <w:rsid w:val="005D4E6A"/>
    <w:rsid w:val="005D57F0"/>
    <w:rsid w:val="005D6757"/>
    <w:rsid w:val="005D6FDD"/>
    <w:rsid w:val="005D71BD"/>
    <w:rsid w:val="005D7B32"/>
    <w:rsid w:val="005E12B0"/>
    <w:rsid w:val="005E1CFC"/>
    <w:rsid w:val="005E206D"/>
    <w:rsid w:val="005E235D"/>
    <w:rsid w:val="005E24AA"/>
    <w:rsid w:val="005E287B"/>
    <w:rsid w:val="005E3332"/>
    <w:rsid w:val="005E50DF"/>
    <w:rsid w:val="005E6CE2"/>
    <w:rsid w:val="005E7A39"/>
    <w:rsid w:val="005F1289"/>
    <w:rsid w:val="005F1B4D"/>
    <w:rsid w:val="005F438D"/>
    <w:rsid w:val="005F504F"/>
    <w:rsid w:val="005F531A"/>
    <w:rsid w:val="005F5DDF"/>
    <w:rsid w:val="005F61F3"/>
    <w:rsid w:val="005F6396"/>
    <w:rsid w:val="00600839"/>
    <w:rsid w:val="0060201B"/>
    <w:rsid w:val="006040A3"/>
    <w:rsid w:val="006041A5"/>
    <w:rsid w:val="00604403"/>
    <w:rsid w:val="00610C82"/>
    <w:rsid w:val="006137D0"/>
    <w:rsid w:val="006165F2"/>
    <w:rsid w:val="00616E17"/>
    <w:rsid w:val="00617BC0"/>
    <w:rsid w:val="006209FE"/>
    <w:rsid w:val="00622B2E"/>
    <w:rsid w:val="006254EA"/>
    <w:rsid w:val="00627331"/>
    <w:rsid w:val="00630E0B"/>
    <w:rsid w:val="00631344"/>
    <w:rsid w:val="00631667"/>
    <w:rsid w:val="00631B34"/>
    <w:rsid w:val="00631D41"/>
    <w:rsid w:val="00632356"/>
    <w:rsid w:val="006339FA"/>
    <w:rsid w:val="00634225"/>
    <w:rsid w:val="00635773"/>
    <w:rsid w:val="0063644F"/>
    <w:rsid w:val="00636EB5"/>
    <w:rsid w:val="00636F03"/>
    <w:rsid w:val="00640F25"/>
    <w:rsid w:val="006416F6"/>
    <w:rsid w:val="0064263A"/>
    <w:rsid w:val="00642D89"/>
    <w:rsid w:val="00643362"/>
    <w:rsid w:val="00643DE5"/>
    <w:rsid w:val="00645793"/>
    <w:rsid w:val="00646704"/>
    <w:rsid w:val="006467B0"/>
    <w:rsid w:val="00646EAF"/>
    <w:rsid w:val="00646EB4"/>
    <w:rsid w:val="00646EC6"/>
    <w:rsid w:val="006472DF"/>
    <w:rsid w:val="0064761F"/>
    <w:rsid w:val="00647EAA"/>
    <w:rsid w:val="006502B2"/>
    <w:rsid w:val="00650C6B"/>
    <w:rsid w:val="00650F5A"/>
    <w:rsid w:val="006527ED"/>
    <w:rsid w:val="00652D69"/>
    <w:rsid w:val="006531B0"/>
    <w:rsid w:val="00655694"/>
    <w:rsid w:val="006575A0"/>
    <w:rsid w:val="00657AFB"/>
    <w:rsid w:val="00657D96"/>
    <w:rsid w:val="00660A17"/>
    <w:rsid w:val="00660A52"/>
    <w:rsid w:val="00663B2D"/>
    <w:rsid w:val="00664629"/>
    <w:rsid w:val="006652F4"/>
    <w:rsid w:val="00666715"/>
    <w:rsid w:val="00667EFF"/>
    <w:rsid w:val="00672E0B"/>
    <w:rsid w:val="00673B51"/>
    <w:rsid w:val="00675B7A"/>
    <w:rsid w:val="00676AEB"/>
    <w:rsid w:val="0068028A"/>
    <w:rsid w:val="00681375"/>
    <w:rsid w:val="006827C7"/>
    <w:rsid w:val="006832EA"/>
    <w:rsid w:val="00684332"/>
    <w:rsid w:val="0068733D"/>
    <w:rsid w:val="0068754E"/>
    <w:rsid w:val="00691614"/>
    <w:rsid w:val="006917AC"/>
    <w:rsid w:val="00693C81"/>
    <w:rsid w:val="00693EB9"/>
    <w:rsid w:val="006A0CA8"/>
    <w:rsid w:val="006A16CB"/>
    <w:rsid w:val="006A1F69"/>
    <w:rsid w:val="006A4FDD"/>
    <w:rsid w:val="006A5A0F"/>
    <w:rsid w:val="006A5B88"/>
    <w:rsid w:val="006A7225"/>
    <w:rsid w:val="006A7885"/>
    <w:rsid w:val="006B1C45"/>
    <w:rsid w:val="006B24DC"/>
    <w:rsid w:val="006B28CC"/>
    <w:rsid w:val="006B2B29"/>
    <w:rsid w:val="006B3004"/>
    <w:rsid w:val="006B51C1"/>
    <w:rsid w:val="006B6822"/>
    <w:rsid w:val="006B6A00"/>
    <w:rsid w:val="006B74E3"/>
    <w:rsid w:val="006C1E88"/>
    <w:rsid w:val="006C213C"/>
    <w:rsid w:val="006C24F6"/>
    <w:rsid w:val="006C2DE4"/>
    <w:rsid w:val="006C48A6"/>
    <w:rsid w:val="006C4D67"/>
    <w:rsid w:val="006C5836"/>
    <w:rsid w:val="006C6C85"/>
    <w:rsid w:val="006C7508"/>
    <w:rsid w:val="006C7B25"/>
    <w:rsid w:val="006D0626"/>
    <w:rsid w:val="006D06FD"/>
    <w:rsid w:val="006D238F"/>
    <w:rsid w:val="006D3491"/>
    <w:rsid w:val="006D3E8B"/>
    <w:rsid w:val="006D4F22"/>
    <w:rsid w:val="006D5D29"/>
    <w:rsid w:val="006D6447"/>
    <w:rsid w:val="006D6B1B"/>
    <w:rsid w:val="006D6E42"/>
    <w:rsid w:val="006D716A"/>
    <w:rsid w:val="006D7CB3"/>
    <w:rsid w:val="006E5523"/>
    <w:rsid w:val="006E5BFD"/>
    <w:rsid w:val="006F2180"/>
    <w:rsid w:val="006F2249"/>
    <w:rsid w:val="006F2C89"/>
    <w:rsid w:val="006F35BC"/>
    <w:rsid w:val="006F4B54"/>
    <w:rsid w:val="006F74B0"/>
    <w:rsid w:val="006F775D"/>
    <w:rsid w:val="0070156E"/>
    <w:rsid w:val="007017F2"/>
    <w:rsid w:val="00701C8D"/>
    <w:rsid w:val="007025DD"/>
    <w:rsid w:val="007028F0"/>
    <w:rsid w:val="007035F8"/>
    <w:rsid w:val="00704CBC"/>
    <w:rsid w:val="0070668C"/>
    <w:rsid w:val="00706A49"/>
    <w:rsid w:val="0070718B"/>
    <w:rsid w:val="007073F8"/>
    <w:rsid w:val="00710581"/>
    <w:rsid w:val="007112EA"/>
    <w:rsid w:val="00711B5A"/>
    <w:rsid w:val="00715BB7"/>
    <w:rsid w:val="00716DFD"/>
    <w:rsid w:val="00721864"/>
    <w:rsid w:val="00721A0F"/>
    <w:rsid w:val="00722D3F"/>
    <w:rsid w:val="00723178"/>
    <w:rsid w:val="0072378B"/>
    <w:rsid w:val="007248B5"/>
    <w:rsid w:val="007255BD"/>
    <w:rsid w:val="0072646A"/>
    <w:rsid w:val="0072740E"/>
    <w:rsid w:val="007300E2"/>
    <w:rsid w:val="007326F3"/>
    <w:rsid w:val="00732E13"/>
    <w:rsid w:val="00733072"/>
    <w:rsid w:val="007331F8"/>
    <w:rsid w:val="00733C06"/>
    <w:rsid w:val="00733F01"/>
    <w:rsid w:val="00735E0F"/>
    <w:rsid w:val="00737A4B"/>
    <w:rsid w:val="00740C07"/>
    <w:rsid w:val="00741D22"/>
    <w:rsid w:val="0074310F"/>
    <w:rsid w:val="00743152"/>
    <w:rsid w:val="00745472"/>
    <w:rsid w:val="00745B5D"/>
    <w:rsid w:val="00750E78"/>
    <w:rsid w:val="00752BD3"/>
    <w:rsid w:val="007532F2"/>
    <w:rsid w:val="00754240"/>
    <w:rsid w:val="0075449D"/>
    <w:rsid w:val="0075719E"/>
    <w:rsid w:val="007607D1"/>
    <w:rsid w:val="00761A46"/>
    <w:rsid w:val="007658F0"/>
    <w:rsid w:val="00765B50"/>
    <w:rsid w:val="0076653B"/>
    <w:rsid w:val="0076662F"/>
    <w:rsid w:val="00771C31"/>
    <w:rsid w:val="00776397"/>
    <w:rsid w:val="00776CB2"/>
    <w:rsid w:val="00777164"/>
    <w:rsid w:val="00777262"/>
    <w:rsid w:val="007773E3"/>
    <w:rsid w:val="00777DE6"/>
    <w:rsid w:val="0078041A"/>
    <w:rsid w:val="00781913"/>
    <w:rsid w:val="00782130"/>
    <w:rsid w:val="0078244D"/>
    <w:rsid w:val="0078313E"/>
    <w:rsid w:val="007834B9"/>
    <w:rsid w:val="0078397A"/>
    <w:rsid w:val="007850C6"/>
    <w:rsid w:val="00786DDA"/>
    <w:rsid w:val="00787194"/>
    <w:rsid w:val="0078747D"/>
    <w:rsid w:val="007915F9"/>
    <w:rsid w:val="0079305B"/>
    <w:rsid w:val="00793187"/>
    <w:rsid w:val="00793CC7"/>
    <w:rsid w:val="00795A14"/>
    <w:rsid w:val="00796728"/>
    <w:rsid w:val="00796B51"/>
    <w:rsid w:val="007A0BCD"/>
    <w:rsid w:val="007A180E"/>
    <w:rsid w:val="007A3F6B"/>
    <w:rsid w:val="007A54C2"/>
    <w:rsid w:val="007A5F04"/>
    <w:rsid w:val="007B1FF8"/>
    <w:rsid w:val="007B2438"/>
    <w:rsid w:val="007B2DA4"/>
    <w:rsid w:val="007B3636"/>
    <w:rsid w:val="007B3CB0"/>
    <w:rsid w:val="007B3E4B"/>
    <w:rsid w:val="007B6932"/>
    <w:rsid w:val="007B7686"/>
    <w:rsid w:val="007B7AF5"/>
    <w:rsid w:val="007C1C07"/>
    <w:rsid w:val="007C1CE4"/>
    <w:rsid w:val="007C2A7C"/>
    <w:rsid w:val="007C324E"/>
    <w:rsid w:val="007C3FDD"/>
    <w:rsid w:val="007C4159"/>
    <w:rsid w:val="007C4A00"/>
    <w:rsid w:val="007D036A"/>
    <w:rsid w:val="007D077B"/>
    <w:rsid w:val="007D0C07"/>
    <w:rsid w:val="007D1227"/>
    <w:rsid w:val="007D1B36"/>
    <w:rsid w:val="007D2277"/>
    <w:rsid w:val="007D33C4"/>
    <w:rsid w:val="007D6B18"/>
    <w:rsid w:val="007D73CC"/>
    <w:rsid w:val="007E1C12"/>
    <w:rsid w:val="007E561C"/>
    <w:rsid w:val="007E5F45"/>
    <w:rsid w:val="007E67A3"/>
    <w:rsid w:val="007E75C4"/>
    <w:rsid w:val="007F011C"/>
    <w:rsid w:val="007F2863"/>
    <w:rsid w:val="007F454A"/>
    <w:rsid w:val="007F6715"/>
    <w:rsid w:val="00800243"/>
    <w:rsid w:val="00801EF1"/>
    <w:rsid w:val="00803670"/>
    <w:rsid w:val="0080371C"/>
    <w:rsid w:val="0080375A"/>
    <w:rsid w:val="0080428C"/>
    <w:rsid w:val="008045FE"/>
    <w:rsid w:val="00805518"/>
    <w:rsid w:val="00806706"/>
    <w:rsid w:val="00806E98"/>
    <w:rsid w:val="008075BD"/>
    <w:rsid w:val="00812291"/>
    <w:rsid w:val="008125A3"/>
    <w:rsid w:val="00812EB5"/>
    <w:rsid w:val="00814F0E"/>
    <w:rsid w:val="00815907"/>
    <w:rsid w:val="00816BA8"/>
    <w:rsid w:val="008174CA"/>
    <w:rsid w:val="00820322"/>
    <w:rsid w:val="00820389"/>
    <w:rsid w:val="00826BA8"/>
    <w:rsid w:val="00826C6D"/>
    <w:rsid w:val="00826FA8"/>
    <w:rsid w:val="00830850"/>
    <w:rsid w:val="00830D4F"/>
    <w:rsid w:val="008312F7"/>
    <w:rsid w:val="0083180C"/>
    <w:rsid w:val="00831F84"/>
    <w:rsid w:val="0083206C"/>
    <w:rsid w:val="008333DF"/>
    <w:rsid w:val="00834704"/>
    <w:rsid w:val="00834949"/>
    <w:rsid w:val="0083504F"/>
    <w:rsid w:val="008359E9"/>
    <w:rsid w:val="00835FF6"/>
    <w:rsid w:val="00836A6B"/>
    <w:rsid w:val="00840918"/>
    <w:rsid w:val="0084104F"/>
    <w:rsid w:val="008439AE"/>
    <w:rsid w:val="00843ABA"/>
    <w:rsid w:val="00847C99"/>
    <w:rsid w:val="0085107E"/>
    <w:rsid w:val="00851B49"/>
    <w:rsid w:val="00852395"/>
    <w:rsid w:val="00852499"/>
    <w:rsid w:val="008543B0"/>
    <w:rsid w:val="00855356"/>
    <w:rsid w:val="00856580"/>
    <w:rsid w:val="0085735C"/>
    <w:rsid w:val="00857582"/>
    <w:rsid w:val="00857667"/>
    <w:rsid w:val="00857C2D"/>
    <w:rsid w:val="00860A21"/>
    <w:rsid w:val="008621E7"/>
    <w:rsid w:val="0086251C"/>
    <w:rsid w:val="008626DC"/>
    <w:rsid w:val="00864094"/>
    <w:rsid w:val="00864926"/>
    <w:rsid w:val="0086499D"/>
    <w:rsid w:val="00864CCA"/>
    <w:rsid w:val="00864EFD"/>
    <w:rsid w:val="00867A01"/>
    <w:rsid w:val="00872525"/>
    <w:rsid w:val="0087309E"/>
    <w:rsid w:val="00876326"/>
    <w:rsid w:val="00876C0C"/>
    <w:rsid w:val="00883B63"/>
    <w:rsid w:val="00883B94"/>
    <w:rsid w:val="00884189"/>
    <w:rsid w:val="00887568"/>
    <w:rsid w:val="00890649"/>
    <w:rsid w:val="0089163E"/>
    <w:rsid w:val="0089197A"/>
    <w:rsid w:val="00892351"/>
    <w:rsid w:val="00892988"/>
    <w:rsid w:val="00893F50"/>
    <w:rsid w:val="00896A80"/>
    <w:rsid w:val="00897A7D"/>
    <w:rsid w:val="008A08E8"/>
    <w:rsid w:val="008A0E42"/>
    <w:rsid w:val="008A150B"/>
    <w:rsid w:val="008A2DED"/>
    <w:rsid w:val="008A42EF"/>
    <w:rsid w:val="008A62E8"/>
    <w:rsid w:val="008B0F86"/>
    <w:rsid w:val="008B15A7"/>
    <w:rsid w:val="008B15D2"/>
    <w:rsid w:val="008B1F75"/>
    <w:rsid w:val="008B23A6"/>
    <w:rsid w:val="008B264C"/>
    <w:rsid w:val="008B296E"/>
    <w:rsid w:val="008B2C85"/>
    <w:rsid w:val="008B3157"/>
    <w:rsid w:val="008B35C3"/>
    <w:rsid w:val="008B492F"/>
    <w:rsid w:val="008B55CE"/>
    <w:rsid w:val="008B72FA"/>
    <w:rsid w:val="008B7340"/>
    <w:rsid w:val="008C3424"/>
    <w:rsid w:val="008C364B"/>
    <w:rsid w:val="008C4454"/>
    <w:rsid w:val="008C653F"/>
    <w:rsid w:val="008C7171"/>
    <w:rsid w:val="008D05C2"/>
    <w:rsid w:val="008D120E"/>
    <w:rsid w:val="008D2022"/>
    <w:rsid w:val="008D2B16"/>
    <w:rsid w:val="008D3F9D"/>
    <w:rsid w:val="008D72C3"/>
    <w:rsid w:val="008E19D2"/>
    <w:rsid w:val="008E33E8"/>
    <w:rsid w:val="008E412F"/>
    <w:rsid w:val="008E5705"/>
    <w:rsid w:val="008E5BC0"/>
    <w:rsid w:val="008E64F1"/>
    <w:rsid w:val="008E6F50"/>
    <w:rsid w:val="008E7977"/>
    <w:rsid w:val="008F13F4"/>
    <w:rsid w:val="008F1E1E"/>
    <w:rsid w:val="008F2229"/>
    <w:rsid w:val="008F23BE"/>
    <w:rsid w:val="008F2C06"/>
    <w:rsid w:val="008F2DD0"/>
    <w:rsid w:val="008F4BFD"/>
    <w:rsid w:val="008F552D"/>
    <w:rsid w:val="008F563F"/>
    <w:rsid w:val="008F6C82"/>
    <w:rsid w:val="008F745F"/>
    <w:rsid w:val="008F7BB1"/>
    <w:rsid w:val="00900BDD"/>
    <w:rsid w:val="00901F26"/>
    <w:rsid w:val="00904516"/>
    <w:rsid w:val="00906394"/>
    <w:rsid w:val="0091086E"/>
    <w:rsid w:val="00910E6C"/>
    <w:rsid w:val="00912DF4"/>
    <w:rsid w:val="00913668"/>
    <w:rsid w:val="00914B8A"/>
    <w:rsid w:val="009158A6"/>
    <w:rsid w:val="009163CB"/>
    <w:rsid w:val="00917056"/>
    <w:rsid w:val="009172C7"/>
    <w:rsid w:val="00917585"/>
    <w:rsid w:val="009176C7"/>
    <w:rsid w:val="00917702"/>
    <w:rsid w:val="00920C67"/>
    <w:rsid w:val="00921467"/>
    <w:rsid w:val="0092269F"/>
    <w:rsid w:val="00923236"/>
    <w:rsid w:val="00926138"/>
    <w:rsid w:val="00926807"/>
    <w:rsid w:val="00926BE6"/>
    <w:rsid w:val="009312CF"/>
    <w:rsid w:val="009318B3"/>
    <w:rsid w:val="00932264"/>
    <w:rsid w:val="00932772"/>
    <w:rsid w:val="00932CB2"/>
    <w:rsid w:val="00933269"/>
    <w:rsid w:val="00934161"/>
    <w:rsid w:val="00935D44"/>
    <w:rsid w:val="00935FFB"/>
    <w:rsid w:val="009360EC"/>
    <w:rsid w:val="00936D50"/>
    <w:rsid w:val="009377B7"/>
    <w:rsid w:val="00940E97"/>
    <w:rsid w:val="00940EC2"/>
    <w:rsid w:val="00940FCF"/>
    <w:rsid w:val="009416E5"/>
    <w:rsid w:val="0094281A"/>
    <w:rsid w:val="00944C64"/>
    <w:rsid w:val="00944FBA"/>
    <w:rsid w:val="00945747"/>
    <w:rsid w:val="00945A21"/>
    <w:rsid w:val="00945A87"/>
    <w:rsid w:val="00946A48"/>
    <w:rsid w:val="009479FD"/>
    <w:rsid w:val="00950DEB"/>
    <w:rsid w:val="00953174"/>
    <w:rsid w:val="00954D1B"/>
    <w:rsid w:val="009555F2"/>
    <w:rsid w:val="0095582B"/>
    <w:rsid w:val="0095685D"/>
    <w:rsid w:val="00956FEA"/>
    <w:rsid w:val="00957821"/>
    <w:rsid w:val="00957F7C"/>
    <w:rsid w:val="00960583"/>
    <w:rsid w:val="0096225C"/>
    <w:rsid w:val="00966C4F"/>
    <w:rsid w:val="00967069"/>
    <w:rsid w:val="009673B1"/>
    <w:rsid w:val="00967841"/>
    <w:rsid w:val="00967905"/>
    <w:rsid w:val="00970A43"/>
    <w:rsid w:val="0097347D"/>
    <w:rsid w:val="00974061"/>
    <w:rsid w:val="00974755"/>
    <w:rsid w:val="00975168"/>
    <w:rsid w:val="00975F1E"/>
    <w:rsid w:val="00976E1A"/>
    <w:rsid w:val="00982588"/>
    <w:rsid w:val="009831A2"/>
    <w:rsid w:val="00983B71"/>
    <w:rsid w:val="00984E19"/>
    <w:rsid w:val="00985269"/>
    <w:rsid w:val="009862C4"/>
    <w:rsid w:val="00986C57"/>
    <w:rsid w:val="00987DA9"/>
    <w:rsid w:val="0099525E"/>
    <w:rsid w:val="0099574F"/>
    <w:rsid w:val="00996F92"/>
    <w:rsid w:val="009A29B4"/>
    <w:rsid w:val="009A3206"/>
    <w:rsid w:val="009A4BD2"/>
    <w:rsid w:val="009A6BE8"/>
    <w:rsid w:val="009A6E14"/>
    <w:rsid w:val="009B0780"/>
    <w:rsid w:val="009B0FCD"/>
    <w:rsid w:val="009B290E"/>
    <w:rsid w:val="009B3A49"/>
    <w:rsid w:val="009B3C36"/>
    <w:rsid w:val="009B5240"/>
    <w:rsid w:val="009B57B2"/>
    <w:rsid w:val="009B6A7F"/>
    <w:rsid w:val="009C318B"/>
    <w:rsid w:val="009C4168"/>
    <w:rsid w:val="009C444F"/>
    <w:rsid w:val="009C45F2"/>
    <w:rsid w:val="009C5810"/>
    <w:rsid w:val="009C59AB"/>
    <w:rsid w:val="009C6398"/>
    <w:rsid w:val="009D22AD"/>
    <w:rsid w:val="009D25D9"/>
    <w:rsid w:val="009D28EC"/>
    <w:rsid w:val="009D4ED2"/>
    <w:rsid w:val="009D524C"/>
    <w:rsid w:val="009D5270"/>
    <w:rsid w:val="009D599C"/>
    <w:rsid w:val="009D7A84"/>
    <w:rsid w:val="009E0042"/>
    <w:rsid w:val="009E0215"/>
    <w:rsid w:val="009E0550"/>
    <w:rsid w:val="009E24D3"/>
    <w:rsid w:val="009E27C1"/>
    <w:rsid w:val="009E327D"/>
    <w:rsid w:val="009E552D"/>
    <w:rsid w:val="009E6990"/>
    <w:rsid w:val="009E730C"/>
    <w:rsid w:val="009F0560"/>
    <w:rsid w:val="009F0736"/>
    <w:rsid w:val="009F0A46"/>
    <w:rsid w:val="009F1134"/>
    <w:rsid w:val="009F230D"/>
    <w:rsid w:val="009F32F4"/>
    <w:rsid w:val="009F3508"/>
    <w:rsid w:val="009F3E0D"/>
    <w:rsid w:val="009F5146"/>
    <w:rsid w:val="009F51DF"/>
    <w:rsid w:val="009F671E"/>
    <w:rsid w:val="00A005FC"/>
    <w:rsid w:val="00A027E3"/>
    <w:rsid w:val="00A029AF"/>
    <w:rsid w:val="00A042A0"/>
    <w:rsid w:val="00A06F90"/>
    <w:rsid w:val="00A07F6D"/>
    <w:rsid w:val="00A12418"/>
    <w:rsid w:val="00A14104"/>
    <w:rsid w:val="00A142C8"/>
    <w:rsid w:val="00A14E29"/>
    <w:rsid w:val="00A15400"/>
    <w:rsid w:val="00A15F1D"/>
    <w:rsid w:val="00A16242"/>
    <w:rsid w:val="00A16260"/>
    <w:rsid w:val="00A200C8"/>
    <w:rsid w:val="00A206C9"/>
    <w:rsid w:val="00A20E6C"/>
    <w:rsid w:val="00A214BD"/>
    <w:rsid w:val="00A21C08"/>
    <w:rsid w:val="00A22412"/>
    <w:rsid w:val="00A25BFD"/>
    <w:rsid w:val="00A26CDB"/>
    <w:rsid w:val="00A27167"/>
    <w:rsid w:val="00A27193"/>
    <w:rsid w:val="00A304F3"/>
    <w:rsid w:val="00A3125A"/>
    <w:rsid w:val="00A35066"/>
    <w:rsid w:val="00A35C3C"/>
    <w:rsid w:val="00A36781"/>
    <w:rsid w:val="00A41218"/>
    <w:rsid w:val="00A4148F"/>
    <w:rsid w:val="00A41861"/>
    <w:rsid w:val="00A432A4"/>
    <w:rsid w:val="00A44834"/>
    <w:rsid w:val="00A45C79"/>
    <w:rsid w:val="00A47359"/>
    <w:rsid w:val="00A473EF"/>
    <w:rsid w:val="00A50324"/>
    <w:rsid w:val="00A53E42"/>
    <w:rsid w:val="00A54C65"/>
    <w:rsid w:val="00A55C0C"/>
    <w:rsid w:val="00A55D4E"/>
    <w:rsid w:val="00A5682C"/>
    <w:rsid w:val="00A614DE"/>
    <w:rsid w:val="00A659FB"/>
    <w:rsid w:val="00A66D4D"/>
    <w:rsid w:val="00A678E6"/>
    <w:rsid w:val="00A67CAE"/>
    <w:rsid w:val="00A71254"/>
    <w:rsid w:val="00A71DD1"/>
    <w:rsid w:val="00A71FEC"/>
    <w:rsid w:val="00A72893"/>
    <w:rsid w:val="00A749B6"/>
    <w:rsid w:val="00A74E1D"/>
    <w:rsid w:val="00A74EE2"/>
    <w:rsid w:val="00A76651"/>
    <w:rsid w:val="00A76725"/>
    <w:rsid w:val="00A76DE6"/>
    <w:rsid w:val="00A77C4B"/>
    <w:rsid w:val="00A812C9"/>
    <w:rsid w:val="00A814D2"/>
    <w:rsid w:val="00A81A86"/>
    <w:rsid w:val="00A8219C"/>
    <w:rsid w:val="00A82AC3"/>
    <w:rsid w:val="00A82BF1"/>
    <w:rsid w:val="00A830DF"/>
    <w:rsid w:val="00A83965"/>
    <w:rsid w:val="00A850F6"/>
    <w:rsid w:val="00A862E2"/>
    <w:rsid w:val="00A9300D"/>
    <w:rsid w:val="00A96458"/>
    <w:rsid w:val="00A96B5F"/>
    <w:rsid w:val="00A96B65"/>
    <w:rsid w:val="00A97540"/>
    <w:rsid w:val="00A97A16"/>
    <w:rsid w:val="00A97A36"/>
    <w:rsid w:val="00AA0155"/>
    <w:rsid w:val="00AA29B0"/>
    <w:rsid w:val="00AA3D67"/>
    <w:rsid w:val="00AA42CA"/>
    <w:rsid w:val="00AA5289"/>
    <w:rsid w:val="00AA5891"/>
    <w:rsid w:val="00AA67C4"/>
    <w:rsid w:val="00AB01A5"/>
    <w:rsid w:val="00AB2CA4"/>
    <w:rsid w:val="00AB3B32"/>
    <w:rsid w:val="00AB6E76"/>
    <w:rsid w:val="00AB7240"/>
    <w:rsid w:val="00AC06D4"/>
    <w:rsid w:val="00AC0BC4"/>
    <w:rsid w:val="00AC0C70"/>
    <w:rsid w:val="00AC1E21"/>
    <w:rsid w:val="00AC1E63"/>
    <w:rsid w:val="00AC7990"/>
    <w:rsid w:val="00AC7C1C"/>
    <w:rsid w:val="00AD08DC"/>
    <w:rsid w:val="00AD1D45"/>
    <w:rsid w:val="00AD262C"/>
    <w:rsid w:val="00AD2872"/>
    <w:rsid w:val="00AD3304"/>
    <w:rsid w:val="00AD5983"/>
    <w:rsid w:val="00AD5EF8"/>
    <w:rsid w:val="00AD779D"/>
    <w:rsid w:val="00AD7DA4"/>
    <w:rsid w:val="00AE03C5"/>
    <w:rsid w:val="00AE1E94"/>
    <w:rsid w:val="00AE3B0B"/>
    <w:rsid w:val="00AE79A7"/>
    <w:rsid w:val="00AF30D8"/>
    <w:rsid w:val="00AF348C"/>
    <w:rsid w:val="00AF3ECC"/>
    <w:rsid w:val="00AF5118"/>
    <w:rsid w:val="00AF5E93"/>
    <w:rsid w:val="00B03F69"/>
    <w:rsid w:val="00B03F94"/>
    <w:rsid w:val="00B04E0D"/>
    <w:rsid w:val="00B117D0"/>
    <w:rsid w:val="00B11DEC"/>
    <w:rsid w:val="00B144BD"/>
    <w:rsid w:val="00B1482F"/>
    <w:rsid w:val="00B17F87"/>
    <w:rsid w:val="00B21BD3"/>
    <w:rsid w:val="00B22BB7"/>
    <w:rsid w:val="00B22F7F"/>
    <w:rsid w:val="00B2359D"/>
    <w:rsid w:val="00B26A78"/>
    <w:rsid w:val="00B314CA"/>
    <w:rsid w:val="00B31B9F"/>
    <w:rsid w:val="00B32E72"/>
    <w:rsid w:val="00B35011"/>
    <w:rsid w:val="00B40E67"/>
    <w:rsid w:val="00B43489"/>
    <w:rsid w:val="00B43AB3"/>
    <w:rsid w:val="00B44F3B"/>
    <w:rsid w:val="00B45E68"/>
    <w:rsid w:val="00B46D48"/>
    <w:rsid w:val="00B46EA7"/>
    <w:rsid w:val="00B46FBD"/>
    <w:rsid w:val="00B51F6C"/>
    <w:rsid w:val="00B543B9"/>
    <w:rsid w:val="00B54FB8"/>
    <w:rsid w:val="00B569B8"/>
    <w:rsid w:val="00B56DB5"/>
    <w:rsid w:val="00B60ECF"/>
    <w:rsid w:val="00B61424"/>
    <w:rsid w:val="00B62883"/>
    <w:rsid w:val="00B63230"/>
    <w:rsid w:val="00B63719"/>
    <w:rsid w:val="00B7040B"/>
    <w:rsid w:val="00B71226"/>
    <w:rsid w:val="00B71D0C"/>
    <w:rsid w:val="00B71DD6"/>
    <w:rsid w:val="00B7260B"/>
    <w:rsid w:val="00B77CB7"/>
    <w:rsid w:val="00B80066"/>
    <w:rsid w:val="00B8025A"/>
    <w:rsid w:val="00B804D9"/>
    <w:rsid w:val="00B80F9D"/>
    <w:rsid w:val="00B812D6"/>
    <w:rsid w:val="00B825E8"/>
    <w:rsid w:val="00B843B9"/>
    <w:rsid w:val="00B85E8D"/>
    <w:rsid w:val="00B866D1"/>
    <w:rsid w:val="00B87BA9"/>
    <w:rsid w:val="00B87E29"/>
    <w:rsid w:val="00B903ED"/>
    <w:rsid w:val="00B9071A"/>
    <w:rsid w:val="00B90D36"/>
    <w:rsid w:val="00B9128F"/>
    <w:rsid w:val="00B91EF7"/>
    <w:rsid w:val="00B92575"/>
    <w:rsid w:val="00B92716"/>
    <w:rsid w:val="00B92D66"/>
    <w:rsid w:val="00B94482"/>
    <w:rsid w:val="00B952D5"/>
    <w:rsid w:val="00B9547E"/>
    <w:rsid w:val="00B96022"/>
    <w:rsid w:val="00B975D3"/>
    <w:rsid w:val="00BA215C"/>
    <w:rsid w:val="00BA54A2"/>
    <w:rsid w:val="00BA5D26"/>
    <w:rsid w:val="00BB1DA8"/>
    <w:rsid w:val="00BB3331"/>
    <w:rsid w:val="00BB4CC1"/>
    <w:rsid w:val="00BB4F63"/>
    <w:rsid w:val="00BB5FC7"/>
    <w:rsid w:val="00BB62D8"/>
    <w:rsid w:val="00BB6B1C"/>
    <w:rsid w:val="00BB70F2"/>
    <w:rsid w:val="00BB7843"/>
    <w:rsid w:val="00BC0119"/>
    <w:rsid w:val="00BC083E"/>
    <w:rsid w:val="00BC249B"/>
    <w:rsid w:val="00BC36AA"/>
    <w:rsid w:val="00BC36EF"/>
    <w:rsid w:val="00BC4D4F"/>
    <w:rsid w:val="00BD3527"/>
    <w:rsid w:val="00BD37FA"/>
    <w:rsid w:val="00BD5086"/>
    <w:rsid w:val="00BD65B7"/>
    <w:rsid w:val="00BD7846"/>
    <w:rsid w:val="00BD78F3"/>
    <w:rsid w:val="00BD7ADE"/>
    <w:rsid w:val="00BE0080"/>
    <w:rsid w:val="00BE0274"/>
    <w:rsid w:val="00BE454A"/>
    <w:rsid w:val="00BE46EC"/>
    <w:rsid w:val="00BF297B"/>
    <w:rsid w:val="00BF5288"/>
    <w:rsid w:val="00BF56EF"/>
    <w:rsid w:val="00BF688C"/>
    <w:rsid w:val="00BF78EB"/>
    <w:rsid w:val="00BF7F3B"/>
    <w:rsid w:val="00C003EF"/>
    <w:rsid w:val="00C00B6D"/>
    <w:rsid w:val="00C02844"/>
    <w:rsid w:val="00C02DD3"/>
    <w:rsid w:val="00C032AC"/>
    <w:rsid w:val="00C04499"/>
    <w:rsid w:val="00C06BE4"/>
    <w:rsid w:val="00C06DD9"/>
    <w:rsid w:val="00C070DB"/>
    <w:rsid w:val="00C07121"/>
    <w:rsid w:val="00C07C01"/>
    <w:rsid w:val="00C07CBD"/>
    <w:rsid w:val="00C10396"/>
    <w:rsid w:val="00C10D4D"/>
    <w:rsid w:val="00C11ABC"/>
    <w:rsid w:val="00C12BC2"/>
    <w:rsid w:val="00C13C95"/>
    <w:rsid w:val="00C14238"/>
    <w:rsid w:val="00C14559"/>
    <w:rsid w:val="00C1537E"/>
    <w:rsid w:val="00C17C00"/>
    <w:rsid w:val="00C22B56"/>
    <w:rsid w:val="00C22CB1"/>
    <w:rsid w:val="00C237DB"/>
    <w:rsid w:val="00C23815"/>
    <w:rsid w:val="00C23A13"/>
    <w:rsid w:val="00C23F26"/>
    <w:rsid w:val="00C25038"/>
    <w:rsid w:val="00C26993"/>
    <w:rsid w:val="00C326A4"/>
    <w:rsid w:val="00C32A7F"/>
    <w:rsid w:val="00C343DD"/>
    <w:rsid w:val="00C34640"/>
    <w:rsid w:val="00C35D8F"/>
    <w:rsid w:val="00C37869"/>
    <w:rsid w:val="00C4100B"/>
    <w:rsid w:val="00C41A02"/>
    <w:rsid w:val="00C42109"/>
    <w:rsid w:val="00C42395"/>
    <w:rsid w:val="00C42894"/>
    <w:rsid w:val="00C4342F"/>
    <w:rsid w:val="00C43D62"/>
    <w:rsid w:val="00C45983"/>
    <w:rsid w:val="00C45D17"/>
    <w:rsid w:val="00C46592"/>
    <w:rsid w:val="00C478CE"/>
    <w:rsid w:val="00C47A82"/>
    <w:rsid w:val="00C519C7"/>
    <w:rsid w:val="00C52477"/>
    <w:rsid w:val="00C53022"/>
    <w:rsid w:val="00C5400C"/>
    <w:rsid w:val="00C56635"/>
    <w:rsid w:val="00C57BC0"/>
    <w:rsid w:val="00C60AC3"/>
    <w:rsid w:val="00C61F77"/>
    <w:rsid w:val="00C62132"/>
    <w:rsid w:val="00C62808"/>
    <w:rsid w:val="00C62953"/>
    <w:rsid w:val="00C6326B"/>
    <w:rsid w:val="00C64944"/>
    <w:rsid w:val="00C666F7"/>
    <w:rsid w:val="00C70D7A"/>
    <w:rsid w:val="00C720E9"/>
    <w:rsid w:val="00C7211B"/>
    <w:rsid w:val="00C72833"/>
    <w:rsid w:val="00C728DD"/>
    <w:rsid w:val="00C744DC"/>
    <w:rsid w:val="00C7466C"/>
    <w:rsid w:val="00C74CE0"/>
    <w:rsid w:val="00C75B71"/>
    <w:rsid w:val="00C81D98"/>
    <w:rsid w:val="00C83533"/>
    <w:rsid w:val="00C844E7"/>
    <w:rsid w:val="00C84B91"/>
    <w:rsid w:val="00C84E53"/>
    <w:rsid w:val="00C85926"/>
    <w:rsid w:val="00C8756B"/>
    <w:rsid w:val="00C8768B"/>
    <w:rsid w:val="00C87CD5"/>
    <w:rsid w:val="00C87D87"/>
    <w:rsid w:val="00C87D9D"/>
    <w:rsid w:val="00C9000C"/>
    <w:rsid w:val="00C90B8A"/>
    <w:rsid w:val="00C92DD6"/>
    <w:rsid w:val="00C94029"/>
    <w:rsid w:val="00C9404C"/>
    <w:rsid w:val="00C94422"/>
    <w:rsid w:val="00C94D70"/>
    <w:rsid w:val="00C952B8"/>
    <w:rsid w:val="00C95351"/>
    <w:rsid w:val="00C96D75"/>
    <w:rsid w:val="00CA28CF"/>
    <w:rsid w:val="00CA5050"/>
    <w:rsid w:val="00CA5292"/>
    <w:rsid w:val="00CA6305"/>
    <w:rsid w:val="00CA7814"/>
    <w:rsid w:val="00CB07DB"/>
    <w:rsid w:val="00CB1829"/>
    <w:rsid w:val="00CB220D"/>
    <w:rsid w:val="00CB2C27"/>
    <w:rsid w:val="00CB2F78"/>
    <w:rsid w:val="00CB30A2"/>
    <w:rsid w:val="00CB3790"/>
    <w:rsid w:val="00CB455E"/>
    <w:rsid w:val="00CC05ED"/>
    <w:rsid w:val="00CC1024"/>
    <w:rsid w:val="00CC13AB"/>
    <w:rsid w:val="00CC6422"/>
    <w:rsid w:val="00CC6810"/>
    <w:rsid w:val="00CD06F5"/>
    <w:rsid w:val="00CD0A35"/>
    <w:rsid w:val="00CD0B7D"/>
    <w:rsid w:val="00CD0CB1"/>
    <w:rsid w:val="00CD2F87"/>
    <w:rsid w:val="00CD3CC7"/>
    <w:rsid w:val="00CD5DBC"/>
    <w:rsid w:val="00CD720E"/>
    <w:rsid w:val="00CD7AB8"/>
    <w:rsid w:val="00CE05A6"/>
    <w:rsid w:val="00CE1C8D"/>
    <w:rsid w:val="00CE37CB"/>
    <w:rsid w:val="00CE38BA"/>
    <w:rsid w:val="00CE50AA"/>
    <w:rsid w:val="00CE5451"/>
    <w:rsid w:val="00CE60A6"/>
    <w:rsid w:val="00CE7FB2"/>
    <w:rsid w:val="00CF1A62"/>
    <w:rsid w:val="00CF2C13"/>
    <w:rsid w:val="00CF391A"/>
    <w:rsid w:val="00CF5664"/>
    <w:rsid w:val="00CF5FF0"/>
    <w:rsid w:val="00CF636B"/>
    <w:rsid w:val="00CF6B74"/>
    <w:rsid w:val="00D0175E"/>
    <w:rsid w:val="00D018F3"/>
    <w:rsid w:val="00D01D54"/>
    <w:rsid w:val="00D02C1E"/>
    <w:rsid w:val="00D02E62"/>
    <w:rsid w:val="00D03153"/>
    <w:rsid w:val="00D05DF2"/>
    <w:rsid w:val="00D064A8"/>
    <w:rsid w:val="00D07A85"/>
    <w:rsid w:val="00D10A92"/>
    <w:rsid w:val="00D12DC1"/>
    <w:rsid w:val="00D14DDE"/>
    <w:rsid w:val="00D14E8E"/>
    <w:rsid w:val="00D158D5"/>
    <w:rsid w:val="00D1798B"/>
    <w:rsid w:val="00D20EDB"/>
    <w:rsid w:val="00D21095"/>
    <w:rsid w:val="00D24365"/>
    <w:rsid w:val="00D24849"/>
    <w:rsid w:val="00D251AA"/>
    <w:rsid w:val="00D25225"/>
    <w:rsid w:val="00D25698"/>
    <w:rsid w:val="00D278BD"/>
    <w:rsid w:val="00D27E59"/>
    <w:rsid w:val="00D304D6"/>
    <w:rsid w:val="00D3137F"/>
    <w:rsid w:val="00D327FA"/>
    <w:rsid w:val="00D340D1"/>
    <w:rsid w:val="00D34296"/>
    <w:rsid w:val="00D35B73"/>
    <w:rsid w:val="00D35DDC"/>
    <w:rsid w:val="00D363B8"/>
    <w:rsid w:val="00D371B9"/>
    <w:rsid w:val="00D3787F"/>
    <w:rsid w:val="00D404AC"/>
    <w:rsid w:val="00D4084A"/>
    <w:rsid w:val="00D40F15"/>
    <w:rsid w:val="00D4344C"/>
    <w:rsid w:val="00D458C3"/>
    <w:rsid w:val="00D473D5"/>
    <w:rsid w:val="00D47D54"/>
    <w:rsid w:val="00D50677"/>
    <w:rsid w:val="00D50B02"/>
    <w:rsid w:val="00D51A1A"/>
    <w:rsid w:val="00D52B6A"/>
    <w:rsid w:val="00D54DBF"/>
    <w:rsid w:val="00D55369"/>
    <w:rsid w:val="00D553A9"/>
    <w:rsid w:val="00D560F0"/>
    <w:rsid w:val="00D64636"/>
    <w:rsid w:val="00D6663D"/>
    <w:rsid w:val="00D673F7"/>
    <w:rsid w:val="00D706CA"/>
    <w:rsid w:val="00D70E93"/>
    <w:rsid w:val="00D71223"/>
    <w:rsid w:val="00D72B63"/>
    <w:rsid w:val="00D747F3"/>
    <w:rsid w:val="00D76C1A"/>
    <w:rsid w:val="00D7788B"/>
    <w:rsid w:val="00D800EA"/>
    <w:rsid w:val="00D824E0"/>
    <w:rsid w:val="00D82DED"/>
    <w:rsid w:val="00D82EC3"/>
    <w:rsid w:val="00D83E95"/>
    <w:rsid w:val="00D85EDA"/>
    <w:rsid w:val="00D86EC5"/>
    <w:rsid w:val="00D876E0"/>
    <w:rsid w:val="00D87844"/>
    <w:rsid w:val="00D902ED"/>
    <w:rsid w:val="00D913A5"/>
    <w:rsid w:val="00D9178C"/>
    <w:rsid w:val="00D91BA7"/>
    <w:rsid w:val="00D91DDF"/>
    <w:rsid w:val="00D92BF8"/>
    <w:rsid w:val="00D93B16"/>
    <w:rsid w:val="00D94223"/>
    <w:rsid w:val="00D9477D"/>
    <w:rsid w:val="00D97A30"/>
    <w:rsid w:val="00DA118C"/>
    <w:rsid w:val="00DA17F0"/>
    <w:rsid w:val="00DA296F"/>
    <w:rsid w:val="00DA44D8"/>
    <w:rsid w:val="00DA52A0"/>
    <w:rsid w:val="00DA563D"/>
    <w:rsid w:val="00DA5E0D"/>
    <w:rsid w:val="00DA7E3E"/>
    <w:rsid w:val="00DB24E1"/>
    <w:rsid w:val="00DB34F5"/>
    <w:rsid w:val="00DB5237"/>
    <w:rsid w:val="00DB6BB2"/>
    <w:rsid w:val="00DB7A7C"/>
    <w:rsid w:val="00DB7F58"/>
    <w:rsid w:val="00DC299D"/>
    <w:rsid w:val="00DC6703"/>
    <w:rsid w:val="00DC6D2D"/>
    <w:rsid w:val="00DC765A"/>
    <w:rsid w:val="00DD1046"/>
    <w:rsid w:val="00DD20F9"/>
    <w:rsid w:val="00DD246A"/>
    <w:rsid w:val="00DD2986"/>
    <w:rsid w:val="00DD2C31"/>
    <w:rsid w:val="00DD3C24"/>
    <w:rsid w:val="00DD5130"/>
    <w:rsid w:val="00DD5768"/>
    <w:rsid w:val="00DD621E"/>
    <w:rsid w:val="00DD7BC4"/>
    <w:rsid w:val="00DE07E4"/>
    <w:rsid w:val="00DE1BE1"/>
    <w:rsid w:val="00DE200C"/>
    <w:rsid w:val="00DE359C"/>
    <w:rsid w:val="00DE3F92"/>
    <w:rsid w:val="00DE4D96"/>
    <w:rsid w:val="00DE51C2"/>
    <w:rsid w:val="00DE5376"/>
    <w:rsid w:val="00DE5B7F"/>
    <w:rsid w:val="00DE5D6E"/>
    <w:rsid w:val="00DF0135"/>
    <w:rsid w:val="00DF05EC"/>
    <w:rsid w:val="00DF145A"/>
    <w:rsid w:val="00DF2E89"/>
    <w:rsid w:val="00DF4CF2"/>
    <w:rsid w:val="00DF6FC4"/>
    <w:rsid w:val="00E02E7E"/>
    <w:rsid w:val="00E034CF"/>
    <w:rsid w:val="00E0603C"/>
    <w:rsid w:val="00E07036"/>
    <w:rsid w:val="00E110AC"/>
    <w:rsid w:val="00E1227B"/>
    <w:rsid w:val="00E1633E"/>
    <w:rsid w:val="00E17555"/>
    <w:rsid w:val="00E17ECD"/>
    <w:rsid w:val="00E17FF1"/>
    <w:rsid w:val="00E2066E"/>
    <w:rsid w:val="00E20BFF"/>
    <w:rsid w:val="00E216AF"/>
    <w:rsid w:val="00E216CF"/>
    <w:rsid w:val="00E242E3"/>
    <w:rsid w:val="00E24321"/>
    <w:rsid w:val="00E244B2"/>
    <w:rsid w:val="00E270D8"/>
    <w:rsid w:val="00E30475"/>
    <w:rsid w:val="00E32271"/>
    <w:rsid w:val="00E3339E"/>
    <w:rsid w:val="00E34363"/>
    <w:rsid w:val="00E34BA2"/>
    <w:rsid w:val="00E35492"/>
    <w:rsid w:val="00E36616"/>
    <w:rsid w:val="00E407CD"/>
    <w:rsid w:val="00E410E0"/>
    <w:rsid w:val="00E42B81"/>
    <w:rsid w:val="00E4312C"/>
    <w:rsid w:val="00E43534"/>
    <w:rsid w:val="00E43607"/>
    <w:rsid w:val="00E43D26"/>
    <w:rsid w:val="00E452CD"/>
    <w:rsid w:val="00E46D37"/>
    <w:rsid w:val="00E47A07"/>
    <w:rsid w:val="00E512DD"/>
    <w:rsid w:val="00E51FD1"/>
    <w:rsid w:val="00E5320A"/>
    <w:rsid w:val="00E53548"/>
    <w:rsid w:val="00E53CA5"/>
    <w:rsid w:val="00E54157"/>
    <w:rsid w:val="00E543AD"/>
    <w:rsid w:val="00E5539E"/>
    <w:rsid w:val="00E562E1"/>
    <w:rsid w:val="00E56354"/>
    <w:rsid w:val="00E57744"/>
    <w:rsid w:val="00E57EC4"/>
    <w:rsid w:val="00E57FB0"/>
    <w:rsid w:val="00E626AA"/>
    <w:rsid w:val="00E640E4"/>
    <w:rsid w:val="00E643DB"/>
    <w:rsid w:val="00E65040"/>
    <w:rsid w:val="00E66424"/>
    <w:rsid w:val="00E66905"/>
    <w:rsid w:val="00E66A66"/>
    <w:rsid w:val="00E66D50"/>
    <w:rsid w:val="00E67184"/>
    <w:rsid w:val="00E67985"/>
    <w:rsid w:val="00E67E31"/>
    <w:rsid w:val="00E67E35"/>
    <w:rsid w:val="00E67E4A"/>
    <w:rsid w:val="00E70FFE"/>
    <w:rsid w:val="00E71930"/>
    <w:rsid w:val="00E71AAA"/>
    <w:rsid w:val="00E721DD"/>
    <w:rsid w:val="00E72838"/>
    <w:rsid w:val="00E72E30"/>
    <w:rsid w:val="00E73F5F"/>
    <w:rsid w:val="00E74488"/>
    <w:rsid w:val="00E74721"/>
    <w:rsid w:val="00E74C52"/>
    <w:rsid w:val="00E76550"/>
    <w:rsid w:val="00E771CA"/>
    <w:rsid w:val="00E77860"/>
    <w:rsid w:val="00E809BD"/>
    <w:rsid w:val="00E80DB3"/>
    <w:rsid w:val="00E80EE4"/>
    <w:rsid w:val="00E82659"/>
    <w:rsid w:val="00E82681"/>
    <w:rsid w:val="00E841E7"/>
    <w:rsid w:val="00E84FC7"/>
    <w:rsid w:val="00E867C5"/>
    <w:rsid w:val="00E92A25"/>
    <w:rsid w:val="00E94176"/>
    <w:rsid w:val="00E94394"/>
    <w:rsid w:val="00E94416"/>
    <w:rsid w:val="00E97241"/>
    <w:rsid w:val="00EA2124"/>
    <w:rsid w:val="00EA34BF"/>
    <w:rsid w:val="00EA3FA4"/>
    <w:rsid w:val="00EA41DC"/>
    <w:rsid w:val="00EA64D3"/>
    <w:rsid w:val="00EA73C9"/>
    <w:rsid w:val="00EA7C92"/>
    <w:rsid w:val="00EB0AEA"/>
    <w:rsid w:val="00EB0DCA"/>
    <w:rsid w:val="00EB170B"/>
    <w:rsid w:val="00EB2B95"/>
    <w:rsid w:val="00EB56ED"/>
    <w:rsid w:val="00EB5CB2"/>
    <w:rsid w:val="00EB674F"/>
    <w:rsid w:val="00EB7667"/>
    <w:rsid w:val="00EC0A32"/>
    <w:rsid w:val="00EC0B52"/>
    <w:rsid w:val="00EC1628"/>
    <w:rsid w:val="00EC1A61"/>
    <w:rsid w:val="00EC4680"/>
    <w:rsid w:val="00EC4D10"/>
    <w:rsid w:val="00EC5BA9"/>
    <w:rsid w:val="00ED0519"/>
    <w:rsid w:val="00ED1A32"/>
    <w:rsid w:val="00ED27EE"/>
    <w:rsid w:val="00ED39C2"/>
    <w:rsid w:val="00ED4C16"/>
    <w:rsid w:val="00ED5778"/>
    <w:rsid w:val="00ED67F4"/>
    <w:rsid w:val="00ED6945"/>
    <w:rsid w:val="00ED76A2"/>
    <w:rsid w:val="00EE0027"/>
    <w:rsid w:val="00EE127D"/>
    <w:rsid w:val="00EE1D29"/>
    <w:rsid w:val="00EE2521"/>
    <w:rsid w:val="00EE29A9"/>
    <w:rsid w:val="00EE66E2"/>
    <w:rsid w:val="00EF0280"/>
    <w:rsid w:val="00EF2076"/>
    <w:rsid w:val="00EF219E"/>
    <w:rsid w:val="00EF262D"/>
    <w:rsid w:val="00EF2A29"/>
    <w:rsid w:val="00EF55FF"/>
    <w:rsid w:val="00EF6267"/>
    <w:rsid w:val="00EF7D3F"/>
    <w:rsid w:val="00F0020C"/>
    <w:rsid w:val="00F00A11"/>
    <w:rsid w:val="00F01438"/>
    <w:rsid w:val="00F01A30"/>
    <w:rsid w:val="00F02C85"/>
    <w:rsid w:val="00F0379A"/>
    <w:rsid w:val="00F042DF"/>
    <w:rsid w:val="00F0464E"/>
    <w:rsid w:val="00F05582"/>
    <w:rsid w:val="00F057FC"/>
    <w:rsid w:val="00F06020"/>
    <w:rsid w:val="00F10E95"/>
    <w:rsid w:val="00F1163A"/>
    <w:rsid w:val="00F11DCF"/>
    <w:rsid w:val="00F11E2C"/>
    <w:rsid w:val="00F12A73"/>
    <w:rsid w:val="00F14E4E"/>
    <w:rsid w:val="00F15CEE"/>
    <w:rsid w:val="00F179ED"/>
    <w:rsid w:val="00F20DF3"/>
    <w:rsid w:val="00F2245F"/>
    <w:rsid w:val="00F22975"/>
    <w:rsid w:val="00F22C36"/>
    <w:rsid w:val="00F23688"/>
    <w:rsid w:val="00F250BF"/>
    <w:rsid w:val="00F25865"/>
    <w:rsid w:val="00F2716B"/>
    <w:rsid w:val="00F27A05"/>
    <w:rsid w:val="00F30D03"/>
    <w:rsid w:val="00F3171A"/>
    <w:rsid w:val="00F3241A"/>
    <w:rsid w:val="00F32F62"/>
    <w:rsid w:val="00F340C2"/>
    <w:rsid w:val="00F34B8D"/>
    <w:rsid w:val="00F34C8E"/>
    <w:rsid w:val="00F36FF6"/>
    <w:rsid w:val="00F3724D"/>
    <w:rsid w:val="00F40082"/>
    <w:rsid w:val="00F40DC1"/>
    <w:rsid w:val="00F41700"/>
    <w:rsid w:val="00F41C3F"/>
    <w:rsid w:val="00F43499"/>
    <w:rsid w:val="00F437E6"/>
    <w:rsid w:val="00F43FE5"/>
    <w:rsid w:val="00F4482C"/>
    <w:rsid w:val="00F46D78"/>
    <w:rsid w:val="00F51282"/>
    <w:rsid w:val="00F536EE"/>
    <w:rsid w:val="00F53D69"/>
    <w:rsid w:val="00F5476E"/>
    <w:rsid w:val="00F561D1"/>
    <w:rsid w:val="00F6315D"/>
    <w:rsid w:val="00F6316B"/>
    <w:rsid w:val="00F647F1"/>
    <w:rsid w:val="00F65105"/>
    <w:rsid w:val="00F666EA"/>
    <w:rsid w:val="00F67640"/>
    <w:rsid w:val="00F70979"/>
    <w:rsid w:val="00F714D4"/>
    <w:rsid w:val="00F73045"/>
    <w:rsid w:val="00F7348F"/>
    <w:rsid w:val="00F73910"/>
    <w:rsid w:val="00F759B5"/>
    <w:rsid w:val="00F7699B"/>
    <w:rsid w:val="00F76A4B"/>
    <w:rsid w:val="00F8031C"/>
    <w:rsid w:val="00F82E46"/>
    <w:rsid w:val="00F84DAB"/>
    <w:rsid w:val="00F8576C"/>
    <w:rsid w:val="00F85D51"/>
    <w:rsid w:val="00F86DE1"/>
    <w:rsid w:val="00F906B2"/>
    <w:rsid w:val="00F91F14"/>
    <w:rsid w:val="00F927C2"/>
    <w:rsid w:val="00F93548"/>
    <w:rsid w:val="00F94DE5"/>
    <w:rsid w:val="00F9572F"/>
    <w:rsid w:val="00F96133"/>
    <w:rsid w:val="00FA09A5"/>
    <w:rsid w:val="00FA0B92"/>
    <w:rsid w:val="00FA27FC"/>
    <w:rsid w:val="00FA6F93"/>
    <w:rsid w:val="00FB1205"/>
    <w:rsid w:val="00FB5FCA"/>
    <w:rsid w:val="00FB7073"/>
    <w:rsid w:val="00FC488D"/>
    <w:rsid w:val="00FC4FD5"/>
    <w:rsid w:val="00FC67E6"/>
    <w:rsid w:val="00FD02FD"/>
    <w:rsid w:val="00FD07D6"/>
    <w:rsid w:val="00FD0BEA"/>
    <w:rsid w:val="00FD1ACA"/>
    <w:rsid w:val="00FD1ECA"/>
    <w:rsid w:val="00FD3313"/>
    <w:rsid w:val="00FD47C8"/>
    <w:rsid w:val="00FD526E"/>
    <w:rsid w:val="00FD7339"/>
    <w:rsid w:val="00FD736A"/>
    <w:rsid w:val="00FE03A1"/>
    <w:rsid w:val="00FE0486"/>
    <w:rsid w:val="00FE0AB5"/>
    <w:rsid w:val="00FE0F1A"/>
    <w:rsid w:val="00FE1010"/>
    <w:rsid w:val="00FE1412"/>
    <w:rsid w:val="00FE38EB"/>
    <w:rsid w:val="00FE391A"/>
    <w:rsid w:val="00FE3960"/>
    <w:rsid w:val="00FE5FC0"/>
    <w:rsid w:val="00FE608F"/>
    <w:rsid w:val="00FE63AF"/>
    <w:rsid w:val="00FE781E"/>
    <w:rsid w:val="00FF0AE6"/>
    <w:rsid w:val="00FF0C73"/>
    <w:rsid w:val="00FF0EB0"/>
    <w:rsid w:val="00FF29B6"/>
    <w:rsid w:val="00FF2EC2"/>
    <w:rsid w:val="00FF31B3"/>
    <w:rsid w:val="00FF6EE8"/>
    <w:rsid w:val="00FF73EB"/>
    <w:rsid w:val="034B1A97"/>
    <w:rsid w:val="03665014"/>
    <w:rsid w:val="07862C80"/>
    <w:rsid w:val="07EC29C3"/>
    <w:rsid w:val="0D4E57D6"/>
    <w:rsid w:val="0EA63619"/>
    <w:rsid w:val="0EBE6BB4"/>
    <w:rsid w:val="0FEA3E2B"/>
    <w:rsid w:val="13182D37"/>
    <w:rsid w:val="14447B5C"/>
    <w:rsid w:val="14A405FA"/>
    <w:rsid w:val="1505553D"/>
    <w:rsid w:val="15233C15"/>
    <w:rsid w:val="152813D0"/>
    <w:rsid w:val="16696FD9"/>
    <w:rsid w:val="16BC5591"/>
    <w:rsid w:val="17896081"/>
    <w:rsid w:val="17B21751"/>
    <w:rsid w:val="1AF646F8"/>
    <w:rsid w:val="1B490BB9"/>
    <w:rsid w:val="1B633F67"/>
    <w:rsid w:val="1C8A275B"/>
    <w:rsid w:val="1CA27B15"/>
    <w:rsid w:val="1E2E7ECB"/>
    <w:rsid w:val="20E544E8"/>
    <w:rsid w:val="213D7E0C"/>
    <w:rsid w:val="2466767A"/>
    <w:rsid w:val="26887965"/>
    <w:rsid w:val="2AEC657A"/>
    <w:rsid w:val="2BDC1BF5"/>
    <w:rsid w:val="2BEE242F"/>
    <w:rsid w:val="2C367878"/>
    <w:rsid w:val="2F620960"/>
    <w:rsid w:val="2F916ED6"/>
    <w:rsid w:val="325B1249"/>
    <w:rsid w:val="347673CF"/>
    <w:rsid w:val="37226EE0"/>
    <w:rsid w:val="39CA1DBE"/>
    <w:rsid w:val="3B547DD5"/>
    <w:rsid w:val="3C4B11D8"/>
    <w:rsid w:val="3CD71850"/>
    <w:rsid w:val="3EAB5266"/>
    <w:rsid w:val="43C97CDF"/>
    <w:rsid w:val="44891279"/>
    <w:rsid w:val="4A0C1D01"/>
    <w:rsid w:val="4AC17E25"/>
    <w:rsid w:val="4D7A2E69"/>
    <w:rsid w:val="50C719DB"/>
    <w:rsid w:val="511300BE"/>
    <w:rsid w:val="51662CDF"/>
    <w:rsid w:val="51DA01C5"/>
    <w:rsid w:val="52771714"/>
    <w:rsid w:val="55CB5D7B"/>
    <w:rsid w:val="55E64232"/>
    <w:rsid w:val="571C5DB6"/>
    <w:rsid w:val="57B966B6"/>
    <w:rsid w:val="59B779CB"/>
    <w:rsid w:val="5A44578C"/>
    <w:rsid w:val="5B435A44"/>
    <w:rsid w:val="5B516E1D"/>
    <w:rsid w:val="5C4A2E02"/>
    <w:rsid w:val="5D700646"/>
    <w:rsid w:val="5E5909A0"/>
    <w:rsid w:val="602045A6"/>
    <w:rsid w:val="652A1A23"/>
    <w:rsid w:val="6AA638F9"/>
    <w:rsid w:val="6ACC47A5"/>
    <w:rsid w:val="6B111A61"/>
    <w:rsid w:val="6DC748C4"/>
    <w:rsid w:val="71190148"/>
    <w:rsid w:val="71B763EC"/>
    <w:rsid w:val="74C45EB6"/>
    <w:rsid w:val="785D1D28"/>
    <w:rsid w:val="790A14F7"/>
    <w:rsid w:val="7D110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2042C4"/>
  <w14:defaultImageDpi w14:val="32767"/>
  <w15:docId w15:val="{2ED81827-1B84-4D25-8536-58627E851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qFormat="1"/>
    <w:lsdException w:name="header" w:semiHidden="1" w:qFormat="1"/>
    <w:lsdException w:name="footer" w:semiHidden="1"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qFormat="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uiPriority="99" w:qFormat="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uiPriority="1" w:unhideWhenUsed="1" w:qFormat="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qFormat="1"/>
    <w:lsdException w:name="FollowedHyperlink" w:semiHidden="1" w:qFormat="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018F3"/>
    <w:pPr>
      <w:widowControl w:val="0"/>
      <w:spacing w:line="360" w:lineRule="auto"/>
      <w:ind w:firstLineChars="200" w:firstLine="200"/>
      <w:jc w:val="both"/>
    </w:pPr>
    <w:rPr>
      <w:rFonts w:eastAsia="仿宋_GB2312"/>
      <w:kern w:val="2"/>
      <w:sz w:val="24"/>
      <w:szCs w:val="24"/>
    </w:rPr>
  </w:style>
  <w:style w:type="paragraph" w:styleId="1">
    <w:name w:val="heading 1"/>
    <w:basedOn w:val="a"/>
    <w:next w:val="a"/>
    <w:link w:val="10"/>
    <w:uiPriority w:val="9"/>
    <w:qFormat/>
    <w:pPr>
      <w:keepNext/>
      <w:keepLines/>
      <w:numPr>
        <w:numId w:val="1"/>
      </w:numPr>
      <w:spacing w:beforeLines="50" w:before="156" w:afterLines="50" w:after="156"/>
      <w:ind w:firstLineChars="0"/>
      <w:outlineLvl w:val="0"/>
    </w:pPr>
    <w:rPr>
      <w:b/>
      <w:kern w:val="44"/>
      <w:sz w:val="28"/>
    </w:rPr>
  </w:style>
  <w:style w:type="paragraph" w:styleId="20">
    <w:name w:val="heading 2"/>
    <w:basedOn w:val="a"/>
    <w:next w:val="a"/>
    <w:link w:val="21"/>
    <w:uiPriority w:val="9"/>
    <w:unhideWhenUsed/>
    <w:qFormat/>
    <w:pPr>
      <w:keepNext/>
      <w:keepLines/>
      <w:numPr>
        <w:ilvl w:val="1"/>
        <w:numId w:val="1"/>
      </w:numPr>
      <w:ind w:firstLineChars="0"/>
      <w:outlineLvl w:val="1"/>
    </w:pPr>
    <w:rPr>
      <w:b/>
    </w:rPr>
  </w:style>
  <w:style w:type="paragraph" w:styleId="3">
    <w:name w:val="heading 3"/>
    <w:basedOn w:val="a"/>
    <w:next w:val="a"/>
    <w:unhideWhenUsed/>
    <w:qFormat/>
    <w:pPr>
      <w:numPr>
        <w:ilvl w:val="2"/>
        <w:numId w:val="1"/>
      </w:numPr>
      <w:ind w:firstLineChars="0"/>
      <w:jc w:val="left"/>
      <w:outlineLvl w:val="2"/>
    </w:pPr>
    <w:rPr>
      <w:rFonts w:hint="eastAsia"/>
      <w:b/>
      <w:bCs/>
      <w:kern w:val="0"/>
      <w:szCs w:val="27"/>
    </w:rPr>
  </w:style>
  <w:style w:type="paragraph" w:styleId="4">
    <w:name w:val="heading 4"/>
    <w:basedOn w:val="a"/>
    <w:next w:val="a"/>
    <w:unhideWhenUsed/>
    <w:qFormat/>
    <w:pPr>
      <w:spacing w:before="100" w:beforeAutospacing="1" w:after="100" w:afterAutospacing="1"/>
      <w:jc w:val="left"/>
      <w:outlineLvl w:val="3"/>
    </w:pPr>
    <w:rPr>
      <w:rFonts w:ascii="宋体" w:eastAsia="宋体" w:hAnsi="宋体" w:hint="eastAsia"/>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qFormat/>
    <w:pPr>
      <w:spacing w:beforeAutospacing="1" w:afterAutospacing="1"/>
      <w:jc w:val="left"/>
    </w:pPr>
    <w:rPr>
      <w:kern w:val="0"/>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semiHidden/>
    <w:qFormat/>
    <w:rPr>
      <w:b/>
    </w:rPr>
  </w:style>
  <w:style w:type="character" w:styleId="a6">
    <w:name w:val="FollowedHyperlink"/>
    <w:basedOn w:val="a0"/>
    <w:semiHidden/>
    <w:qFormat/>
    <w:rPr>
      <w:color w:val="800080"/>
      <w:u w:val="single"/>
    </w:rPr>
  </w:style>
  <w:style w:type="character" w:styleId="a7">
    <w:name w:val="Hyperlink"/>
    <w:basedOn w:val="a0"/>
    <w:semiHidden/>
    <w:qFormat/>
    <w:rPr>
      <w:color w:val="0000FF"/>
      <w:u w:val="single"/>
    </w:rPr>
  </w:style>
  <w:style w:type="character" w:customStyle="1" w:styleId="21">
    <w:name w:val="标题 2 字符"/>
    <w:link w:val="20"/>
    <w:uiPriority w:val="9"/>
    <w:qFormat/>
    <w:rPr>
      <w:rFonts w:eastAsia="仿宋_GB2312"/>
      <w:b/>
      <w:kern w:val="2"/>
      <w:sz w:val="24"/>
      <w:szCs w:val="24"/>
    </w:rPr>
  </w:style>
  <w:style w:type="table" w:customStyle="1" w:styleId="Table">
    <w:name w:val="Table"/>
    <w:unhideWhenUsed/>
    <w:qFormat/>
    <w:tblPr>
      <w:tblCellMar>
        <w:top w:w="0" w:type="dxa"/>
        <w:left w:w="108" w:type="dxa"/>
        <w:bottom w:w="0" w:type="dxa"/>
        <w:right w:w="108" w:type="dxa"/>
      </w:tblCellMar>
    </w:tblPr>
    <w:tblStylePr w:type="firstRow">
      <w:tblPr/>
      <w:tcPr>
        <w:tcBorders>
          <w:top w:val="nil"/>
          <w:left w:val="nil"/>
          <w:bottom w:val="single" w:sz="0" w:space="0" w:color="auto"/>
          <w:right w:val="nil"/>
          <w:insideH w:val="nil"/>
          <w:insideV w:val="nil"/>
          <w:tl2br w:val="nil"/>
          <w:tr2bl w:val="nil"/>
        </w:tcBorders>
        <w:vAlign w:val="bottom"/>
      </w:tcPr>
    </w:tblStylePr>
  </w:style>
  <w:style w:type="paragraph" w:customStyle="1" w:styleId="a8">
    <w:name w:val="表格正文"/>
    <w:basedOn w:val="a"/>
    <w:qFormat/>
    <w:rsid w:val="00166A8B"/>
    <w:pPr>
      <w:widowControl/>
      <w:spacing w:line="240" w:lineRule="auto"/>
      <w:ind w:firstLineChars="0" w:firstLine="0"/>
      <w:jc w:val="center"/>
    </w:pPr>
    <w:rPr>
      <w:rFonts w:cs="宋体"/>
      <w:bCs/>
      <w:kern w:val="0"/>
      <w:sz w:val="21"/>
    </w:rPr>
  </w:style>
  <w:style w:type="paragraph" w:customStyle="1" w:styleId="a9">
    <w:name w:val="公式"/>
    <w:basedOn w:val="a"/>
    <w:next w:val="a"/>
    <w:qFormat/>
    <w:pPr>
      <w:spacing w:beforeLines="50" w:before="50" w:afterLines="50" w:after="50" w:line="240" w:lineRule="auto"/>
      <w:ind w:firstLineChars="0" w:firstLine="0"/>
      <w:jc w:val="center"/>
    </w:pPr>
  </w:style>
  <w:style w:type="paragraph" w:styleId="aa">
    <w:name w:val="List Paragraph"/>
    <w:basedOn w:val="a"/>
    <w:uiPriority w:val="99"/>
    <w:unhideWhenUsed/>
    <w:qFormat/>
    <w:pPr>
      <w:ind w:firstLine="420"/>
    </w:pPr>
  </w:style>
  <w:style w:type="paragraph" w:customStyle="1" w:styleId="MTDisplayEquation">
    <w:name w:val="MTDisplayEquation"/>
    <w:basedOn w:val="a"/>
    <w:next w:val="a"/>
    <w:link w:val="MTDisplayEquation0"/>
    <w:qFormat/>
    <w:pPr>
      <w:tabs>
        <w:tab w:val="center" w:pos="4160"/>
        <w:tab w:val="right" w:pos="8300"/>
      </w:tabs>
      <w:ind w:firstLine="480"/>
    </w:pPr>
  </w:style>
  <w:style w:type="character" w:customStyle="1" w:styleId="MTDisplayEquation0">
    <w:name w:val="MTDisplayEquation 字符"/>
    <w:link w:val="MTDisplayEquation"/>
    <w:qFormat/>
    <w:rsid w:val="00AC1E21"/>
    <w:rPr>
      <w:rFonts w:eastAsia="仿宋_GB2312"/>
      <w:kern w:val="2"/>
      <w:sz w:val="24"/>
      <w:szCs w:val="24"/>
    </w:rPr>
  </w:style>
  <w:style w:type="character" w:styleId="ab">
    <w:name w:val="annotation reference"/>
    <w:basedOn w:val="a0"/>
    <w:semiHidden/>
    <w:qFormat/>
    <w:rsid w:val="0015075C"/>
    <w:rPr>
      <w:sz w:val="21"/>
      <w:szCs w:val="21"/>
    </w:rPr>
  </w:style>
  <w:style w:type="paragraph" w:styleId="ac">
    <w:name w:val="annotation text"/>
    <w:basedOn w:val="a"/>
    <w:link w:val="ad"/>
    <w:semiHidden/>
    <w:qFormat/>
    <w:rsid w:val="0015075C"/>
    <w:pPr>
      <w:jc w:val="left"/>
    </w:pPr>
  </w:style>
  <w:style w:type="character" w:customStyle="1" w:styleId="ad">
    <w:name w:val="批注文字 字符"/>
    <w:basedOn w:val="a0"/>
    <w:link w:val="ac"/>
    <w:semiHidden/>
    <w:qFormat/>
    <w:rsid w:val="0015075C"/>
    <w:rPr>
      <w:rFonts w:eastAsia="仿宋_GB2312"/>
      <w:kern w:val="2"/>
      <w:sz w:val="24"/>
      <w:szCs w:val="24"/>
    </w:rPr>
  </w:style>
  <w:style w:type="paragraph" w:styleId="ae">
    <w:name w:val="annotation subject"/>
    <w:basedOn w:val="ac"/>
    <w:next w:val="ac"/>
    <w:link w:val="af"/>
    <w:semiHidden/>
    <w:qFormat/>
    <w:rsid w:val="0015075C"/>
    <w:rPr>
      <w:b/>
      <w:bCs/>
    </w:rPr>
  </w:style>
  <w:style w:type="character" w:customStyle="1" w:styleId="af">
    <w:name w:val="批注主题 字符"/>
    <w:basedOn w:val="ad"/>
    <w:link w:val="ae"/>
    <w:semiHidden/>
    <w:qFormat/>
    <w:rsid w:val="0015075C"/>
    <w:rPr>
      <w:rFonts w:eastAsia="仿宋_GB2312"/>
      <w:b/>
      <w:bCs/>
      <w:kern w:val="2"/>
      <w:sz w:val="24"/>
      <w:szCs w:val="24"/>
    </w:rPr>
  </w:style>
  <w:style w:type="paragraph" w:styleId="2">
    <w:name w:val="List Number 2"/>
    <w:basedOn w:val="a"/>
    <w:uiPriority w:val="99"/>
    <w:unhideWhenUsed/>
    <w:qFormat/>
    <w:rsid w:val="00AA5891"/>
    <w:pPr>
      <w:widowControl/>
      <w:numPr>
        <w:numId w:val="30"/>
      </w:numPr>
      <w:tabs>
        <w:tab w:val="clear" w:pos="720"/>
      </w:tabs>
      <w:spacing w:after="120" w:line="276" w:lineRule="auto"/>
      <w:ind w:left="0" w:firstLineChars="0" w:firstLine="0"/>
      <w:contextualSpacing/>
      <w:jc w:val="left"/>
    </w:pPr>
    <w:rPr>
      <w:rFonts w:ascii="微软雅黑" w:eastAsia="微软雅黑" w:hAnsi="微软雅黑" w:cstheme="minorBidi"/>
      <w:color w:val="222222"/>
      <w:kern w:val="0"/>
      <w:sz w:val="21"/>
      <w:szCs w:val="22"/>
      <w:lang w:eastAsia="en-US"/>
    </w:rPr>
  </w:style>
  <w:style w:type="character" w:customStyle="1" w:styleId="10">
    <w:name w:val="标题 1 字符"/>
    <w:basedOn w:val="a0"/>
    <w:link w:val="1"/>
    <w:uiPriority w:val="9"/>
    <w:qFormat/>
    <w:rsid w:val="00AA5891"/>
    <w:rPr>
      <w:rFonts w:eastAsia="仿宋_GB2312"/>
      <w:b/>
      <w:kern w:val="44"/>
      <w:sz w:val="28"/>
      <w:szCs w:val="24"/>
    </w:rPr>
  </w:style>
  <w:style w:type="character" w:styleId="af0">
    <w:name w:val="Placeholder Text"/>
    <w:basedOn w:val="a0"/>
    <w:uiPriority w:val="99"/>
    <w:unhideWhenUsed/>
    <w:qFormat/>
    <w:rsid w:val="00D304D6"/>
    <w:rPr>
      <w:color w:val="666666"/>
    </w:rPr>
  </w:style>
  <w:style w:type="paragraph" w:styleId="af1">
    <w:name w:val="header"/>
    <w:basedOn w:val="a"/>
    <w:link w:val="af2"/>
    <w:semiHidden/>
    <w:qFormat/>
    <w:rsid w:val="00D304D6"/>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semiHidden/>
    <w:qFormat/>
    <w:rsid w:val="00D304D6"/>
    <w:rPr>
      <w:rFonts w:eastAsia="仿宋_GB2312"/>
      <w:kern w:val="2"/>
      <w:sz w:val="18"/>
      <w:szCs w:val="18"/>
    </w:rPr>
  </w:style>
  <w:style w:type="paragraph" w:styleId="af3">
    <w:name w:val="footer"/>
    <w:basedOn w:val="a"/>
    <w:link w:val="af4"/>
    <w:semiHidden/>
    <w:qFormat/>
    <w:rsid w:val="00D304D6"/>
    <w:pPr>
      <w:tabs>
        <w:tab w:val="center" w:pos="4153"/>
        <w:tab w:val="right" w:pos="8306"/>
      </w:tabs>
      <w:snapToGrid w:val="0"/>
      <w:spacing w:line="240" w:lineRule="auto"/>
      <w:jc w:val="left"/>
    </w:pPr>
    <w:rPr>
      <w:sz w:val="18"/>
      <w:szCs w:val="18"/>
    </w:rPr>
  </w:style>
  <w:style w:type="character" w:customStyle="1" w:styleId="af4">
    <w:name w:val="页脚 字符"/>
    <w:basedOn w:val="a0"/>
    <w:link w:val="af3"/>
    <w:semiHidden/>
    <w:qFormat/>
    <w:rsid w:val="00D304D6"/>
    <w:rPr>
      <w:rFonts w:eastAsia="仿宋_GB2312"/>
      <w:kern w:val="2"/>
      <w:sz w:val="18"/>
      <w:szCs w:val="18"/>
    </w:rPr>
  </w:style>
  <w:style w:type="paragraph" w:styleId="af5">
    <w:name w:val="Revision"/>
    <w:hidden/>
    <w:uiPriority w:val="99"/>
    <w:unhideWhenUsed/>
    <w:rsid w:val="00E70FFE"/>
    <w:rPr>
      <w:rFonts w:eastAsia="仿宋_GB2312"/>
      <w:kern w:val="2"/>
      <w:sz w:val="24"/>
      <w:szCs w:val="24"/>
    </w:rPr>
  </w:style>
  <w:style w:type="paragraph" w:styleId="af6">
    <w:name w:val="caption"/>
    <w:basedOn w:val="a"/>
    <w:next w:val="a"/>
    <w:uiPriority w:val="35"/>
    <w:unhideWhenUsed/>
    <w:qFormat/>
    <w:rsid w:val="00636EB5"/>
    <w:pPr>
      <w:widowControl/>
      <w:spacing w:after="160" w:line="240" w:lineRule="auto"/>
      <w:ind w:firstLineChars="0" w:firstLine="0"/>
      <w:jc w:val="center"/>
    </w:pPr>
    <w:rPr>
      <w:rFonts w:cstheme="minorBidi"/>
      <w:b/>
      <w:bCs/>
      <w:color w:val="000000"/>
      <w:kern w:val="0"/>
      <w:sz w:val="21"/>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827" Type="http://schemas.openxmlformats.org/officeDocument/2006/relationships/image" Target="media/image869.wmf"/><Relationship Id="rId170" Type="http://schemas.openxmlformats.org/officeDocument/2006/relationships/oleObject" Target="embeddings/oleObject79.bin"/><Relationship Id="rId987" Type="http://schemas.openxmlformats.org/officeDocument/2006/relationships/image" Target="media/image472.wmf"/><Relationship Id="rId2668" Type="http://schemas.openxmlformats.org/officeDocument/2006/relationships/oleObject" Target="embeddings/oleObject1387.bin"/><Relationship Id="rId847" Type="http://schemas.openxmlformats.org/officeDocument/2006/relationships/image" Target="media/image403.wmf"/><Relationship Id="rId1477" Type="http://schemas.openxmlformats.org/officeDocument/2006/relationships/image" Target="media/image700.wmf"/><Relationship Id="rId1684" Type="http://schemas.openxmlformats.org/officeDocument/2006/relationships/oleObject" Target="embeddings/oleObject874.bin"/><Relationship Id="rId1891" Type="http://schemas.openxmlformats.org/officeDocument/2006/relationships/image" Target="media/image901.wmf"/><Relationship Id="rId2528" Type="http://schemas.openxmlformats.org/officeDocument/2006/relationships/oleObject" Target="embeddings/oleObject1308.bin"/><Relationship Id="rId707" Type="http://schemas.openxmlformats.org/officeDocument/2006/relationships/oleObject" Target="embeddings/oleObject358.bin"/><Relationship Id="rId914" Type="http://schemas.openxmlformats.org/officeDocument/2006/relationships/oleObject" Target="embeddings/oleObject466.bin"/><Relationship Id="rId1337" Type="http://schemas.openxmlformats.org/officeDocument/2006/relationships/image" Target="media/image633.wmf"/><Relationship Id="rId1544" Type="http://schemas.openxmlformats.org/officeDocument/2006/relationships/oleObject" Target="embeddings/oleObject802.bin"/><Relationship Id="rId1751" Type="http://schemas.openxmlformats.org/officeDocument/2006/relationships/oleObject" Target="embeddings/oleObject908.bin"/><Relationship Id="rId43" Type="http://schemas.openxmlformats.org/officeDocument/2006/relationships/image" Target="media/image18.wmf"/><Relationship Id="rId1404" Type="http://schemas.openxmlformats.org/officeDocument/2006/relationships/image" Target="media/image666.wmf"/><Relationship Id="rId1611" Type="http://schemas.openxmlformats.org/officeDocument/2006/relationships/image" Target="media/image763.wmf"/><Relationship Id="rId497" Type="http://schemas.openxmlformats.org/officeDocument/2006/relationships/oleObject" Target="embeddings/oleObject244.bin"/><Relationship Id="rId2178" Type="http://schemas.openxmlformats.org/officeDocument/2006/relationships/image" Target="media/image1031.wmf"/><Relationship Id="rId2385" Type="http://schemas.openxmlformats.org/officeDocument/2006/relationships/oleObject" Target="embeddings/oleObject1233.bin"/><Relationship Id="rId357" Type="http://schemas.openxmlformats.org/officeDocument/2006/relationships/oleObject" Target="embeddings/oleObject172.bin"/><Relationship Id="rId1194" Type="http://schemas.openxmlformats.org/officeDocument/2006/relationships/oleObject" Target="embeddings/oleObject617.bin"/><Relationship Id="rId2038" Type="http://schemas.openxmlformats.org/officeDocument/2006/relationships/image" Target="media/image964.wmf"/><Relationship Id="rId2592" Type="http://schemas.openxmlformats.org/officeDocument/2006/relationships/oleObject" Target="embeddings/oleObject1342.bin"/><Relationship Id="rId217" Type="http://schemas.openxmlformats.org/officeDocument/2006/relationships/image" Target="media/image103.wmf"/><Relationship Id="rId564" Type="http://schemas.openxmlformats.org/officeDocument/2006/relationships/image" Target="media/image273.wmf"/><Relationship Id="rId771" Type="http://schemas.openxmlformats.org/officeDocument/2006/relationships/image" Target="media/image368.wmf"/><Relationship Id="rId2245" Type="http://schemas.openxmlformats.org/officeDocument/2006/relationships/oleObject" Target="embeddings/oleObject1163.bin"/><Relationship Id="rId2452" Type="http://schemas.openxmlformats.org/officeDocument/2006/relationships/image" Target="media/image1168.wmf"/><Relationship Id="rId424" Type="http://schemas.openxmlformats.org/officeDocument/2006/relationships/oleObject" Target="embeddings/oleObject206.bin"/><Relationship Id="rId631" Type="http://schemas.openxmlformats.org/officeDocument/2006/relationships/image" Target="media/image302.wmf"/><Relationship Id="rId1054" Type="http://schemas.openxmlformats.org/officeDocument/2006/relationships/oleObject" Target="embeddings/oleObject538.bin"/><Relationship Id="rId1261" Type="http://schemas.openxmlformats.org/officeDocument/2006/relationships/image" Target="media/image598.wmf"/><Relationship Id="rId2105" Type="http://schemas.openxmlformats.org/officeDocument/2006/relationships/oleObject" Target="embeddings/oleObject1093.bin"/><Relationship Id="rId2312" Type="http://schemas.openxmlformats.org/officeDocument/2006/relationships/image" Target="media/image1098.wmf"/><Relationship Id="rId1121" Type="http://schemas.openxmlformats.org/officeDocument/2006/relationships/image" Target="media/image533.wmf"/><Relationship Id="rId1938" Type="http://schemas.openxmlformats.org/officeDocument/2006/relationships/oleObject" Target="embeddings/oleObject1008.bin"/><Relationship Id="rId281" Type="http://schemas.openxmlformats.org/officeDocument/2006/relationships/oleObject" Target="embeddings/oleObject134.bin"/><Relationship Id="rId141" Type="http://schemas.openxmlformats.org/officeDocument/2006/relationships/image" Target="media/image65.wmf"/><Relationship Id="rId7" Type="http://schemas.openxmlformats.org/officeDocument/2006/relationships/footnotes" Target="footnotes.xml"/><Relationship Id="rId958" Type="http://schemas.openxmlformats.org/officeDocument/2006/relationships/oleObject" Target="embeddings/oleObject489.bin"/><Relationship Id="rId1588" Type="http://schemas.openxmlformats.org/officeDocument/2006/relationships/oleObject" Target="embeddings/oleObject825.bin"/><Relationship Id="rId1795" Type="http://schemas.openxmlformats.org/officeDocument/2006/relationships/oleObject" Target="embeddings/oleObject930.bin"/><Relationship Id="rId2639" Type="http://schemas.openxmlformats.org/officeDocument/2006/relationships/image" Target="media/image1251.wmf"/><Relationship Id="rId87" Type="http://schemas.openxmlformats.org/officeDocument/2006/relationships/image" Target="media/image40.wmf"/><Relationship Id="rId818" Type="http://schemas.openxmlformats.org/officeDocument/2006/relationships/image" Target="media/image389.wmf"/><Relationship Id="rId1448" Type="http://schemas.openxmlformats.org/officeDocument/2006/relationships/image" Target="media/image688.wmf"/><Relationship Id="rId1655" Type="http://schemas.openxmlformats.org/officeDocument/2006/relationships/oleObject" Target="embeddings/oleObject859.bin"/><Relationship Id="rId2706" Type="http://schemas.openxmlformats.org/officeDocument/2006/relationships/oleObject" Target="embeddings/oleObject1414.bin"/><Relationship Id="rId1308" Type="http://schemas.openxmlformats.org/officeDocument/2006/relationships/oleObject" Target="embeddings/oleObject676.bin"/><Relationship Id="rId1862" Type="http://schemas.openxmlformats.org/officeDocument/2006/relationships/oleObject" Target="embeddings/oleObject964.bin"/><Relationship Id="rId1515" Type="http://schemas.openxmlformats.org/officeDocument/2006/relationships/image" Target="media/image716.wmf"/><Relationship Id="rId1722" Type="http://schemas.openxmlformats.org/officeDocument/2006/relationships/image" Target="media/image817.wmf"/><Relationship Id="rId14" Type="http://schemas.openxmlformats.org/officeDocument/2006/relationships/oleObject" Target="embeddings/oleObject3.bin"/><Relationship Id="rId2289" Type="http://schemas.openxmlformats.org/officeDocument/2006/relationships/oleObject" Target="embeddings/oleObject1185.bin"/><Relationship Id="rId2496" Type="http://schemas.openxmlformats.org/officeDocument/2006/relationships/oleObject" Target="embeddings/oleObject1290.bin"/><Relationship Id="rId468" Type="http://schemas.openxmlformats.org/officeDocument/2006/relationships/image" Target="media/image227.wmf"/><Relationship Id="rId675" Type="http://schemas.openxmlformats.org/officeDocument/2006/relationships/oleObject" Target="embeddings/oleObject341.bin"/><Relationship Id="rId882" Type="http://schemas.openxmlformats.org/officeDocument/2006/relationships/oleObject" Target="embeddings/oleObject450.bin"/><Relationship Id="rId1098" Type="http://schemas.openxmlformats.org/officeDocument/2006/relationships/oleObject" Target="embeddings/oleObject561.bin"/><Relationship Id="rId2149" Type="http://schemas.openxmlformats.org/officeDocument/2006/relationships/oleObject" Target="embeddings/oleObject1115.bin"/><Relationship Id="rId2356" Type="http://schemas.openxmlformats.org/officeDocument/2006/relationships/image" Target="media/image1120.wmf"/><Relationship Id="rId2563" Type="http://schemas.openxmlformats.org/officeDocument/2006/relationships/oleObject" Target="embeddings/oleObject1326.bin"/><Relationship Id="rId328" Type="http://schemas.openxmlformats.org/officeDocument/2006/relationships/image" Target="media/image159.wmf"/><Relationship Id="rId535" Type="http://schemas.openxmlformats.org/officeDocument/2006/relationships/image" Target="media/image259.wmf"/><Relationship Id="rId742" Type="http://schemas.openxmlformats.org/officeDocument/2006/relationships/image" Target="media/image354.wmf"/><Relationship Id="rId1165" Type="http://schemas.openxmlformats.org/officeDocument/2006/relationships/oleObject" Target="embeddings/oleObject601.bin"/><Relationship Id="rId1372" Type="http://schemas.openxmlformats.org/officeDocument/2006/relationships/image" Target="media/image650.wmf"/><Relationship Id="rId2009" Type="http://schemas.openxmlformats.org/officeDocument/2006/relationships/oleObject" Target="embeddings/oleObject1048.bin"/><Relationship Id="rId2216" Type="http://schemas.openxmlformats.org/officeDocument/2006/relationships/image" Target="media/image1050.wmf"/><Relationship Id="rId2423" Type="http://schemas.openxmlformats.org/officeDocument/2006/relationships/oleObject" Target="embeddings/oleObject1252.bin"/><Relationship Id="rId2630" Type="http://schemas.openxmlformats.org/officeDocument/2006/relationships/oleObject" Target="embeddings/oleObject1365.bin"/><Relationship Id="rId602" Type="http://schemas.openxmlformats.org/officeDocument/2006/relationships/image" Target="media/image291.wmf"/><Relationship Id="rId1025" Type="http://schemas.openxmlformats.org/officeDocument/2006/relationships/image" Target="media/image490.wmf"/><Relationship Id="rId1232" Type="http://schemas.openxmlformats.org/officeDocument/2006/relationships/oleObject" Target="embeddings/oleObject637.bin"/><Relationship Id="rId185" Type="http://schemas.openxmlformats.org/officeDocument/2006/relationships/image" Target="media/image87.wmf"/><Relationship Id="rId1909" Type="http://schemas.openxmlformats.org/officeDocument/2006/relationships/oleObject" Target="embeddings/oleObject989.bin"/><Relationship Id="rId392" Type="http://schemas.openxmlformats.org/officeDocument/2006/relationships/oleObject" Target="embeddings/oleObject190.bin"/><Relationship Id="rId2073" Type="http://schemas.openxmlformats.org/officeDocument/2006/relationships/oleObject" Target="embeddings/oleObject1080.bin"/><Relationship Id="rId2280" Type="http://schemas.openxmlformats.org/officeDocument/2006/relationships/image" Target="media/image1082.wmf"/><Relationship Id="rId252" Type="http://schemas.openxmlformats.org/officeDocument/2006/relationships/image" Target="media/image121.wmf"/><Relationship Id="rId2140" Type="http://schemas.openxmlformats.org/officeDocument/2006/relationships/image" Target="media/image1012.wmf"/><Relationship Id="rId112" Type="http://schemas.openxmlformats.org/officeDocument/2006/relationships/oleObject" Target="embeddings/oleObject52.bin"/><Relationship Id="rId1699" Type="http://schemas.openxmlformats.org/officeDocument/2006/relationships/oleObject" Target="embeddings/oleObject882.bin"/><Relationship Id="rId2000" Type="http://schemas.openxmlformats.org/officeDocument/2006/relationships/image" Target="media/image945.wmf"/><Relationship Id="rId929" Type="http://schemas.openxmlformats.org/officeDocument/2006/relationships/image" Target="media/image444.wmf"/><Relationship Id="rId1559" Type="http://schemas.openxmlformats.org/officeDocument/2006/relationships/image" Target="media/image738.wmf"/><Relationship Id="rId1766" Type="http://schemas.openxmlformats.org/officeDocument/2006/relationships/image" Target="media/image839.wmf"/><Relationship Id="rId1973" Type="http://schemas.openxmlformats.org/officeDocument/2006/relationships/oleObject" Target="embeddings/oleObject1030.bin"/><Relationship Id="rId58" Type="http://schemas.openxmlformats.org/officeDocument/2006/relationships/oleObject" Target="embeddings/oleObject25.bin"/><Relationship Id="rId1419" Type="http://schemas.openxmlformats.org/officeDocument/2006/relationships/oleObject" Target="embeddings/oleObject734.bin"/><Relationship Id="rId1626" Type="http://schemas.openxmlformats.org/officeDocument/2006/relationships/image" Target="media/image770.wmf"/><Relationship Id="rId1833" Type="http://schemas.openxmlformats.org/officeDocument/2006/relationships/image" Target="media/image872.wmf"/><Relationship Id="rId1900" Type="http://schemas.openxmlformats.org/officeDocument/2006/relationships/image" Target="media/image905.wmf"/><Relationship Id="rId579" Type="http://schemas.openxmlformats.org/officeDocument/2006/relationships/image" Target="media/image280.wmf"/><Relationship Id="rId786" Type="http://schemas.openxmlformats.org/officeDocument/2006/relationships/oleObject" Target="embeddings/oleObject400.bin"/><Relationship Id="rId993" Type="http://schemas.openxmlformats.org/officeDocument/2006/relationships/oleObject" Target="embeddings/oleObject507.bin"/><Relationship Id="rId2467" Type="http://schemas.openxmlformats.org/officeDocument/2006/relationships/oleObject" Target="embeddings/oleObject1274.bin"/><Relationship Id="rId2674" Type="http://schemas.openxmlformats.org/officeDocument/2006/relationships/oleObject" Target="embeddings/oleObject1392.bin"/><Relationship Id="rId439" Type="http://schemas.openxmlformats.org/officeDocument/2006/relationships/image" Target="media/image213.wmf"/><Relationship Id="rId646" Type="http://schemas.openxmlformats.org/officeDocument/2006/relationships/image" Target="media/image309.wmf"/><Relationship Id="rId1069" Type="http://schemas.openxmlformats.org/officeDocument/2006/relationships/oleObject" Target="embeddings/oleObject546.bin"/><Relationship Id="rId1276" Type="http://schemas.openxmlformats.org/officeDocument/2006/relationships/oleObject" Target="embeddings/oleObject659.bin"/><Relationship Id="rId1483" Type="http://schemas.openxmlformats.org/officeDocument/2006/relationships/image" Target="media/image702.wmf"/><Relationship Id="rId2327" Type="http://schemas.openxmlformats.org/officeDocument/2006/relationships/oleObject" Target="embeddings/oleObject1204.bin"/><Relationship Id="rId506" Type="http://schemas.openxmlformats.org/officeDocument/2006/relationships/image" Target="media/image246.wmf"/><Relationship Id="rId853" Type="http://schemas.openxmlformats.org/officeDocument/2006/relationships/image" Target="media/image406.wmf"/><Relationship Id="rId1136" Type="http://schemas.openxmlformats.org/officeDocument/2006/relationships/oleObject" Target="embeddings/oleObject584.bin"/><Relationship Id="rId1690" Type="http://schemas.openxmlformats.org/officeDocument/2006/relationships/image" Target="media/image801.wmf"/><Relationship Id="rId2534" Type="http://schemas.openxmlformats.org/officeDocument/2006/relationships/oleObject" Target="embeddings/oleObject1311.bin"/><Relationship Id="rId713" Type="http://schemas.openxmlformats.org/officeDocument/2006/relationships/image" Target="media/image340.wmf"/><Relationship Id="rId920" Type="http://schemas.openxmlformats.org/officeDocument/2006/relationships/oleObject" Target="embeddings/oleObject469.bin"/><Relationship Id="rId1343" Type="http://schemas.openxmlformats.org/officeDocument/2006/relationships/image" Target="media/image636.wmf"/><Relationship Id="rId1550" Type="http://schemas.openxmlformats.org/officeDocument/2006/relationships/oleObject" Target="embeddings/oleObject805.bin"/><Relationship Id="rId2601" Type="http://schemas.openxmlformats.org/officeDocument/2006/relationships/image" Target="media/image1236.wmf"/><Relationship Id="rId1203" Type="http://schemas.openxmlformats.org/officeDocument/2006/relationships/image" Target="media/image570.wmf"/><Relationship Id="rId1410" Type="http://schemas.openxmlformats.org/officeDocument/2006/relationships/image" Target="media/image669.wmf"/><Relationship Id="rId296" Type="http://schemas.openxmlformats.org/officeDocument/2006/relationships/image" Target="media/image143.wmf"/><Relationship Id="rId2184" Type="http://schemas.openxmlformats.org/officeDocument/2006/relationships/image" Target="media/image1034.wmf"/><Relationship Id="rId2391" Type="http://schemas.openxmlformats.org/officeDocument/2006/relationships/oleObject" Target="embeddings/oleObject1236.bin"/><Relationship Id="rId156" Type="http://schemas.openxmlformats.org/officeDocument/2006/relationships/oleObject" Target="embeddings/oleObject72.bin"/><Relationship Id="rId363" Type="http://schemas.openxmlformats.org/officeDocument/2006/relationships/oleObject" Target="embeddings/oleObject175.bin"/><Relationship Id="rId570" Type="http://schemas.openxmlformats.org/officeDocument/2006/relationships/image" Target="media/image276.wmf"/><Relationship Id="rId2044" Type="http://schemas.openxmlformats.org/officeDocument/2006/relationships/image" Target="media/image967.wmf"/><Relationship Id="rId2251" Type="http://schemas.openxmlformats.org/officeDocument/2006/relationships/oleObject" Target="embeddings/oleObject1166.bin"/><Relationship Id="rId223" Type="http://schemas.openxmlformats.org/officeDocument/2006/relationships/image" Target="media/image106.wmf"/><Relationship Id="rId430" Type="http://schemas.openxmlformats.org/officeDocument/2006/relationships/oleObject" Target="embeddings/oleObject209.bin"/><Relationship Id="rId1060" Type="http://schemas.openxmlformats.org/officeDocument/2006/relationships/oleObject" Target="embeddings/oleObject541.bin"/><Relationship Id="rId2111" Type="http://schemas.openxmlformats.org/officeDocument/2006/relationships/oleObject" Target="embeddings/oleObject1096.bin"/><Relationship Id="rId1877" Type="http://schemas.openxmlformats.org/officeDocument/2006/relationships/image" Target="media/image894.wmf"/><Relationship Id="rId1737" Type="http://schemas.openxmlformats.org/officeDocument/2006/relationships/oleObject" Target="embeddings/oleObject901.bin"/><Relationship Id="rId1944" Type="http://schemas.openxmlformats.org/officeDocument/2006/relationships/image" Target="media/image920.wmf"/><Relationship Id="rId29" Type="http://schemas.openxmlformats.org/officeDocument/2006/relationships/image" Target="media/image11.wmf"/><Relationship Id="rId1804" Type="http://schemas.openxmlformats.org/officeDocument/2006/relationships/image" Target="media/image858.wmf"/><Relationship Id="rId897" Type="http://schemas.openxmlformats.org/officeDocument/2006/relationships/image" Target="media/image428.wmf"/><Relationship Id="rId2578" Type="http://schemas.openxmlformats.org/officeDocument/2006/relationships/image" Target="media/image1226.wmf"/><Relationship Id="rId757" Type="http://schemas.openxmlformats.org/officeDocument/2006/relationships/image" Target="media/image361.wmf"/><Relationship Id="rId964" Type="http://schemas.openxmlformats.org/officeDocument/2006/relationships/oleObject" Target="embeddings/oleObject492.bin"/><Relationship Id="rId1387" Type="http://schemas.openxmlformats.org/officeDocument/2006/relationships/oleObject" Target="embeddings/oleObject718.bin"/><Relationship Id="rId1594" Type="http://schemas.openxmlformats.org/officeDocument/2006/relationships/oleObject" Target="embeddings/oleObject828.bin"/><Relationship Id="rId2438" Type="http://schemas.openxmlformats.org/officeDocument/2006/relationships/image" Target="media/image1161.wmf"/><Relationship Id="rId2645" Type="http://schemas.openxmlformats.org/officeDocument/2006/relationships/oleObject" Target="embeddings/oleObject1374.bin"/><Relationship Id="rId93" Type="http://schemas.openxmlformats.org/officeDocument/2006/relationships/image" Target="media/image43.wmf"/><Relationship Id="rId617" Type="http://schemas.openxmlformats.org/officeDocument/2006/relationships/oleObject" Target="embeddings/oleObject310.bin"/><Relationship Id="rId824" Type="http://schemas.openxmlformats.org/officeDocument/2006/relationships/image" Target="media/image392.wmf"/><Relationship Id="rId1247" Type="http://schemas.openxmlformats.org/officeDocument/2006/relationships/image" Target="media/image591.wmf"/><Relationship Id="rId1454" Type="http://schemas.openxmlformats.org/officeDocument/2006/relationships/image" Target="media/image691.wmf"/><Relationship Id="rId1661" Type="http://schemas.openxmlformats.org/officeDocument/2006/relationships/oleObject" Target="embeddings/oleObject862.bin"/><Relationship Id="rId2505" Type="http://schemas.openxmlformats.org/officeDocument/2006/relationships/image" Target="media/image1193.wmf"/><Relationship Id="rId2712" Type="http://schemas.openxmlformats.org/officeDocument/2006/relationships/image" Target="media/image1278.png"/><Relationship Id="rId1107" Type="http://schemas.openxmlformats.org/officeDocument/2006/relationships/oleObject" Target="embeddings/oleObject567.bin"/><Relationship Id="rId1314" Type="http://schemas.openxmlformats.org/officeDocument/2006/relationships/oleObject" Target="embeddings/oleObject679.bin"/><Relationship Id="rId1521" Type="http://schemas.openxmlformats.org/officeDocument/2006/relationships/image" Target="media/image719.wmf"/><Relationship Id="rId20" Type="http://schemas.openxmlformats.org/officeDocument/2006/relationships/oleObject" Target="embeddings/oleObject6.bin"/><Relationship Id="rId2088" Type="http://schemas.openxmlformats.org/officeDocument/2006/relationships/image" Target="media/image986.wmf"/><Relationship Id="rId2295" Type="http://schemas.openxmlformats.org/officeDocument/2006/relationships/oleObject" Target="embeddings/oleObject1188.bin"/><Relationship Id="rId267" Type="http://schemas.openxmlformats.org/officeDocument/2006/relationships/oleObject" Target="embeddings/oleObject127.bin"/><Relationship Id="rId474" Type="http://schemas.openxmlformats.org/officeDocument/2006/relationships/image" Target="media/image230.wmf"/><Relationship Id="rId2155" Type="http://schemas.openxmlformats.org/officeDocument/2006/relationships/oleObject" Target="embeddings/oleObject1118.bin"/><Relationship Id="rId127" Type="http://schemas.openxmlformats.org/officeDocument/2006/relationships/image" Target="media/image60.wmf"/><Relationship Id="rId681" Type="http://schemas.openxmlformats.org/officeDocument/2006/relationships/oleObject" Target="embeddings/oleObject345.bin"/><Relationship Id="rId2362" Type="http://schemas.openxmlformats.org/officeDocument/2006/relationships/image" Target="media/image1123.wmf"/><Relationship Id="rId334" Type="http://schemas.openxmlformats.org/officeDocument/2006/relationships/image" Target="media/image162.wmf"/><Relationship Id="rId541" Type="http://schemas.openxmlformats.org/officeDocument/2006/relationships/image" Target="media/image262.wmf"/><Relationship Id="rId1171" Type="http://schemas.openxmlformats.org/officeDocument/2006/relationships/image" Target="media/image555.wmf"/><Relationship Id="rId2015" Type="http://schemas.openxmlformats.org/officeDocument/2006/relationships/oleObject" Target="embeddings/oleObject1051.bin"/><Relationship Id="rId2222" Type="http://schemas.openxmlformats.org/officeDocument/2006/relationships/image" Target="media/image1053.wmf"/><Relationship Id="rId401" Type="http://schemas.openxmlformats.org/officeDocument/2006/relationships/image" Target="media/image195.wmf"/><Relationship Id="rId1031" Type="http://schemas.openxmlformats.org/officeDocument/2006/relationships/image" Target="media/image493.wmf"/><Relationship Id="rId1988" Type="http://schemas.openxmlformats.org/officeDocument/2006/relationships/image" Target="media/image939.wmf"/><Relationship Id="rId1848" Type="http://schemas.openxmlformats.org/officeDocument/2006/relationships/oleObject" Target="embeddings/oleObject957.bin"/><Relationship Id="rId191" Type="http://schemas.openxmlformats.org/officeDocument/2006/relationships/image" Target="media/image90.wmf"/><Relationship Id="rId1708" Type="http://schemas.openxmlformats.org/officeDocument/2006/relationships/image" Target="media/image810.wmf"/><Relationship Id="rId1915" Type="http://schemas.openxmlformats.org/officeDocument/2006/relationships/oleObject" Target="embeddings/oleObject993.bin"/><Relationship Id="rId2689" Type="http://schemas.openxmlformats.org/officeDocument/2006/relationships/oleObject" Target="embeddings/oleObject1402.bin"/><Relationship Id="rId868" Type="http://schemas.openxmlformats.org/officeDocument/2006/relationships/oleObject" Target="embeddings/oleObject443.bin"/><Relationship Id="rId1498" Type="http://schemas.openxmlformats.org/officeDocument/2006/relationships/oleObject" Target="embeddings/oleObject779.bin"/><Relationship Id="rId2549" Type="http://schemas.openxmlformats.org/officeDocument/2006/relationships/image" Target="media/image1213.wmf"/><Relationship Id="rId728" Type="http://schemas.openxmlformats.org/officeDocument/2006/relationships/image" Target="media/image347.wmf"/><Relationship Id="rId935" Type="http://schemas.openxmlformats.org/officeDocument/2006/relationships/image" Target="media/image447.wmf"/><Relationship Id="rId1358" Type="http://schemas.openxmlformats.org/officeDocument/2006/relationships/oleObject" Target="embeddings/oleObject703.bin"/><Relationship Id="rId1565" Type="http://schemas.openxmlformats.org/officeDocument/2006/relationships/image" Target="media/image741.wmf"/><Relationship Id="rId1772" Type="http://schemas.openxmlformats.org/officeDocument/2006/relationships/image" Target="media/image842.wmf"/><Relationship Id="rId2409" Type="http://schemas.openxmlformats.org/officeDocument/2006/relationships/oleObject" Target="embeddings/oleObject1245.bin"/><Relationship Id="rId2616" Type="http://schemas.openxmlformats.org/officeDocument/2006/relationships/image" Target="media/image1242.wmf"/><Relationship Id="rId64" Type="http://schemas.openxmlformats.org/officeDocument/2006/relationships/oleObject" Target="embeddings/oleObject28.bin"/><Relationship Id="rId1218" Type="http://schemas.openxmlformats.org/officeDocument/2006/relationships/oleObject" Target="embeddings/oleObject630.bin"/><Relationship Id="rId1425" Type="http://schemas.openxmlformats.org/officeDocument/2006/relationships/oleObject" Target="embeddings/oleObject737.bin"/><Relationship Id="rId1632" Type="http://schemas.openxmlformats.org/officeDocument/2006/relationships/image" Target="media/image773.wmf"/><Relationship Id="rId2199" Type="http://schemas.openxmlformats.org/officeDocument/2006/relationships/oleObject" Target="embeddings/oleObject1140.bin"/><Relationship Id="rId378" Type="http://schemas.openxmlformats.org/officeDocument/2006/relationships/oleObject" Target="embeddings/oleObject183.bin"/><Relationship Id="rId585" Type="http://schemas.openxmlformats.org/officeDocument/2006/relationships/image" Target="media/image283.wmf"/><Relationship Id="rId792" Type="http://schemas.openxmlformats.org/officeDocument/2006/relationships/image" Target="media/image377.wmf"/><Relationship Id="rId2059" Type="http://schemas.openxmlformats.org/officeDocument/2006/relationships/oleObject" Target="embeddings/oleObject1073.bin"/><Relationship Id="rId2266" Type="http://schemas.openxmlformats.org/officeDocument/2006/relationships/image" Target="media/image1075.wmf"/><Relationship Id="rId2473" Type="http://schemas.openxmlformats.org/officeDocument/2006/relationships/oleObject" Target="embeddings/oleObject1277.bin"/><Relationship Id="rId2680" Type="http://schemas.openxmlformats.org/officeDocument/2006/relationships/oleObject" Target="embeddings/oleObject1397.bin"/><Relationship Id="rId238" Type="http://schemas.openxmlformats.org/officeDocument/2006/relationships/oleObject" Target="embeddings/oleObject113.bin"/><Relationship Id="rId445" Type="http://schemas.openxmlformats.org/officeDocument/2006/relationships/oleObject" Target="embeddings/oleObject218.bin"/><Relationship Id="rId652" Type="http://schemas.openxmlformats.org/officeDocument/2006/relationships/image" Target="media/image312.wmf"/><Relationship Id="rId1075" Type="http://schemas.openxmlformats.org/officeDocument/2006/relationships/oleObject" Target="embeddings/oleObject549.bin"/><Relationship Id="rId1282" Type="http://schemas.openxmlformats.org/officeDocument/2006/relationships/oleObject" Target="embeddings/oleObject662.bin"/><Relationship Id="rId2126" Type="http://schemas.openxmlformats.org/officeDocument/2006/relationships/image" Target="media/image1005.wmf"/><Relationship Id="rId2333" Type="http://schemas.openxmlformats.org/officeDocument/2006/relationships/oleObject" Target="embeddings/oleObject1207.bin"/><Relationship Id="rId2540" Type="http://schemas.openxmlformats.org/officeDocument/2006/relationships/oleObject" Target="embeddings/oleObject1314.bin"/><Relationship Id="rId305" Type="http://schemas.openxmlformats.org/officeDocument/2006/relationships/oleObject" Target="embeddings/oleObject146.bin"/><Relationship Id="rId512" Type="http://schemas.openxmlformats.org/officeDocument/2006/relationships/image" Target="media/image249.wmf"/><Relationship Id="rId1142" Type="http://schemas.openxmlformats.org/officeDocument/2006/relationships/oleObject" Target="embeddings/oleObject587.bin"/><Relationship Id="rId2400" Type="http://schemas.openxmlformats.org/officeDocument/2006/relationships/image" Target="media/image1142.wmf"/><Relationship Id="rId1002" Type="http://schemas.openxmlformats.org/officeDocument/2006/relationships/oleObject" Target="embeddings/oleObject512.bin"/><Relationship Id="rId1959" Type="http://schemas.openxmlformats.org/officeDocument/2006/relationships/image" Target="media/image926.wmf"/><Relationship Id="rId1819" Type="http://schemas.openxmlformats.org/officeDocument/2006/relationships/oleObject" Target="embeddings/oleObject942.bin"/><Relationship Id="rId2190" Type="http://schemas.openxmlformats.org/officeDocument/2006/relationships/image" Target="media/image1037.wmf"/><Relationship Id="rId162" Type="http://schemas.openxmlformats.org/officeDocument/2006/relationships/oleObject" Target="embeddings/oleObject75.bin"/><Relationship Id="rId2050" Type="http://schemas.openxmlformats.org/officeDocument/2006/relationships/image" Target="media/image970.wmf"/><Relationship Id="rId979" Type="http://schemas.openxmlformats.org/officeDocument/2006/relationships/image" Target="media/image468.wmf"/><Relationship Id="rId839" Type="http://schemas.openxmlformats.org/officeDocument/2006/relationships/image" Target="media/image399.wmf"/><Relationship Id="rId1469" Type="http://schemas.openxmlformats.org/officeDocument/2006/relationships/image" Target="media/image697.wmf"/><Relationship Id="rId1676" Type="http://schemas.openxmlformats.org/officeDocument/2006/relationships/oleObject" Target="embeddings/oleObject870.bin"/><Relationship Id="rId1883" Type="http://schemas.openxmlformats.org/officeDocument/2006/relationships/image" Target="media/image897.wmf"/><Relationship Id="rId906" Type="http://schemas.openxmlformats.org/officeDocument/2006/relationships/oleObject" Target="embeddings/oleObject462.bin"/><Relationship Id="rId1329" Type="http://schemas.openxmlformats.org/officeDocument/2006/relationships/image" Target="media/image629.wmf"/><Relationship Id="rId1536" Type="http://schemas.openxmlformats.org/officeDocument/2006/relationships/oleObject" Target="embeddings/oleObject798.bin"/><Relationship Id="rId1743" Type="http://schemas.openxmlformats.org/officeDocument/2006/relationships/oleObject" Target="embeddings/oleObject904.bin"/><Relationship Id="rId1950" Type="http://schemas.openxmlformats.org/officeDocument/2006/relationships/image" Target="media/image923.wmf"/><Relationship Id="rId35" Type="http://schemas.openxmlformats.org/officeDocument/2006/relationships/image" Target="media/image14.wmf"/><Relationship Id="rId1603" Type="http://schemas.openxmlformats.org/officeDocument/2006/relationships/image" Target="media/image759.wmf"/><Relationship Id="rId1810" Type="http://schemas.openxmlformats.org/officeDocument/2006/relationships/image" Target="media/image861.wmf"/><Relationship Id="rId489" Type="http://schemas.openxmlformats.org/officeDocument/2006/relationships/oleObject" Target="embeddings/oleObject240.bin"/><Relationship Id="rId696" Type="http://schemas.openxmlformats.org/officeDocument/2006/relationships/image" Target="media/image332.wmf"/><Relationship Id="rId2377" Type="http://schemas.openxmlformats.org/officeDocument/2006/relationships/oleObject" Target="embeddings/oleObject1229.bin"/><Relationship Id="rId2584" Type="http://schemas.openxmlformats.org/officeDocument/2006/relationships/image" Target="media/image1229.wmf"/><Relationship Id="rId349" Type="http://schemas.openxmlformats.org/officeDocument/2006/relationships/oleObject" Target="embeddings/oleObject168.bin"/><Relationship Id="rId556" Type="http://schemas.openxmlformats.org/officeDocument/2006/relationships/image" Target="media/image269.wmf"/><Relationship Id="rId763" Type="http://schemas.openxmlformats.org/officeDocument/2006/relationships/image" Target="media/image364.wmf"/><Relationship Id="rId1186" Type="http://schemas.openxmlformats.org/officeDocument/2006/relationships/oleObject" Target="embeddings/oleObject612.bin"/><Relationship Id="rId1393" Type="http://schemas.openxmlformats.org/officeDocument/2006/relationships/oleObject" Target="embeddings/oleObject721.bin"/><Relationship Id="rId2237" Type="http://schemas.openxmlformats.org/officeDocument/2006/relationships/oleObject" Target="embeddings/oleObject1159.bin"/><Relationship Id="rId2444" Type="http://schemas.openxmlformats.org/officeDocument/2006/relationships/image" Target="media/image1164.wmf"/><Relationship Id="rId209" Type="http://schemas.openxmlformats.org/officeDocument/2006/relationships/image" Target="media/image99.wmf"/><Relationship Id="rId416" Type="http://schemas.openxmlformats.org/officeDocument/2006/relationships/oleObject" Target="embeddings/oleObject202.bin"/><Relationship Id="rId970" Type="http://schemas.openxmlformats.org/officeDocument/2006/relationships/oleObject" Target="embeddings/oleObject495.bin"/><Relationship Id="rId1046" Type="http://schemas.openxmlformats.org/officeDocument/2006/relationships/oleObject" Target="embeddings/oleObject534.bin"/><Relationship Id="rId1253" Type="http://schemas.openxmlformats.org/officeDocument/2006/relationships/image" Target="media/image594.wmf"/><Relationship Id="rId2651" Type="http://schemas.openxmlformats.org/officeDocument/2006/relationships/oleObject" Target="embeddings/oleObject1377.bin"/><Relationship Id="rId623" Type="http://schemas.openxmlformats.org/officeDocument/2006/relationships/oleObject" Target="embeddings/oleObject313.bin"/><Relationship Id="rId830" Type="http://schemas.openxmlformats.org/officeDocument/2006/relationships/image" Target="media/image395.wmf"/><Relationship Id="rId1460" Type="http://schemas.openxmlformats.org/officeDocument/2006/relationships/image" Target="media/image694.wmf"/><Relationship Id="rId2304" Type="http://schemas.openxmlformats.org/officeDocument/2006/relationships/image" Target="media/image1094.wmf"/><Relationship Id="rId2511" Type="http://schemas.openxmlformats.org/officeDocument/2006/relationships/image" Target="media/image1196.wmf"/><Relationship Id="rId1113" Type="http://schemas.openxmlformats.org/officeDocument/2006/relationships/oleObject" Target="embeddings/oleObject571.bin"/><Relationship Id="rId1320" Type="http://schemas.openxmlformats.org/officeDocument/2006/relationships/oleObject" Target="embeddings/oleObject683.bin"/><Relationship Id="rId2094" Type="http://schemas.openxmlformats.org/officeDocument/2006/relationships/image" Target="media/image989.wmf"/><Relationship Id="rId273" Type="http://schemas.openxmlformats.org/officeDocument/2006/relationships/oleObject" Target="embeddings/oleObject130.bin"/><Relationship Id="rId480" Type="http://schemas.openxmlformats.org/officeDocument/2006/relationships/image" Target="media/image233.wmf"/><Relationship Id="rId2161" Type="http://schemas.openxmlformats.org/officeDocument/2006/relationships/oleObject" Target="embeddings/oleObject1121.bin"/><Relationship Id="rId133" Type="http://schemas.openxmlformats.org/officeDocument/2006/relationships/comments" Target="comments.xml"/><Relationship Id="rId340" Type="http://schemas.openxmlformats.org/officeDocument/2006/relationships/image" Target="media/image165.wmf"/><Relationship Id="rId2021" Type="http://schemas.openxmlformats.org/officeDocument/2006/relationships/oleObject" Target="embeddings/oleObject1054.bin"/><Relationship Id="rId200" Type="http://schemas.openxmlformats.org/officeDocument/2006/relationships/oleObject" Target="embeddings/oleObject94.bin"/><Relationship Id="rId1787" Type="http://schemas.openxmlformats.org/officeDocument/2006/relationships/oleObject" Target="embeddings/oleObject926.bin"/><Relationship Id="rId1994" Type="http://schemas.openxmlformats.org/officeDocument/2006/relationships/image" Target="media/image942.wmf"/><Relationship Id="rId79" Type="http://schemas.openxmlformats.org/officeDocument/2006/relationships/image" Target="media/image36.wmf"/><Relationship Id="rId1647" Type="http://schemas.openxmlformats.org/officeDocument/2006/relationships/oleObject" Target="embeddings/oleObject855.bin"/><Relationship Id="rId1854" Type="http://schemas.openxmlformats.org/officeDocument/2006/relationships/oleObject" Target="embeddings/oleObject960.bin"/><Relationship Id="rId1507" Type="http://schemas.openxmlformats.org/officeDocument/2006/relationships/image" Target="media/image712.wmf"/><Relationship Id="rId1714" Type="http://schemas.openxmlformats.org/officeDocument/2006/relationships/image" Target="media/image813.wmf"/><Relationship Id="rId1921" Type="http://schemas.openxmlformats.org/officeDocument/2006/relationships/oleObject" Target="embeddings/oleObject997.bin"/><Relationship Id="rId2488" Type="http://schemas.openxmlformats.org/officeDocument/2006/relationships/oleObject" Target="embeddings/oleObject1286.bin"/><Relationship Id="rId1297" Type="http://schemas.openxmlformats.org/officeDocument/2006/relationships/image" Target="media/image616.wmf"/><Relationship Id="rId2695" Type="http://schemas.openxmlformats.org/officeDocument/2006/relationships/oleObject" Target="embeddings/oleObject1407.bin"/><Relationship Id="rId667" Type="http://schemas.openxmlformats.org/officeDocument/2006/relationships/oleObject" Target="embeddings/oleObject336.bin"/><Relationship Id="rId874" Type="http://schemas.openxmlformats.org/officeDocument/2006/relationships/oleObject" Target="embeddings/oleObject446.bin"/><Relationship Id="rId2348" Type="http://schemas.openxmlformats.org/officeDocument/2006/relationships/image" Target="media/image1116.wmf"/><Relationship Id="rId2555" Type="http://schemas.openxmlformats.org/officeDocument/2006/relationships/image" Target="media/image1216.wmf"/><Relationship Id="rId527" Type="http://schemas.openxmlformats.org/officeDocument/2006/relationships/image" Target="media/image255.wmf"/><Relationship Id="rId734" Type="http://schemas.openxmlformats.org/officeDocument/2006/relationships/image" Target="media/image350.wmf"/><Relationship Id="rId941" Type="http://schemas.openxmlformats.org/officeDocument/2006/relationships/oleObject" Target="embeddings/oleObject480.bin"/><Relationship Id="rId1157" Type="http://schemas.openxmlformats.org/officeDocument/2006/relationships/image" Target="media/image549.wmf"/><Relationship Id="rId1364" Type="http://schemas.openxmlformats.org/officeDocument/2006/relationships/image" Target="media/image646.wmf"/><Relationship Id="rId1571" Type="http://schemas.openxmlformats.org/officeDocument/2006/relationships/image" Target="media/image744.wmf"/><Relationship Id="rId2208" Type="http://schemas.openxmlformats.org/officeDocument/2006/relationships/image" Target="media/image1046.wmf"/><Relationship Id="rId2415" Type="http://schemas.openxmlformats.org/officeDocument/2006/relationships/oleObject" Target="embeddings/oleObject1248.bin"/><Relationship Id="rId2622" Type="http://schemas.openxmlformats.org/officeDocument/2006/relationships/oleObject" Target="embeddings/oleObject1361.bin"/><Relationship Id="rId70" Type="http://schemas.openxmlformats.org/officeDocument/2006/relationships/oleObject" Target="embeddings/oleObject31.bin"/><Relationship Id="rId801" Type="http://schemas.openxmlformats.org/officeDocument/2006/relationships/oleObject" Target="embeddings/oleObject409.bin"/><Relationship Id="rId1017" Type="http://schemas.openxmlformats.org/officeDocument/2006/relationships/image" Target="media/image486.wmf"/><Relationship Id="rId1224" Type="http://schemas.openxmlformats.org/officeDocument/2006/relationships/oleObject" Target="embeddings/oleObject633.bin"/><Relationship Id="rId1431" Type="http://schemas.openxmlformats.org/officeDocument/2006/relationships/oleObject" Target="embeddings/oleObject740.bin"/><Relationship Id="rId177" Type="http://schemas.openxmlformats.org/officeDocument/2006/relationships/image" Target="media/image83.wmf"/><Relationship Id="rId384" Type="http://schemas.openxmlformats.org/officeDocument/2006/relationships/oleObject" Target="embeddings/oleObject186.bin"/><Relationship Id="rId591" Type="http://schemas.openxmlformats.org/officeDocument/2006/relationships/image" Target="media/image286.wmf"/><Relationship Id="rId2065" Type="http://schemas.openxmlformats.org/officeDocument/2006/relationships/oleObject" Target="embeddings/oleObject1076.bin"/><Relationship Id="rId2272" Type="http://schemas.openxmlformats.org/officeDocument/2006/relationships/image" Target="media/image1078.wmf"/><Relationship Id="rId244" Type="http://schemas.openxmlformats.org/officeDocument/2006/relationships/oleObject" Target="embeddings/oleObject116.bin"/><Relationship Id="rId1081" Type="http://schemas.openxmlformats.org/officeDocument/2006/relationships/image" Target="media/image517.wmf"/><Relationship Id="rId451" Type="http://schemas.openxmlformats.org/officeDocument/2006/relationships/oleObject" Target="embeddings/oleObject221.bin"/><Relationship Id="rId2132" Type="http://schemas.openxmlformats.org/officeDocument/2006/relationships/image" Target="media/image1008.wmf"/><Relationship Id="rId104" Type="http://schemas.openxmlformats.org/officeDocument/2006/relationships/oleObject" Target="embeddings/oleObject48.bin"/><Relationship Id="rId311" Type="http://schemas.openxmlformats.org/officeDocument/2006/relationships/oleObject" Target="embeddings/oleObject149.bin"/><Relationship Id="rId1898" Type="http://schemas.openxmlformats.org/officeDocument/2006/relationships/image" Target="media/image904.wmf"/><Relationship Id="rId1758" Type="http://schemas.openxmlformats.org/officeDocument/2006/relationships/image" Target="media/image835.wmf"/><Relationship Id="rId1965" Type="http://schemas.openxmlformats.org/officeDocument/2006/relationships/oleObject" Target="embeddings/oleObject1025.bin"/><Relationship Id="rId1618" Type="http://schemas.openxmlformats.org/officeDocument/2006/relationships/oleObject" Target="embeddings/oleObject840.bin"/><Relationship Id="rId1825" Type="http://schemas.openxmlformats.org/officeDocument/2006/relationships/image" Target="media/image868.wmf"/><Relationship Id="rId2599" Type="http://schemas.openxmlformats.org/officeDocument/2006/relationships/oleObject" Target="embeddings/oleObject1346.bin"/><Relationship Id="rId778" Type="http://schemas.openxmlformats.org/officeDocument/2006/relationships/oleObject" Target="embeddings/oleObject396.bin"/><Relationship Id="rId985" Type="http://schemas.openxmlformats.org/officeDocument/2006/relationships/image" Target="media/image471.wmf"/><Relationship Id="rId2459" Type="http://schemas.openxmlformats.org/officeDocument/2006/relationships/oleObject" Target="embeddings/oleObject1270.bin"/><Relationship Id="rId2666" Type="http://schemas.openxmlformats.org/officeDocument/2006/relationships/oleObject" Target="embeddings/oleObject1386.bin"/><Relationship Id="rId638" Type="http://schemas.openxmlformats.org/officeDocument/2006/relationships/oleObject" Target="embeddings/oleObject321.bin"/><Relationship Id="rId845" Type="http://schemas.openxmlformats.org/officeDocument/2006/relationships/image" Target="media/image402.wmf"/><Relationship Id="rId1268" Type="http://schemas.openxmlformats.org/officeDocument/2006/relationships/oleObject" Target="embeddings/oleObject655.bin"/><Relationship Id="rId1475" Type="http://schemas.openxmlformats.org/officeDocument/2006/relationships/image" Target="media/image699.wmf"/><Relationship Id="rId1682" Type="http://schemas.openxmlformats.org/officeDocument/2006/relationships/oleObject" Target="embeddings/oleObject873.bin"/><Relationship Id="rId2319" Type="http://schemas.openxmlformats.org/officeDocument/2006/relationships/oleObject" Target="embeddings/oleObject1200.bin"/><Relationship Id="rId2526" Type="http://schemas.openxmlformats.org/officeDocument/2006/relationships/oleObject" Target="embeddings/oleObject1307.bin"/><Relationship Id="rId705" Type="http://schemas.openxmlformats.org/officeDocument/2006/relationships/oleObject" Target="embeddings/oleObject357.bin"/><Relationship Id="rId1128" Type="http://schemas.openxmlformats.org/officeDocument/2006/relationships/oleObject" Target="embeddings/oleObject580.bin"/><Relationship Id="rId1335" Type="http://schemas.openxmlformats.org/officeDocument/2006/relationships/image" Target="media/image632.wmf"/><Relationship Id="rId1542" Type="http://schemas.openxmlformats.org/officeDocument/2006/relationships/oleObject" Target="embeddings/oleObject801.bin"/><Relationship Id="rId912" Type="http://schemas.openxmlformats.org/officeDocument/2006/relationships/oleObject" Target="embeddings/oleObject465.bin"/><Relationship Id="rId41" Type="http://schemas.openxmlformats.org/officeDocument/2006/relationships/image" Target="media/image17.wmf"/><Relationship Id="rId1402" Type="http://schemas.openxmlformats.org/officeDocument/2006/relationships/image" Target="media/image665.wmf"/><Relationship Id="rId288" Type="http://schemas.openxmlformats.org/officeDocument/2006/relationships/image" Target="media/image139.wmf"/><Relationship Id="rId495" Type="http://schemas.openxmlformats.org/officeDocument/2006/relationships/oleObject" Target="embeddings/oleObject243.bin"/><Relationship Id="rId2176" Type="http://schemas.openxmlformats.org/officeDocument/2006/relationships/image" Target="media/image1030.wmf"/><Relationship Id="rId2383" Type="http://schemas.openxmlformats.org/officeDocument/2006/relationships/oleObject" Target="embeddings/oleObject1232.bin"/><Relationship Id="rId2590" Type="http://schemas.openxmlformats.org/officeDocument/2006/relationships/oleObject" Target="embeddings/oleObject1341.bin"/><Relationship Id="rId148" Type="http://schemas.openxmlformats.org/officeDocument/2006/relationships/oleObject" Target="embeddings/oleObject68.bin"/><Relationship Id="rId355" Type="http://schemas.openxmlformats.org/officeDocument/2006/relationships/oleObject" Target="embeddings/oleObject171.bin"/><Relationship Id="rId562" Type="http://schemas.openxmlformats.org/officeDocument/2006/relationships/image" Target="media/image272.wmf"/><Relationship Id="rId1192" Type="http://schemas.openxmlformats.org/officeDocument/2006/relationships/oleObject" Target="embeddings/oleObject615.bin"/><Relationship Id="rId2036" Type="http://schemas.openxmlformats.org/officeDocument/2006/relationships/image" Target="media/image963.wmf"/><Relationship Id="rId2243" Type="http://schemas.openxmlformats.org/officeDocument/2006/relationships/oleObject" Target="embeddings/oleObject1162.bin"/><Relationship Id="rId2450" Type="http://schemas.openxmlformats.org/officeDocument/2006/relationships/image" Target="media/image1167.wmf"/><Relationship Id="rId215" Type="http://schemas.openxmlformats.org/officeDocument/2006/relationships/image" Target="media/image102.wmf"/><Relationship Id="rId422" Type="http://schemas.openxmlformats.org/officeDocument/2006/relationships/oleObject" Target="embeddings/oleObject205.bin"/><Relationship Id="rId1052" Type="http://schemas.openxmlformats.org/officeDocument/2006/relationships/oleObject" Target="embeddings/oleObject537.bin"/><Relationship Id="rId2103" Type="http://schemas.openxmlformats.org/officeDocument/2006/relationships/oleObject" Target="embeddings/oleObject1092.bin"/><Relationship Id="rId2310" Type="http://schemas.openxmlformats.org/officeDocument/2006/relationships/image" Target="media/image1097.wmf"/><Relationship Id="rId1869" Type="http://schemas.openxmlformats.org/officeDocument/2006/relationships/image" Target="media/image890.wmf"/><Relationship Id="rId1729" Type="http://schemas.openxmlformats.org/officeDocument/2006/relationships/oleObject" Target="embeddings/oleObject897.bin"/><Relationship Id="rId1936" Type="http://schemas.openxmlformats.org/officeDocument/2006/relationships/oleObject" Target="embeddings/oleObject1007.bin"/><Relationship Id="rId5" Type="http://schemas.openxmlformats.org/officeDocument/2006/relationships/settings" Target="settings.xml"/><Relationship Id="rId889" Type="http://schemas.openxmlformats.org/officeDocument/2006/relationships/image" Target="media/image424.wmf"/><Relationship Id="rId749" Type="http://schemas.openxmlformats.org/officeDocument/2006/relationships/image" Target="media/image357.wmf"/><Relationship Id="rId1379" Type="http://schemas.openxmlformats.org/officeDocument/2006/relationships/oleObject" Target="embeddings/oleObject714.bin"/><Relationship Id="rId1586" Type="http://schemas.openxmlformats.org/officeDocument/2006/relationships/oleObject" Target="embeddings/oleObject824.bin"/><Relationship Id="rId609" Type="http://schemas.openxmlformats.org/officeDocument/2006/relationships/oleObject" Target="embeddings/oleObject304.bin"/><Relationship Id="rId956" Type="http://schemas.openxmlformats.org/officeDocument/2006/relationships/oleObject" Target="embeddings/oleObject488.bin"/><Relationship Id="rId1239" Type="http://schemas.openxmlformats.org/officeDocument/2006/relationships/image" Target="media/image587.wmf"/><Relationship Id="rId1793" Type="http://schemas.openxmlformats.org/officeDocument/2006/relationships/oleObject" Target="embeddings/oleObject929.bin"/><Relationship Id="rId2637" Type="http://schemas.openxmlformats.org/officeDocument/2006/relationships/oleObject" Target="embeddings/oleObject1369.bin"/><Relationship Id="rId85" Type="http://schemas.openxmlformats.org/officeDocument/2006/relationships/image" Target="media/image39.wmf"/><Relationship Id="rId816" Type="http://schemas.openxmlformats.org/officeDocument/2006/relationships/image" Target="media/image388.wmf"/><Relationship Id="rId1446" Type="http://schemas.openxmlformats.org/officeDocument/2006/relationships/image" Target="media/image687.wmf"/><Relationship Id="rId1653" Type="http://schemas.openxmlformats.org/officeDocument/2006/relationships/oleObject" Target="embeddings/oleObject858.bin"/><Relationship Id="rId1860" Type="http://schemas.openxmlformats.org/officeDocument/2006/relationships/oleObject" Target="embeddings/oleObject963.bin"/><Relationship Id="rId2704" Type="http://schemas.openxmlformats.org/officeDocument/2006/relationships/image" Target="media/image1274.wmf"/><Relationship Id="rId1306" Type="http://schemas.openxmlformats.org/officeDocument/2006/relationships/image" Target="media/image620.wmf"/><Relationship Id="rId1513" Type="http://schemas.openxmlformats.org/officeDocument/2006/relationships/image" Target="media/image715.wmf"/><Relationship Id="rId1720" Type="http://schemas.openxmlformats.org/officeDocument/2006/relationships/image" Target="media/image816.wmf"/><Relationship Id="rId12" Type="http://schemas.openxmlformats.org/officeDocument/2006/relationships/oleObject" Target="embeddings/oleObject2.bin"/><Relationship Id="rId399" Type="http://schemas.openxmlformats.org/officeDocument/2006/relationships/image" Target="media/image194.wmf"/><Relationship Id="rId2287" Type="http://schemas.openxmlformats.org/officeDocument/2006/relationships/oleObject" Target="embeddings/oleObject1184.bin"/><Relationship Id="rId2494" Type="http://schemas.openxmlformats.org/officeDocument/2006/relationships/oleObject" Target="embeddings/oleObject1289.bin"/><Relationship Id="rId259" Type="http://schemas.openxmlformats.org/officeDocument/2006/relationships/oleObject" Target="embeddings/oleObject123.bin"/><Relationship Id="rId466" Type="http://schemas.openxmlformats.org/officeDocument/2006/relationships/image" Target="media/image226.wmf"/><Relationship Id="rId673" Type="http://schemas.openxmlformats.org/officeDocument/2006/relationships/image" Target="media/image322.wmf"/><Relationship Id="rId880" Type="http://schemas.openxmlformats.org/officeDocument/2006/relationships/oleObject" Target="embeddings/oleObject449.bin"/><Relationship Id="rId1096" Type="http://schemas.openxmlformats.org/officeDocument/2006/relationships/oleObject" Target="embeddings/oleObject560.bin"/><Relationship Id="rId2147" Type="http://schemas.openxmlformats.org/officeDocument/2006/relationships/oleObject" Target="embeddings/oleObject1114.bin"/><Relationship Id="rId2354" Type="http://schemas.openxmlformats.org/officeDocument/2006/relationships/image" Target="media/image1119.wmf"/><Relationship Id="rId2561" Type="http://schemas.openxmlformats.org/officeDocument/2006/relationships/image" Target="media/image1219.wmf"/><Relationship Id="rId119" Type="http://schemas.openxmlformats.org/officeDocument/2006/relationships/image" Target="media/image56.wmf"/><Relationship Id="rId326" Type="http://schemas.openxmlformats.org/officeDocument/2006/relationships/image" Target="media/image158.wmf"/><Relationship Id="rId533" Type="http://schemas.openxmlformats.org/officeDocument/2006/relationships/image" Target="media/image258.wmf"/><Relationship Id="rId1163" Type="http://schemas.openxmlformats.org/officeDocument/2006/relationships/image" Target="media/image552.wmf"/><Relationship Id="rId1370" Type="http://schemas.openxmlformats.org/officeDocument/2006/relationships/image" Target="media/image649.wmf"/><Relationship Id="rId2007" Type="http://schemas.openxmlformats.org/officeDocument/2006/relationships/oleObject" Target="embeddings/oleObject1047.bin"/><Relationship Id="rId2214" Type="http://schemas.openxmlformats.org/officeDocument/2006/relationships/image" Target="media/image1049.wmf"/><Relationship Id="rId740" Type="http://schemas.openxmlformats.org/officeDocument/2006/relationships/image" Target="media/image353.wmf"/><Relationship Id="rId1023" Type="http://schemas.openxmlformats.org/officeDocument/2006/relationships/image" Target="media/image489.wmf"/><Relationship Id="rId2421" Type="http://schemas.openxmlformats.org/officeDocument/2006/relationships/oleObject" Target="embeddings/oleObject1251.bin"/><Relationship Id="rId600" Type="http://schemas.openxmlformats.org/officeDocument/2006/relationships/image" Target="media/image290.wmf"/><Relationship Id="rId1230" Type="http://schemas.openxmlformats.org/officeDocument/2006/relationships/oleObject" Target="embeddings/oleObject636.bin"/><Relationship Id="rId183" Type="http://schemas.openxmlformats.org/officeDocument/2006/relationships/image" Target="media/image86.wmf"/><Relationship Id="rId390" Type="http://schemas.openxmlformats.org/officeDocument/2006/relationships/oleObject" Target="embeddings/oleObject189.bin"/><Relationship Id="rId1907" Type="http://schemas.openxmlformats.org/officeDocument/2006/relationships/image" Target="media/image908.wmf"/><Relationship Id="rId2071" Type="http://schemas.openxmlformats.org/officeDocument/2006/relationships/oleObject" Target="embeddings/oleObject1079.bin"/><Relationship Id="rId250" Type="http://schemas.openxmlformats.org/officeDocument/2006/relationships/oleObject" Target="embeddings/oleObject119.bin"/><Relationship Id="rId110" Type="http://schemas.openxmlformats.org/officeDocument/2006/relationships/oleObject" Target="embeddings/oleObject51.bin"/><Relationship Id="rId1697" Type="http://schemas.openxmlformats.org/officeDocument/2006/relationships/oleObject" Target="embeddings/oleObject881.bin"/><Relationship Id="rId927" Type="http://schemas.openxmlformats.org/officeDocument/2006/relationships/image" Target="media/image443.wmf"/><Relationship Id="rId1557" Type="http://schemas.openxmlformats.org/officeDocument/2006/relationships/image" Target="media/image737.wmf"/><Relationship Id="rId1764" Type="http://schemas.openxmlformats.org/officeDocument/2006/relationships/image" Target="media/image838.wmf"/><Relationship Id="rId1971" Type="http://schemas.openxmlformats.org/officeDocument/2006/relationships/oleObject" Target="embeddings/oleObject1029.bin"/><Relationship Id="rId2608" Type="http://schemas.openxmlformats.org/officeDocument/2006/relationships/image" Target="media/image1239.wmf"/><Relationship Id="rId56" Type="http://schemas.openxmlformats.org/officeDocument/2006/relationships/oleObject" Target="embeddings/oleObject24.bin"/><Relationship Id="rId1417" Type="http://schemas.openxmlformats.org/officeDocument/2006/relationships/oleObject" Target="embeddings/oleObject733.bin"/><Relationship Id="rId1624" Type="http://schemas.openxmlformats.org/officeDocument/2006/relationships/image" Target="media/image769.wmf"/><Relationship Id="rId1831" Type="http://schemas.openxmlformats.org/officeDocument/2006/relationships/image" Target="media/image871.wmf"/><Relationship Id="rId2398" Type="http://schemas.openxmlformats.org/officeDocument/2006/relationships/image" Target="media/image1141.wmf"/><Relationship Id="rId577" Type="http://schemas.openxmlformats.org/officeDocument/2006/relationships/image" Target="media/image279.wmf"/><Relationship Id="rId2258" Type="http://schemas.openxmlformats.org/officeDocument/2006/relationships/image" Target="media/image1071.wmf"/><Relationship Id="rId784" Type="http://schemas.openxmlformats.org/officeDocument/2006/relationships/oleObject" Target="embeddings/oleObject399.bin"/><Relationship Id="rId991" Type="http://schemas.openxmlformats.org/officeDocument/2006/relationships/image" Target="media/image474.wmf"/><Relationship Id="rId1067" Type="http://schemas.openxmlformats.org/officeDocument/2006/relationships/image" Target="media/image511.wmf"/><Relationship Id="rId2465" Type="http://schemas.openxmlformats.org/officeDocument/2006/relationships/oleObject" Target="embeddings/oleObject1273.bin"/><Relationship Id="rId2672" Type="http://schemas.openxmlformats.org/officeDocument/2006/relationships/oleObject" Target="embeddings/oleObject1391.bin"/><Relationship Id="rId437" Type="http://schemas.openxmlformats.org/officeDocument/2006/relationships/image" Target="media/image212.wmf"/><Relationship Id="rId644" Type="http://schemas.openxmlformats.org/officeDocument/2006/relationships/oleObject" Target="embeddings/oleObject324.bin"/><Relationship Id="rId851" Type="http://schemas.openxmlformats.org/officeDocument/2006/relationships/image" Target="media/image405.wmf"/><Relationship Id="rId1274" Type="http://schemas.openxmlformats.org/officeDocument/2006/relationships/oleObject" Target="embeddings/oleObject658.bin"/><Relationship Id="rId1481" Type="http://schemas.openxmlformats.org/officeDocument/2006/relationships/image" Target="media/image701.wmf"/><Relationship Id="rId2118" Type="http://schemas.openxmlformats.org/officeDocument/2006/relationships/image" Target="media/image1001.wmf"/><Relationship Id="rId2325" Type="http://schemas.openxmlformats.org/officeDocument/2006/relationships/oleObject" Target="embeddings/oleObject1203.bin"/><Relationship Id="rId2532" Type="http://schemas.openxmlformats.org/officeDocument/2006/relationships/oleObject" Target="embeddings/oleObject1310.bin"/><Relationship Id="rId504" Type="http://schemas.openxmlformats.org/officeDocument/2006/relationships/image" Target="media/image245.wmf"/><Relationship Id="rId711" Type="http://schemas.openxmlformats.org/officeDocument/2006/relationships/image" Target="media/image339.wmf"/><Relationship Id="rId1134" Type="http://schemas.openxmlformats.org/officeDocument/2006/relationships/oleObject" Target="embeddings/oleObject583.bin"/><Relationship Id="rId1341" Type="http://schemas.openxmlformats.org/officeDocument/2006/relationships/image" Target="media/image635.wmf"/><Relationship Id="rId1201" Type="http://schemas.openxmlformats.org/officeDocument/2006/relationships/image" Target="media/image569.wmf"/><Relationship Id="rId294" Type="http://schemas.openxmlformats.org/officeDocument/2006/relationships/image" Target="media/image142.wmf"/><Relationship Id="rId2182" Type="http://schemas.openxmlformats.org/officeDocument/2006/relationships/image" Target="media/image1033.wmf"/><Relationship Id="rId154" Type="http://schemas.openxmlformats.org/officeDocument/2006/relationships/oleObject" Target="embeddings/oleObject71.bin"/><Relationship Id="rId361" Type="http://schemas.openxmlformats.org/officeDocument/2006/relationships/oleObject" Target="embeddings/oleObject174.bin"/><Relationship Id="rId2042" Type="http://schemas.openxmlformats.org/officeDocument/2006/relationships/image" Target="media/image966.wmf"/><Relationship Id="rId221" Type="http://schemas.openxmlformats.org/officeDocument/2006/relationships/image" Target="media/image105.wmf"/><Relationship Id="rId1668" Type="http://schemas.openxmlformats.org/officeDocument/2006/relationships/oleObject" Target="embeddings/oleObject866.bin"/><Relationship Id="rId1875" Type="http://schemas.openxmlformats.org/officeDocument/2006/relationships/image" Target="media/image893.wmf"/><Relationship Id="rId1528" Type="http://schemas.openxmlformats.org/officeDocument/2006/relationships/oleObject" Target="embeddings/oleObject794.bin"/><Relationship Id="rId1735" Type="http://schemas.openxmlformats.org/officeDocument/2006/relationships/oleObject" Target="embeddings/oleObject900.bin"/><Relationship Id="rId1942" Type="http://schemas.openxmlformats.org/officeDocument/2006/relationships/image" Target="media/image919.wmf"/><Relationship Id="rId27" Type="http://schemas.openxmlformats.org/officeDocument/2006/relationships/image" Target="media/image10.wmf"/><Relationship Id="rId1802" Type="http://schemas.openxmlformats.org/officeDocument/2006/relationships/image" Target="media/image857.wmf"/><Relationship Id="rId176" Type="http://schemas.openxmlformats.org/officeDocument/2006/relationships/oleObject" Target="embeddings/oleObject82.bin"/><Relationship Id="rId383" Type="http://schemas.openxmlformats.org/officeDocument/2006/relationships/image" Target="media/image186.wmf"/><Relationship Id="rId590" Type="http://schemas.openxmlformats.org/officeDocument/2006/relationships/oleObject" Target="embeddings/oleObject293.bin"/><Relationship Id="rId2064" Type="http://schemas.openxmlformats.org/officeDocument/2006/relationships/image" Target="media/image977.wmf"/><Relationship Id="rId2271" Type="http://schemas.openxmlformats.org/officeDocument/2006/relationships/oleObject" Target="embeddings/oleObject1176.bin"/><Relationship Id="rId243" Type="http://schemas.openxmlformats.org/officeDocument/2006/relationships/image" Target="media/image116.wmf"/><Relationship Id="rId450" Type="http://schemas.openxmlformats.org/officeDocument/2006/relationships/image" Target="media/image218.wmf"/><Relationship Id="rId688" Type="http://schemas.openxmlformats.org/officeDocument/2006/relationships/image" Target="media/image328.wmf"/><Relationship Id="rId895" Type="http://schemas.openxmlformats.org/officeDocument/2006/relationships/image" Target="media/image427.wmf"/><Relationship Id="rId1080" Type="http://schemas.openxmlformats.org/officeDocument/2006/relationships/oleObject" Target="embeddings/oleObject552.bin"/><Relationship Id="rId2131" Type="http://schemas.openxmlformats.org/officeDocument/2006/relationships/oleObject" Target="embeddings/oleObject1106.bin"/><Relationship Id="rId2369" Type="http://schemas.openxmlformats.org/officeDocument/2006/relationships/oleObject" Target="embeddings/oleObject1225.bin"/><Relationship Id="rId2576" Type="http://schemas.openxmlformats.org/officeDocument/2006/relationships/image" Target="media/image1225.wmf"/><Relationship Id="rId103" Type="http://schemas.openxmlformats.org/officeDocument/2006/relationships/image" Target="media/image48.wmf"/><Relationship Id="rId310" Type="http://schemas.openxmlformats.org/officeDocument/2006/relationships/image" Target="media/image150.wmf"/><Relationship Id="rId548" Type="http://schemas.openxmlformats.org/officeDocument/2006/relationships/oleObject" Target="embeddings/oleObject271.bin"/><Relationship Id="rId755" Type="http://schemas.openxmlformats.org/officeDocument/2006/relationships/image" Target="media/image360.wmf"/><Relationship Id="rId962" Type="http://schemas.openxmlformats.org/officeDocument/2006/relationships/oleObject" Target="embeddings/oleObject491.bin"/><Relationship Id="rId1178" Type="http://schemas.openxmlformats.org/officeDocument/2006/relationships/oleObject" Target="embeddings/oleObject608.bin"/><Relationship Id="rId1385" Type="http://schemas.openxmlformats.org/officeDocument/2006/relationships/oleObject" Target="embeddings/oleObject717.bin"/><Relationship Id="rId1592" Type="http://schemas.openxmlformats.org/officeDocument/2006/relationships/oleObject" Target="embeddings/oleObject827.bin"/><Relationship Id="rId2229" Type="http://schemas.openxmlformats.org/officeDocument/2006/relationships/oleObject" Target="embeddings/oleObject1155.bin"/><Relationship Id="rId2436" Type="http://schemas.openxmlformats.org/officeDocument/2006/relationships/image" Target="media/image1160.wmf"/><Relationship Id="rId2643" Type="http://schemas.openxmlformats.org/officeDocument/2006/relationships/oleObject" Target="embeddings/oleObject1373.bin"/><Relationship Id="rId91" Type="http://schemas.openxmlformats.org/officeDocument/2006/relationships/image" Target="media/image42.wmf"/><Relationship Id="rId408" Type="http://schemas.openxmlformats.org/officeDocument/2006/relationships/oleObject" Target="embeddings/oleObject198.bin"/><Relationship Id="rId615" Type="http://schemas.openxmlformats.org/officeDocument/2006/relationships/oleObject" Target="embeddings/oleObject309.bin"/><Relationship Id="rId822" Type="http://schemas.openxmlformats.org/officeDocument/2006/relationships/image" Target="media/image391.wmf"/><Relationship Id="rId1038" Type="http://schemas.openxmlformats.org/officeDocument/2006/relationships/oleObject" Target="embeddings/oleObject530.bin"/><Relationship Id="rId1245" Type="http://schemas.openxmlformats.org/officeDocument/2006/relationships/image" Target="media/image590.wmf"/><Relationship Id="rId1452" Type="http://schemas.openxmlformats.org/officeDocument/2006/relationships/image" Target="media/image690.wmf"/><Relationship Id="rId1897" Type="http://schemas.openxmlformats.org/officeDocument/2006/relationships/oleObject" Target="embeddings/oleObject982.bin"/><Relationship Id="rId2503" Type="http://schemas.openxmlformats.org/officeDocument/2006/relationships/image" Target="media/image1192.wmf"/><Relationship Id="rId1105" Type="http://schemas.openxmlformats.org/officeDocument/2006/relationships/oleObject" Target="embeddings/oleObject566.bin"/><Relationship Id="rId1312" Type="http://schemas.openxmlformats.org/officeDocument/2006/relationships/oleObject" Target="embeddings/oleObject678.bin"/><Relationship Id="rId1757" Type="http://schemas.openxmlformats.org/officeDocument/2006/relationships/oleObject" Target="embeddings/oleObject911.bin"/><Relationship Id="rId1964" Type="http://schemas.openxmlformats.org/officeDocument/2006/relationships/image" Target="media/image928.wmf"/><Relationship Id="rId2710" Type="http://schemas.openxmlformats.org/officeDocument/2006/relationships/image" Target="media/image1276.png"/><Relationship Id="rId49" Type="http://schemas.openxmlformats.org/officeDocument/2006/relationships/image" Target="media/image21.wmf"/><Relationship Id="rId1617" Type="http://schemas.openxmlformats.org/officeDocument/2006/relationships/image" Target="media/image766.wmf"/><Relationship Id="rId1824" Type="http://schemas.openxmlformats.org/officeDocument/2006/relationships/oleObject" Target="embeddings/oleObject945.bin"/><Relationship Id="rId198" Type="http://schemas.openxmlformats.org/officeDocument/2006/relationships/oleObject" Target="embeddings/oleObject93.bin"/><Relationship Id="rId2086" Type="http://schemas.openxmlformats.org/officeDocument/2006/relationships/image" Target="media/image985.wmf"/><Relationship Id="rId2293" Type="http://schemas.openxmlformats.org/officeDocument/2006/relationships/oleObject" Target="embeddings/oleObject1187.bin"/><Relationship Id="rId2598" Type="http://schemas.openxmlformats.org/officeDocument/2006/relationships/image" Target="media/image1235.wmf"/><Relationship Id="rId265" Type="http://schemas.openxmlformats.org/officeDocument/2006/relationships/oleObject" Target="embeddings/oleObject126.bin"/><Relationship Id="rId472" Type="http://schemas.openxmlformats.org/officeDocument/2006/relationships/image" Target="media/image229.wmf"/><Relationship Id="rId2153" Type="http://schemas.openxmlformats.org/officeDocument/2006/relationships/oleObject" Target="embeddings/oleObject1117.bin"/><Relationship Id="rId2360" Type="http://schemas.openxmlformats.org/officeDocument/2006/relationships/image" Target="media/image1122.wmf"/><Relationship Id="rId125" Type="http://schemas.openxmlformats.org/officeDocument/2006/relationships/image" Target="media/image59.wmf"/><Relationship Id="rId332" Type="http://schemas.openxmlformats.org/officeDocument/2006/relationships/image" Target="media/image161.wmf"/><Relationship Id="rId777" Type="http://schemas.openxmlformats.org/officeDocument/2006/relationships/oleObject" Target="embeddings/oleObject395.bin"/><Relationship Id="rId984" Type="http://schemas.openxmlformats.org/officeDocument/2006/relationships/oleObject" Target="embeddings/oleObject502.bin"/><Relationship Id="rId2013" Type="http://schemas.openxmlformats.org/officeDocument/2006/relationships/oleObject" Target="embeddings/oleObject1050.bin"/><Relationship Id="rId2220" Type="http://schemas.openxmlformats.org/officeDocument/2006/relationships/image" Target="media/image1052.wmf"/><Relationship Id="rId2458" Type="http://schemas.openxmlformats.org/officeDocument/2006/relationships/image" Target="media/image1171.wmf"/><Relationship Id="rId2665" Type="http://schemas.openxmlformats.org/officeDocument/2006/relationships/image" Target="media/image1262.wmf"/><Relationship Id="rId637" Type="http://schemas.openxmlformats.org/officeDocument/2006/relationships/image" Target="media/image305.wmf"/><Relationship Id="rId844" Type="http://schemas.openxmlformats.org/officeDocument/2006/relationships/oleObject" Target="embeddings/oleObject431.bin"/><Relationship Id="rId1267" Type="http://schemas.openxmlformats.org/officeDocument/2006/relationships/image" Target="media/image601.wmf"/><Relationship Id="rId1474" Type="http://schemas.openxmlformats.org/officeDocument/2006/relationships/oleObject" Target="embeddings/oleObject764.bin"/><Relationship Id="rId1681" Type="http://schemas.openxmlformats.org/officeDocument/2006/relationships/image" Target="media/image797.wmf"/><Relationship Id="rId2318" Type="http://schemas.openxmlformats.org/officeDocument/2006/relationships/image" Target="media/image1101.wmf"/><Relationship Id="rId2525" Type="http://schemas.openxmlformats.org/officeDocument/2006/relationships/image" Target="media/image1201.wmf"/><Relationship Id="rId704" Type="http://schemas.openxmlformats.org/officeDocument/2006/relationships/image" Target="media/image336.wmf"/><Relationship Id="rId911" Type="http://schemas.openxmlformats.org/officeDocument/2006/relationships/image" Target="media/image435.wmf"/><Relationship Id="rId1127" Type="http://schemas.openxmlformats.org/officeDocument/2006/relationships/image" Target="media/image536.wmf"/><Relationship Id="rId1334" Type="http://schemas.openxmlformats.org/officeDocument/2006/relationships/oleObject" Target="embeddings/oleObject691.bin"/><Relationship Id="rId1541" Type="http://schemas.openxmlformats.org/officeDocument/2006/relationships/image" Target="media/image729.wmf"/><Relationship Id="rId1779" Type="http://schemas.openxmlformats.org/officeDocument/2006/relationships/oleObject" Target="embeddings/oleObject922.bin"/><Relationship Id="rId1986" Type="http://schemas.openxmlformats.org/officeDocument/2006/relationships/image" Target="media/image938.wmf"/><Relationship Id="rId40" Type="http://schemas.openxmlformats.org/officeDocument/2006/relationships/oleObject" Target="embeddings/oleObject16.bin"/><Relationship Id="rId1401" Type="http://schemas.openxmlformats.org/officeDocument/2006/relationships/oleObject" Target="embeddings/oleObject725.bin"/><Relationship Id="rId1639" Type="http://schemas.openxmlformats.org/officeDocument/2006/relationships/oleObject" Target="embeddings/oleObject851.bin"/><Relationship Id="rId1846" Type="http://schemas.openxmlformats.org/officeDocument/2006/relationships/oleObject" Target="embeddings/oleObject956.bin"/><Relationship Id="rId1706" Type="http://schemas.openxmlformats.org/officeDocument/2006/relationships/image" Target="media/image809.wmf"/><Relationship Id="rId1913" Type="http://schemas.openxmlformats.org/officeDocument/2006/relationships/oleObject" Target="embeddings/oleObject991.bin"/><Relationship Id="rId287" Type="http://schemas.openxmlformats.org/officeDocument/2006/relationships/oleObject" Target="embeddings/oleObject137.bin"/><Relationship Id="rId494" Type="http://schemas.openxmlformats.org/officeDocument/2006/relationships/image" Target="media/image240.wmf"/><Relationship Id="rId2175" Type="http://schemas.openxmlformats.org/officeDocument/2006/relationships/oleObject" Target="embeddings/oleObject1128.bin"/><Relationship Id="rId2382" Type="http://schemas.openxmlformats.org/officeDocument/2006/relationships/image" Target="media/image1133.wmf"/><Relationship Id="rId147" Type="http://schemas.openxmlformats.org/officeDocument/2006/relationships/image" Target="media/image68.wmf"/><Relationship Id="rId354" Type="http://schemas.openxmlformats.org/officeDocument/2006/relationships/image" Target="media/image172.wmf"/><Relationship Id="rId799" Type="http://schemas.openxmlformats.org/officeDocument/2006/relationships/image" Target="media/image380.wmf"/><Relationship Id="rId1191" Type="http://schemas.openxmlformats.org/officeDocument/2006/relationships/image" Target="media/image565.wmf"/><Relationship Id="rId2035" Type="http://schemas.openxmlformats.org/officeDocument/2006/relationships/oleObject" Target="embeddings/oleObject1061.bin"/><Relationship Id="rId2687" Type="http://schemas.openxmlformats.org/officeDocument/2006/relationships/oleObject" Target="embeddings/oleObject1401.bin"/><Relationship Id="rId561" Type="http://schemas.openxmlformats.org/officeDocument/2006/relationships/oleObject" Target="embeddings/oleObject278.bin"/><Relationship Id="rId659" Type="http://schemas.openxmlformats.org/officeDocument/2006/relationships/oleObject" Target="embeddings/oleObject332.bin"/><Relationship Id="rId866" Type="http://schemas.openxmlformats.org/officeDocument/2006/relationships/oleObject" Target="embeddings/oleObject442.bin"/><Relationship Id="rId1289" Type="http://schemas.openxmlformats.org/officeDocument/2006/relationships/image" Target="media/image612.wmf"/><Relationship Id="rId1496" Type="http://schemas.openxmlformats.org/officeDocument/2006/relationships/image" Target="media/image707.wmf"/><Relationship Id="rId2242" Type="http://schemas.openxmlformats.org/officeDocument/2006/relationships/image" Target="media/image1063.wmf"/><Relationship Id="rId2547" Type="http://schemas.openxmlformats.org/officeDocument/2006/relationships/image" Target="media/image1212.wmf"/><Relationship Id="rId214" Type="http://schemas.openxmlformats.org/officeDocument/2006/relationships/oleObject" Target="embeddings/oleObject101.bin"/><Relationship Id="rId421" Type="http://schemas.openxmlformats.org/officeDocument/2006/relationships/image" Target="media/image205.wmf"/><Relationship Id="rId519" Type="http://schemas.openxmlformats.org/officeDocument/2006/relationships/image" Target="media/image252.wmf"/><Relationship Id="rId1051" Type="http://schemas.openxmlformats.org/officeDocument/2006/relationships/image" Target="media/image503.wmf"/><Relationship Id="rId1149" Type="http://schemas.openxmlformats.org/officeDocument/2006/relationships/oleObject" Target="embeddings/oleObject592.bin"/><Relationship Id="rId1356" Type="http://schemas.openxmlformats.org/officeDocument/2006/relationships/oleObject" Target="embeddings/oleObject702.bin"/><Relationship Id="rId2102" Type="http://schemas.openxmlformats.org/officeDocument/2006/relationships/image" Target="media/image993.wmf"/><Relationship Id="rId726" Type="http://schemas.openxmlformats.org/officeDocument/2006/relationships/image" Target="media/image346.wmf"/><Relationship Id="rId933" Type="http://schemas.openxmlformats.org/officeDocument/2006/relationships/image" Target="media/image446.wmf"/><Relationship Id="rId1009" Type="http://schemas.openxmlformats.org/officeDocument/2006/relationships/image" Target="media/image482.wmf"/><Relationship Id="rId1563" Type="http://schemas.openxmlformats.org/officeDocument/2006/relationships/image" Target="media/image740.wmf"/><Relationship Id="rId1770" Type="http://schemas.openxmlformats.org/officeDocument/2006/relationships/image" Target="media/image841.wmf"/><Relationship Id="rId1868" Type="http://schemas.openxmlformats.org/officeDocument/2006/relationships/oleObject" Target="embeddings/oleObject967.bin"/><Relationship Id="rId2407" Type="http://schemas.openxmlformats.org/officeDocument/2006/relationships/oleObject" Target="embeddings/oleObject1244.bin"/><Relationship Id="rId2614" Type="http://schemas.openxmlformats.org/officeDocument/2006/relationships/oleObject" Target="embeddings/oleObject1355.bin"/><Relationship Id="rId62" Type="http://schemas.openxmlformats.org/officeDocument/2006/relationships/oleObject" Target="embeddings/oleObject27.bin"/><Relationship Id="rId1216" Type="http://schemas.openxmlformats.org/officeDocument/2006/relationships/oleObject" Target="embeddings/oleObject629.bin"/><Relationship Id="rId1423" Type="http://schemas.openxmlformats.org/officeDocument/2006/relationships/oleObject" Target="embeddings/oleObject736.bin"/><Relationship Id="rId1630" Type="http://schemas.openxmlformats.org/officeDocument/2006/relationships/image" Target="media/image772.wmf"/><Relationship Id="rId1728" Type="http://schemas.openxmlformats.org/officeDocument/2006/relationships/image" Target="media/image820.wmf"/><Relationship Id="rId1935" Type="http://schemas.openxmlformats.org/officeDocument/2006/relationships/oleObject" Target="embeddings/oleObject1006.bin"/><Relationship Id="rId2197" Type="http://schemas.openxmlformats.org/officeDocument/2006/relationships/oleObject" Target="embeddings/oleObject1139.bin"/><Relationship Id="rId169" Type="http://schemas.openxmlformats.org/officeDocument/2006/relationships/image" Target="media/image79.wmf"/><Relationship Id="rId376" Type="http://schemas.openxmlformats.org/officeDocument/2006/relationships/oleObject" Target="embeddings/oleObject182.bin"/><Relationship Id="rId583" Type="http://schemas.openxmlformats.org/officeDocument/2006/relationships/image" Target="media/image282.wmf"/><Relationship Id="rId790" Type="http://schemas.openxmlformats.org/officeDocument/2006/relationships/oleObject" Target="embeddings/oleObject402.bin"/><Relationship Id="rId2057" Type="http://schemas.openxmlformats.org/officeDocument/2006/relationships/oleObject" Target="embeddings/oleObject1072.bin"/><Relationship Id="rId2264" Type="http://schemas.openxmlformats.org/officeDocument/2006/relationships/image" Target="media/image1074.wmf"/><Relationship Id="rId2471" Type="http://schemas.openxmlformats.org/officeDocument/2006/relationships/oleObject" Target="embeddings/oleObject1276.bin"/><Relationship Id="rId4" Type="http://schemas.openxmlformats.org/officeDocument/2006/relationships/styles" Target="styles.xml"/><Relationship Id="rId236" Type="http://schemas.openxmlformats.org/officeDocument/2006/relationships/oleObject" Target="embeddings/oleObject112.bin"/><Relationship Id="rId443" Type="http://schemas.openxmlformats.org/officeDocument/2006/relationships/oleObject" Target="embeddings/oleObject217.bin"/><Relationship Id="rId650" Type="http://schemas.openxmlformats.org/officeDocument/2006/relationships/image" Target="media/image311.wmf"/><Relationship Id="rId888" Type="http://schemas.openxmlformats.org/officeDocument/2006/relationships/oleObject" Target="embeddings/oleObject453.bin"/><Relationship Id="rId1073" Type="http://schemas.openxmlformats.org/officeDocument/2006/relationships/oleObject" Target="embeddings/oleObject548.bin"/><Relationship Id="rId1280" Type="http://schemas.openxmlformats.org/officeDocument/2006/relationships/oleObject" Target="embeddings/oleObject661.bin"/><Relationship Id="rId2124" Type="http://schemas.openxmlformats.org/officeDocument/2006/relationships/image" Target="media/image1004.wmf"/><Relationship Id="rId2331" Type="http://schemas.openxmlformats.org/officeDocument/2006/relationships/oleObject" Target="embeddings/oleObject1206.bin"/><Relationship Id="rId2569" Type="http://schemas.openxmlformats.org/officeDocument/2006/relationships/oleObject" Target="embeddings/oleObject1329.bin"/><Relationship Id="rId303" Type="http://schemas.openxmlformats.org/officeDocument/2006/relationships/oleObject" Target="embeddings/oleObject145.bin"/><Relationship Id="rId748" Type="http://schemas.openxmlformats.org/officeDocument/2006/relationships/oleObject" Target="embeddings/oleObject380.bin"/><Relationship Id="rId955" Type="http://schemas.openxmlformats.org/officeDocument/2006/relationships/image" Target="media/image456.wmf"/><Relationship Id="rId1140" Type="http://schemas.openxmlformats.org/officeDocument/2006/relationships/oleObject" Target="embeddings/oleObject586.bin"/><Relationship Id="rId1378" Type="http://schemas.openxmlformats.org/officeDocument/2006/relationships/image" Target="media/image653.wmf"/><Relationship Id="rId1585" Type="http://schemas.openxmlformats.org/officeDocument/2006/relationships/image" Target="media/image750.wmf"/><Relationship Id="rId1792" Type="http://schemas.openxmlformats.org/officeDocument/2006/relationships/image" Target="media/image852.wmf"/><Relationship Id="rId2429" Type="http://schemas.openxmlformats.org/officeDocument/2006/relationships/oleObject" Target="embeddings/oleObject1255.bin"/><Relationship Id="rId2636" Type="http://schemas.openxmlformats.org/officeDocument/2006/relationships/oleObject" Target="embeddings/oleObject1368.bin"/><Relationship Id="rId84" Type="http://schemas.openxmlformats.org/officeDocument/2006/relationships/oleObject" Target="embeddings/oleObject38.bin"/><Relationship Id="rId510" Type="http://schemas.openxmlformats.org/officeDocument/2006/relationships/image" Target="media/image248.wmf"/><Relationship Id="rId608" Type="http://schemas.openxmlformats.org/officeDocument/2006/relationships/image" Target="media/image293.wmf"/><Relationship Id="rId815" Type="http://schemas.openxmlformats.org/officeDocument/2006/relationships/oleObject" Target="embeddings/oleObject416.bin"/><Relationship Id="rId1238" Type="http://schemas.openxmlformats.org/officeDocument/2006/relationships/oleObject" Target="embeddings/oleObject640.bin"/><Relationship Id="rId1445" Type="http://schemas.openxmlformats.org/officeDocument/2006/relationships/oleObject" Target="embeddings/oleObject747.bin"/><Relationship Id="rId1652" Type="http://schemas.openxmlformats.org/officeDocument/2006/relationships/image" Target="media/image783.wmf"/><Relationship Id="rId1000" Type="http://schemas.openxmlformats.org/officeDocument/2006/relationships/oleObject" Target="embeddings/oleObject511.bin"/><Relationship Id="rId1305" Type="http://schemas.openxmlformats.org/officeDocument/2006/relationships/oleObject" Target="embeddings/oleObject674.bin"/><Relationship Id="rId1957" Type="http://schemas.openxmlformats.org/officeDocument/2006/relationships/image" Target="media/image925.wmf"/><Relationship Id="rId2703" Type="http://schemas.openxmlformats.org/officeDocument/2006/relationships/oleObject" Target="embeddings/oleObject1412.bin"/><Relationship Id="rId1512" Type="http://schemas.openxmlformats.org/officeDocument/2006/relationships/oleObject" Target="embeddings/oleObject786.bin"/><Relationship Id="rId1817" Type="http://schemas.openxmlformats.org/officeDocument/2006/relationships/oleObject" Target="embeddings/oleObject941.bin"/><Relationship Id="rId11" Type="http://schemas.openxmlformats.org/officeDocument/2006/relationships/image" Target="media/image2.wmf"/><Relationship Id="rId398" Type="http://schemas.openxmlformats.org/officeDocument/2006/relationships/oleObject" Target="embeddings/oleObject193.bin"/><Relationship Id="rId2079" Type="http://schemas.openxmlformats.org/officeDocument/2006/relationships/header" Target="header2.xml"/><Relationship Id="rId160" Type="http://schemas.openxmlformats.org/officeDocument/2006/relationships/oleObject" Target="embeddings/oleObject74.bin"/><Relationship Id="rId2286" Type="http://schemas.openxmlformats.org/officeDocument/2006/relationships/image" Target="media/image1085.wmf"/><Relationship Id="rId2493" Type="http://schemas.openxmlformats.org/officeDocument/2006/relationships/image" Target="media/image1187.wmf"/><Relationship Id="rId258" Type="http://schemas.openxmlformats.org/officeDocument/2006/relationships/image" Target="media/image124.wmf"/><Relationship Id="rId465" Type="http://schemas.openxmlformats.org/officeDocument/2006/relationships/oleObject" Target="embeddings/oleObject228.bin"/><Relationship Id="rId672" Type="http://schemas.openxmlformats.org/officeDocument/2006/relationships/oleObject" Target="embeddings/oleObject339.bin"/><Relationship Id="rId1095" Type="http://schemas.openxmlformats.org/officeDocument/2006/relationships/image" Target="media/image524.wmf"/><Relationship Id="rId2146" Type="http://schemas.openxmlformats.org/officeDocument/2006/relationships/image" Target="media/image1015.wmf"/><Relationship Id="rId2353" Type="http://schemas.openxmlformats.org/officeDocument/2006/relationships/oleObject" Target="embeddings/oleObject1217.bin"/><Relationship Id="rId2560" Type="http://schemas.openxmlformats.org/officeDocument/2006/relationships/oleObject" Target="embeddings/oleObject1324.bin"/><Relationship Id="rId118" Type="http://schemas.openxmlformats.org/officeDocument/2006/relationships/oleObject" Target="embeddings/oleObject55.bin"/><Relationship Id="rId325" Type="http://schemas.openxmlformats.org/officeDocument/2006/relationships/oleObject" Target="embeddings/oleObject156.bin"/><Relationship Id="rId532" Type="http://schemas.openxmlformats.org/officeDocument/2006/relationships/oleObject" Target="embeddings/oleObject263.bin"/><Relationship Id="rId977" Type="http://schemas.openxmlformats.org/officeDocument/2006/relationships/image" Target="media/image467.wmf"/><Relationship Id="rId1162" Type="http://schemas.openxmlformats.org/officeDocument/2006/relationships/oleObject" Target="embeddings/oleObject599.bin"/><Relationship Id="rId2006" Type="http://schemas.openxmlformats.org/officeDocument/2006/relationships/image" Target="media/image948.wmf"/><Relationship Id="rId2213" Type="http://schemas.openxmlformats.org/officeDocument/2006/relationships/oleObject" Target="embeddings/oleObject1147.bin"/><Relationship Id="rId2420" Type="http://schemas.openxmlformats.org/officeDocument/2006/relationships/image" Target="media/image1152.wmf"/><Relationship Id="rId2658" Type="http://schemas.openxmlformats.org/officeDocument/2006/relationships/oleObject" Target="embeddings/oleObject1381.bin"/><Relationship Id="rId837" Type="http://schemas.openxmlformats.org/officeDocument/2006/relationships/image" Target="media/image398.wmf"/><Relationship Id="rId1022" Type="http://schemas.openxmlformats.org/officeDocument/2006/relationships/oleObject" Target="embeddings/oleObject522.bin"/><Relationship Id="rId1467" Type="http://schemas.openxmlformats.org/officeDocument/2006/relationships/oleObject" Target="embeddings/oleObject759.bin"/><Relationship Id="rId1674" Type="http://schemas.openxmlformats.org/officeDocument/2006/relationships/oleObject" Target="embeddings/oleObject869.bin"/><Relationship Id="rId1881" Type="http://schemas.openxmlformats.org/officeDocument/2006/relationships/image" Target="media/image896.wmf"/><Relationship Id="rId2518" Type="http://schemas.openxmlformats.org/officeDocument/2006/relationships/oleObject" Target="embeddings/oleObject1303.bin"/><Relationship Id="rId904" Type="http://schemas.openxmlformats.org/officeDocument/2006/relationships/oleObject" Target="embeddings/oleObject461.bin"/><Relationship Id="rId1327" Type="http://schemas.openxmlformats.org/officeDocument/2006/relationships/oleObject" Target="embeddings/oleObject687.bin"/><Relationship Id="rId1534" Type="http://schemas.openxmlformats.org/officeDocument/2006/relationships/oleObject" Target="embeddings/oleObject797.bin"/><Relationship Id="rId1741" Type="http://schemas.openxmlformats.org/officeDocument/2006/relationships/oleObject" Target="embeddings/oleObject903.bin"/><Relationship Id="rId1979" Type="http://schemas.openxmlformats.org/officeDocument/2006/relationships/oleObject" Target="embeddings/oleObject1033.bin"/><Relationship Id="rId33" Type="http://schemas.openxmlformats.org/officeDocument/2006/relationships/image" Target="media/image13.wmf"/><Relationship Id="rId1601" Type="http://schemas.openxmlformats.org/officeDocument/2006/relationships/image" Target="media/image758.wmf"/><Relationship Id="rId1839" Type="http://schemas.openxmlformats.org/officeDocument/2006/relationships/image" Target="media/image875.wmf"/><Relationship Id="rId182" Type="http://schemas.openxmlformats.org/officeDocument/2006/relationships/oleObject" Target="embeddings/oleObject85.bin"/><Relationship Id="rId1906" Type="http://schemas.openxmlformats.org/officeDocument/2006/relationships/oleObject" Target="embeddings/oleObject987.bin"/><Relationship Id="rId487" Type="http://schemas.openxmlformats.org/officeDocument/2006/relationships/oleObject" Target="embeddings/oleObject239.bin"/><Relationship Id="rId694" Type="http://schemas.openxmlformats.org/officeDocument/2006/relationships/image" Target="media/image331.wmf"/><Relationship Id="rId2070" Type="http://schemas.openxmlformats.org/officeDocument/2006/relationships/image" Target="media/image980.wmf"/><Relationship Id="rId2168" Type="http://schemas.openxmlformats.org/officeDocument/2006/relationships/image" Target="media/image1026.wmf"/><Relationship Id="rId2375" Type="http://schemas.openxmlformats.org/officeDocument/2006/relationships/oleObject" Target="embeddings/oleObject1228.bin"/><Relationship Id="rId347" Type="http://schemas.openxmlformats.org/officeDocument/2006/relationships/oleObject" Target="embeddings/oleObject167.bin"/><Relationship Id="rId999" Type="http://schemas.openxmlformats.org/officeDocument/2006/relationships/image" Target="media/image477.wmf"/><Relationship Id="rId1184" Type="http://schemas.openxmlformats.org/officeDocument/2006/relationships/oleObject" Target="embeddings/oleObject611.bin"/><Relationship Id="rId2028" Type="http://schemas.openxmlformats.org/officeDocument/2006/relationships/image" Target="media/image959.wmf"/><Relationship Id="rId2582" Type="http://schemas.openxmlformats.org/officeDocument/2006/relationships/image" Target="media/image1228.wmf"/><Relationship Id="rId554" Type="http://schemas.openxmlformats.org/officeDocument/2006/relationships/image" Target="media/image268.wmf"/><Relationship Id="rId761" Type="http://schemas.openxmlformats.org/officeDocument/2006/relationships/image" Target="media/image363.wmf"/><Relationship Id="rId859" Type="http://schemas.openxmlformats.org/officeDocument/2006/relationships/image" Target="media/image409.wmf"/><Relationship Id="rId1391" Type="http://schemas.openxmlformats.org/officeDocument/2006/relationships/oleObject" Target="embeddings/oleObject720.bin"/><Relationship Id="rId1489" Type="http://schemas.openxmlformats.org/officeDocument/2006/relationships/image" Target="media/image705.wmf"/><Relationship Id="rId1696" Type="http://schemas.openxmlformats.org/officeDocument/2006/relationships/image" Target="media/image804.wmf"/><Relationship Id="rId2235" Type="http://schemas.openxmlformats.org/officeDocument/2006/relationships/oleObject" Target="embeddings/oleObject1158.bin"/><Relationship Id="rId2442" Type="http://schemas.openxmlformats.org/officeDocument/2006/relationships/image" Target="media/image1163.wmf"/><Relationship Id="rId207" Type="http://schemas.openxmlformats.org/officeDocument/2006/relationships/image" Target="media/image98.wmf"/><Relationship Id="rId414" Type="http://schemas.openxmlformats.org/officeDocument/2006/relationships/oleObject" Target="embeddings/oleObject201.bin"/><Relationship Id="rId621" Type="http://schemas.openxmlformats.org/officeDocument/2006/relationships/oleObject" Target="embeddings/oleObject312.bin"/><Relationship Id="rId1044" Type="http://schemas.openxmlformats.org/officeDocument/2006/relationships/oleObject" Target="embeddings/oleObject533.bin"/><Relationship Id="rId1251" Type="http://schemas.openxmlformats.org/officeDocument/2006/relationships/image" Target="media/image593.wmf"/><Relationship Id="rId1349" Type="http://schemas.openxmlformats.org/officeDocument/2006/relationships/image" Target="media/image639.wmf"/><Relationship Id="rId2302" Type="http://schemas.openxmlformats.org/officeDocument/2006/relationships/image" Target="media/image1093.wmf"/><Relationship Id="rId719" Type="http://schemas.openxmlformats.org/officeDocument/2006/relationships/image" Target="media/image343.wmf"/><Relationship Id="rId926" Type="http://schemas.openxmlformats.org/officeDocument/2006/relationships/oleObject" Target="embeddings/oleObject472.bin"/><Relationship Id="rId1111" Type="http://schemas.openxmlformats.org/officeDocument/2006/relationships/image" Target="media/image530.wmf"/><Relationship Id="rId1556" Type="http://schemas.openxmlformats.org/officeDocument/2006/relationships/oleObject" Target="embeddings/oleObject808.bin"/><Relationship Id="rId1763" Type="http://schemas.openxmlformats.org/officeDocument/2006/relationships/oleObject" Target="embeddings/oleObject914.bin"/><Relationship Id="rId1970" Type="http://schemas.openxmlformats.org/officeDocument/2006/relationships/oleObject" Target="embeddings/oleObject1028.bin"/><Relationship Id="rId2607" Type="http://schemas.openxmlformats.org/officeDocument/2006/relationships/oleObject" Target="embeddings/oleObject1351.bin"/><Relationship Id="rId55" Type="http://schemas.openxmlformats.org/officeDocument/2006/relationships/image" Target="media/image24.wmf"/><Relationship Id="rId1209" Type="http://schemas.openxmlformats.org/officeDocument/2006/relationships/image" Target="media/image572.wmf"/><Relationship Id="rId1416" Type="http://schemas.openxmlformats.org/officeDocument/2006/relationships/image" Target="media/image672.wmf"/><Relationship Id="rId1623" Type="http://schemas.openxmlformats.org/officeDocument/2006/relationships/oleObject" Target="embeddings/oleObject843.bin"/><Relationship Id="rId1830" Type="http://schemas.openxmlformats.org/officeDocument/2006/relationships/oleObject" Target="embeddings/oleObject948.bin"/><Relationship Id="rId1928" Type="http://schemas.openxmlformats.org/officeDocument/2006/relationships/oleObject" Target="embeddings/oleObject1002.bin"/><Relationship Id="rId2092" Type="http://schemas.openxmlformats.org/officeDocument/2006/relationships/image" Target="media/image988.wmf"/><Relationship Id="rId271" Type="http://schemas.openxmlformats.org/officeDocument/2006/relationships/oleObject" Target="embeddings/oleObject129.bin"/><Relationship Id="rId2397" Type="http://schemas.openxmlformats.org/officeDocument/2006/relationships/oleObject" Target="embeddings/oleObject1239.bin"/><Relationship Id="rId131" Type="http://schemas.openxmlformats.org/officeDocument/2006/relationships/image" Target="media/image62.wmf"/><Relationship Id="rId369" Type="http://schemas.openxmlformats.org/officeDocument/2006/relationships/image" Target="media/image179.wmf"/><Relationship Id="rId576" Type="http://schemas.openxmlformats.org/officeDocument/2006/relationships/oleObject" Target="embeddings/oleObject286.bin"/><Relationship Id="rId783" Type="http://schemas.openxmlformats.org/officeDocument/2006/relationships/image" Target="media/image373.wmf"/><Relationship Id="rId990" Type="http://schemas.openxmlformats.org/officeDocument/2006/relationships/oleObject" Target="embeddings/oleObject505.bin"/><Relationship Id="rId2257" Type="http://schemas.openxmlformats.org/officeDocument/2006/relationships/oleObject" Target="embeddings/oleObject1169.bin"/><Relationship Id="rId2464" Type="http://schemas.openxmlformats.org/officeDocument/2006/relationships/image" Target="media/image1174.wmf"/><Relationship Id="rId2671" Type="http://schemas.openxmlformats.org/officeDocument/2006/relationships/oleObject" Target="embeddings/oleObject1390.bin"/><Relationship Id="rId229" Type="http://schemas.openxmlformats.org/officeDocument/2006/relationships/image" Target="media/image109.wmf"/><Relationship Id="rId436" Type="http://schemas.openxmlformats.org/officeDocument/2006/relationships/oleObject" Target="embeddings/oleObject213.bin"/><Relationship Id="rId643" Type="http://schemas.openxmlformats.org/officeDocument/2006/relationships/image" Target="media/image308.wmf"/><Relationship Id="rId1066" Type="http://schemas.openxmlformats.org/officeDocument/2006/relationships/oleObject" Target="embeddings/oleObject544.bin"/><Relationship Id="rId1273" Type="http://schemas.openxmlformats.org/officeDocument/2006/relationships/image" Target="media/image604.wmf"/><Relationship Id="rId1480" Type="http://schemas.openxmlformats.org/officeDocument/2006/relationships/oleObject" Target="embeddings/oleObject768.bin"/><Relationship Id="rId2117" Type="http://schemas.openxmlformats.org/officeDocument/2006/relationships/oleObject" Target="embeddings/oleObject1099.bin"/><Relationship Id="rId2324" Type="http://schemas.openxmlformats.org/officeDocument/2006/relationships/image" Target="media/image1104.wmf"/><Relationship Id="rId850" Type="http://schemas.openxmlformats.org/officeDocument/2006/relationships/oleObject" Target="embeddings/oleObject434.bin"/><Relationship Id="rId948" Type="http://schemas.openxmlformats.org/officeDocument/2006/relationships/oleObject" Target="embeddings/oleObject484.bin"/><Relationship Id="rId1133" Type="http://schemas.openxmlformats.org/officeDocument/2006/relationships/image" Target="media/image539.wmf"/><Relationship Id="rId1578" Type="http://schemas.openxmlformats.org/officeDocument/2006/relationships/oleObject" Target="embeddings/oleObject819.bin"/><Relationship Id="rId1785" Type="http://schemas.openxmlformats.org/officeDocument/2006/relationships/oleObject" Target="embeddings/oleObject925.bin"/><Relationship Id="rId1992" Type="http://schemas.openxmlformats.org/officeDocument/2006/relationships/image" Target="media/image941.wmf"/><Relationship Id="rId2531" Type="http://schemas.openxmlformats.org/officeDocument/2006/relationships/image" Target="media/image1204.wmf"/><Relationship Id="rId2629" Type="http://schemas.openxmlformats.org/officeDocument/2006/relationships/image" Target="media/image1247.wmf"/><Relationship Id="rId77" Type="http://schemas.openxmlformats.org/officeDocument/2006/relationships/image" Target="media/image35.wmf"/><Relationship Id="rId503" Type="http://schemas.openxmlformats.org/officeDocument/2006/relationships/oleObject" Target="embeddings/oleObject247.bin"/><Relationship Id="rId710" Type="http://schemas.openxmlformats.org/officeDocument/2006/relationships/oleObject" Target="embeddings/oleObject360.bin"/><Relationship Id="rId808" Type="http://schemas.openxmlformats.org/officeDocument/2006/relationships/image" Target="media/image384.wmf"/><Relationship Id="rId1340" Type="http://schemas.openxmlformats.org/officeDocument/2006/relationships/oleObject" Target="embeddings/oleObject694.bin"/><Relationship Id="rId1438" Type="http://schemas.openxmlformats.org/officeDocument/2006/relationships/image" Target="media/image683.wmf"/><Relationship Id="rId1645" Type="http://schemas.openxmlformats.org/officeDocument/2006/relationships/oleObject" Target="embeddings/oleObject854.bin"/><Relationship Id="rId1200" Type="http://schemas.openxmlformats.org/officeDocument/2006/relationships/oleObject" Target="embeddings/oleObject620.bin"/><Relationship Id="rId1852" Type="http://schemas.openxmlformats.org/officeDocument/2006/relationships/oleObject" Target="embeddings/oleObject959.bin"/><Relationship Id="rId1505" Type="http://schemas.openxmlformats.org/officeDocument/2006/relationships/image" Target="media/image711.wmf"/><Relationship Id="rId1712" Type="http://schemas.openxmlformats.org/officeDocument/2006/relationships/image" Target="media/image812.wmf"/><Relationship Id="rId293" Type="http://schemas.openxmlformats.org/officeDocument/2006/relationships/oleObject" Target="embeddings/oleObject140.bin"/><Relationship Id="rId2181" Type="http://schemas.openxmlformats.org/officeDocument/2006/relationships/oleObject" Target="embeddings/oleObject1131.bin"/><Relationship Id="rId153" Type="http://schemas.openxmlformats.org/officeDocument/2006/relationships/image" Target="media/image71.wmf"/><Relationship Id="rId360" Type="http://schemas.openxmlformats.org/officeDocument/2006/relationships/image" Target="media/image175.wmf"/><Relationship Id="rId598" Type="http://schemas.openxmlformats.org/officeDocument/2006/relationships/image" Target="media/image289.wmf"/><Relationship Id="rId2041" Type="http://schemas.openxmlformats.org/officeDocument/2006/relationships/oleObject" Target="embeddings/oleObject1064.bin"/><Relationship Id="rId2279" Type="http://schemas.openxmlformats.org/officeDocument/2006/relationships/oleObject" Target="embeddings/oleObject1180.bin"/><Relationship Id="rId2486" Type="http://schemas.openxmlformats.org/officeDocument/2006/relationships/oleObject" Target="embeddings/oleObject1285.bin"/><Relationship Id="rId2693" Type="http://schemas.openxmlformats.org/officeDocument/2006/relationships/oleObject" Target="embeddings/oleObject1405.bin"/><Relationship Id="rId220" Type="http://schemas.openxmlformats.org/officeDocument/2006/relationships/oleObject" Target="embeddings/oleObject104.bin"/><Relationship Id="rId458" Type="http://schemas.openxmlformats.org/officeDocument/2006/relationships/image" Target="media/image222.wmf"/><Relationship Id="rId665" Type="http://schemas.openxmlformats.org/officeDocument/2006/relationships/oleObject" Target="embeddings/oleObject335.bin"/><Relationship Id="rId872" Type="http://schemas.openxmlformats.org/officeDocument/2006/relationships/oleObject" Target="embeddings/oleObject445.bin"/><Relationship Id="rId1088" Type="http://schemas.openxmlformats.org/officeDocument/2006/relationships/oleObject" Target="embeddings/oleObject556.bin"/><Relationship Id="rId1295" Type="http://schemas.openxmlformats.org/officeDocument/2006/relationships/image" Target="media/image615.wmf"/><Relationship Id="rId2139" Type="http://schemas.openxmlformats.org/officeDocument/2006/relationships/oleObject" Target="embeddings/oleObject1110.bin"/><Relationship Id="rId2346" Type="http://schemas.openxmlformats.org/officeDocument/2006/relationships/image" Target="media/image1115.wmf"/><Relationship Id="rId2553" Type="http://schemas.openxmlformats.org/officeDocument/2006/relationships/image" Target="media/image1215.wmf"/><Relationship Id="rId318" Type="http://schemas.openxmlformats.org/officeDocument/2006/relationships/image" Target="media/image154.wmf"/><Relationship Id="rId525" Type="http://schemas.openxmlformats.org/officeDocument/2006/relationships/image" Target="media/image254.wmf"/><Relationship Id="rId732" Type="http://schemas.openxmlformats.org/officeDocument/2006/relationships/image" Target="media/image349.wmf"/><Relationship Id="rId1155" Type="http://schemas.openxmlformats.org/officeDocument/2006/relationships/oleObject" Target="embeddings/oleObject595.bin"/><Relationship Id="rId1362" Type="http://schemas.openxmlformats.org/officeDocument/2006/relationships/oleObject" Target="embeddings/oleObject705.bin"/><Relationship Id="rId2206" Type="http://schemas.openxmlformats.org/officeDocument/2006/relationships/image" Target="media/image1045.wmf"/><Relationship Id="rId2413" Type="http://schemas.openxmlformats.org/officeDocument/2006/relationships/oleObject" Target="embeddings/oleObject1247.bin"/><Relationship Id="rId2620" Type="http://schemas.openxmlformats.org/officeDocument/2006/relationships/oleObject" Target="embeddings/oleObject1359.bin"/><Relationship Id="rId99" Type="http://schemas.openxmlformats.org/officeDocument/2006/relationships/image" Target="media/image46.wmf"/><Relationship Id="rId1015" Type="http://schemas.openxmlformats.org/officeDocument/2006/relationships/image" Target="media/image485.wmf"/><Relationship Id="rId1222" Type="http://schemas.openxmlformats.org/officeDocument/2006/relationships/oleObject" Target="embeddings/oleObject632.bin"/><Relationship Id="rId1667" Type="http://schemas.openxmlformats.org/officeDocument/2006/relationships/oleObject" Target="embeddings/oleObject865.bin"/><Relationship Id="rId1874" Type="http://schemas.openxmlformats.org/officeDocument/2006/relationships/oleObject" Target="embeddings/oleObject970.bin"/><Relationship Id="rId2718" Type="http://schemas.openxmlformats.org/officeDocument/2006/relationships/theme" Target="theme/theme1.xml"/><Relationship Id="rId1527" Type="http://schemas.openxmlformats.org/officeDocument/2006/relationships/image" Target="media/image722.wmf"/><Relationship Id="rId1734" Type="http://schemas.openxmlformats.org/officeDocument/2006/relationships/image" Target="media/image823.wmf"/><Relationship Id="rId1941" Type="http://schemas.openxmlformats.org/officeDocument/2006/relationships/oleObject" Target="embeddings/oleObject1011.bin"/><Relationship Id="rId26" Type="http://schemas.openxmlformats.org/officeDocument/2006/relationships/oleObject" Target="embeddings/oleObject9.bin"/><Relationship Id="rId175" Type="http://schemas.openxmlformats.org/officeDocument/2006/relationships/image" Target="media/image82.wmf"/><Relationship Id="rId1801" Type="http://schemas.openxmlformats.org/officeDocument/2006/relationships/oleObject" Target="embeddings/oleObject933.bin"/><Relationship Id="rId382" Type="http://schemas.openxmlformats.org/officeDocument/2006/relationships/oleObject" Target="embeddings/oleObject185.bin"/><Relationship Id="rId687" Type="http://schemas.openxmlformats.org/officeDocument/2006/relationships/oleObject" Target="embeddings/oleObject348.bin"/><Relationship Id="rId2063" Type="http://schemas.openxmlformats.org/officeDocument/2006/relationships/oleObject" Target="embeddings/oleObject1075.bin"/><Relationship Id="rId2270" Type="http://schemas.openxmlformats.org/officeDocument/2006/relationships/image" Target="media/image1077.wmf"/><Relationship Id="rId2368" Type="http://schemas.openxmlformats.org/officeDocument/2006/relationships/image" Target="media/image1126.wmf"/><Relationship Id="rId242" Type="http://schemas.openxmlformats.org/officeDocument/2006/relationships/oleObject" Target="embeddings/oleObject115.bin"/><Relationship Id="rId894" Type="http://schemas.openxmlformats.org/officeDocument/2006/relationships/oleObject" Target="embeddings/oleObject456.bin"/><Relationship Id="rId1177" Type="http://schemas.openxmlformats.org/officeDocument/2006/relationships/image" Target="media/image558.wmf"/><Relationship Id="rId2130" Type="http://schemas.openxmlformats.org/officeDocument/2006/relationships/image" Target="media/image1007.wmf"/><Relationship Id="rId2575" Type="http://schemas.openxmlformats.org/officeDocument/2006/relationships/oleObject" Target="embeddings/oleObject1333.bin"/><Relationship Id="rId102" Type="http://schemas.openxmlformats.org/officeDocument/2006/relationships/oleObject" Target="embeddings/oleObject47.bin"/><Relationship Id="rId547" Type="http://schemas.openxmlformats.org/officeDocument/2006/relationships/image" Target="media/image265.wmf"/><Relationship Id="rId754" Type="http://schemas.openxmlformats.org/officeDocument/2006/relationships/oleObject" Target="embeddings/oleObject383.bin"/><Relationship Id="rId961" Type="http://schemas.openxmlformats.org/officeDocument/2006/relationships/image" Target="media/image459.wmf"/><Relationship Id="rId1384" Type="http://schemas.openxmlformats.org/officeDocument/2006/relationships/image" Target="media/image656.wmf"/><Relationship Id="rId1591" Type="http://schemas.openxmlformats.org/officeDocument/2006/relationships/image" Target="media/image753.wmf"/><Relationship Id="rId1689" Type="http://schemas.openxmlformats.org/officeDocument/2006/relationships/oleObject" Target="embeddings/oleObject877.bin"/><Relationship Id="rId2228" Type="http://schemas.openxmlformats.org/officeDocument/2006/relationships/image" Target="media/image1056.wmf"/><Relationship Id="rId2435" Type="http://schemas.openxmlformats.org/officeDocument/2006/relationships/oleObject" Target="embeddings/oleObject1258.bin"/><Relationship Id="rId2642" Type="http://schemas.openxmlformats.org/officeDocument/2006/relationships/image" Target="media/image1252.wmf"/><Relationship Id="rId90" Type="http://schemas.openxmlformats.org/officeDocument/2006/relationships/oleObject" Target="embeddings/oleObject41.bin"/><Relationship Id="rId407" Type="http://schemas.openxmlformats.org/officeDocument/2006/relationships/image" Target="media/image198.wmf"/><Relationship Id="rId614" Type="http://schemas.openxmlformats.org/officeDocument/2006/relationships/image" Target="media/image294.wmf"/><Relationship Id="rId821" Type="http://schemas.openxmlformats.org/officeDocument/2006/relationships/oleObject" Target="embeddings/oleObject419.bin"/><Relationship Id="rId1037" Type="http://schemas.openxmlformats.org/officeDocument/2006/relationships/image" Target="media/image496.wmf"/><Relationship Id="rId1244" Type="http://schemas.openxmlformats.org/officeDocument/2006/relationships/oleObject" Target="embeddings/oleObject643.bin"/><Relationship Id="rId1451" Type="http://schemas.openxmlformats.org/officeDocument/2006/relationships/oleObject" Target="embeddings/oleObject750.bin"/><Relationship Id="rId1896" Type="http://schemas.openxmlformats.org/officeDocument/2006/relationships/image" Target="media/image903.wmf"/><Relationship Id="rId2502" Type="http://schemas.openxmlformats.org/officeDocument/2006/relationships/oleObject" Target="embeddings/oleObject1293.bin"/><Relationship Id="rId919" Type="http://schemas.openxmlformats.org/officeDocument/2006/relationships/image" Target="media/image439.wmf"/><Relationship Id="rId1104" Type="http://schemas.openxmlformats.org/officeDocument/2006/relationships/image" Target="media/image527.wmf"/><Relationship Id="rId1311" Type="http://schemas.openxmlformats.org/officeDocument/2006/relationships/image" Target="media/image622.wmf"/><Relationship Id="rId1549" Type="http://schemas.openxmlformats.org/officeDocument/2006/relationships/image" Target="media/image733.wmf"/><Relationship Id="rId1756" Type="http://schemas.openxmlformats.org/officeDocument/2006/relationships/image" Target="media/image834.wmf"/><Relationship Id="rId1963" Type="http://schemas.openxmlformats.org/officeDocument/2006/relationships/oleObject" Target="embeddings/oleObject1024.bin"/><Relationship Id="rId48" Type="http://schemas.openxmlformats.org/officeDocument/2006/relationships/oleObject" Target="embeddings/oleObject20.bin"/><Relationship Id="rId1409" Type="http://schemas.openxmlformats.org/officeDocument/2006/relationships/oleObject" Target="embeddings/oleObject729.bin"/><Relationship Id="rId1616" Type="http://schemas.openxmlformats.org/officeDocument/2006/relationships/oleObject" Target="embeddings/oleObject839.bin"/><Relationship Id="rId1823" Type="http://schemas.openxmlformats.org/officeDocument/2006/relationships/oleObject" Target="embeddings/oleObject944.bin"/><Relationship Id="rId197" Type="http://schemas.openxmlformats.org/officeDocument/2006/relationships/image" Target="media/image93.wmf"/><Relationship Id="rId2085" Type="http://schemas.openxmlformats.org/officeDocument/2006/relationships/oleObject" Target="embeddings/oleObject1083.bin"/><Relationship Id="rId2292" Type="http://schemas.openxmlformats.org/officeDocument/2006/relationships/image" Target="media/image1088.wmf"/><Relationship Id="rId264" Type="http://schemas.openxmlformats.org/officeDocument/2006/relationships/image" Target="media/image127.wmf"/><Relationship Id="rId471" Type="http://schemas.openxmlformats.org/officeDocument/2006/relationships/oleObject" Target="embeddings/oleObject231.bin"/><Relationship Id="rId2152" Type="http://schemas.openxmlformats.org/officeDocument/2006/relationships/image" Target="media/image1018.wmf"/><Relationship Id="rId2597" Type="http://schemas.openxmlformats.org/officeDocument/2006/relationships/oleObject" Target="embeddings/oleObject1345.bin"/><Relationship Id="rId124" Type="http://schemas.openxmlformats.org/officeDocument/2006/relationships/oleObject" Target="embeddings/oleObject58.bin"/><Relationship Id="rId569" Type="http://schemas.openxmlformats.org/officeDocument/2006/relationships/oleObject" Target="embeddings/oleObject282.bin"/><Relationship Id="rId776" Type="http://schemas.openxmlformats.org/officeDocument/2006/relationships/oleObject" Target="embeddings/oleObject394.bin"/><Relationship Id="rId983" Type="http://schemas.openxmlformats.org/officeDocument/2006/relationships/image" Target="media/image470.wmf"/><Relationship Id="rId1199" Type="http://schemas.openxmlformats.org/officeDocument/2006/relationships/image" Target="media/image568.wmf"/><Relationship Id="rId2457" Type="http://schemas.openxmlformats.org/officeDocument/2006/relationships/oleObject" Target="embeddings/oleObject1269.bin"/><Relationship Id="rId2664" Type="http://schemas.openxmlformats.org/officeDocument/2006/relationships/oleObject" Target="embeddings/oleObject1385.bin"/><Relationship Id="rId331" Type="http://schemas.openxmlformats.org/officeDocument/2006/relationships/oleObject" Target="embeddings/oleObject159.bin"/><Relationship Id="rId429" Type="http://schemas.openxmlformats.org/officeDocument/2006/relationships/image" Target="media/image209.wmf"/><Relationship Id="rId636" Type="http://schemas.openxmlformats.org/officeDocument/2006/relationships/oleObject" Target="embeddings/oleObject320.bin"/><Relationship Id="rId1059" Type="http://schemas.openxmlformats.org/officeDocument/2006/relationships/image" Target="media/image507.wmf"/><Relationship Id="rId1266" Type="http://schemas.openxmlformats.org/officeDocument/2006/relationships/oleObject" Target="embeddings/oleObject654.bin"/><Relationship Id="rId1473" Type="http://schemas.openxmlformats.org/officeDocument/2006/relationships/image" Target="media/image698.wmf"/><Relationship Id="rId2012" Type="http://schemas.openxmlformats.org/officeDocument/2006/relationships/image" Target="media/image951.wmf"/><Relationship Id="rId2317" Type="http://schemas.openxmlformats.org/officeDocument/2006/relationships/oleObject" Target="embeddings/oleObject1199.bin"/><Relationship Id="rId843" Type="http://schemas.openxmlformats.org/officeDocument/2006/relationships/image" Target="media/image401.wmf"/><Relationship Id="rId1126" Type="http://schemas.openxmlformats.org/officeDocument/2006/relationships/oleObject" Target="embeddings/oleObject579.bin"/><Relationship Id="rId1680" Type="http://schemas.openxmlformats.org/officeDocument/2006/relationships/oleObject" Target="embeddings/oleObject872.bin"/><Relationship Id="rId1778" Type="http://schemas.openxmlformats.org/officeDocument/2006/relationships/image" Target="media/image845.wmf"/><Relationship Id="rId1985" Type="http://schemas.openxmlformats.org/officeDocument/2006/relationships/oleObject" Target="embeddings/oleObject1036.bin"/><Relationship Id="rId2524" Type="http://schemas.openxmlformats.org/officeDocument/2006/relationships/oleObject" Target="embeddings/oleObject1306.bin"/><Relationship Id="rId703" Type="http://schemas.openxmlformats.org/officeDocument/2006/relationships/oleObject" Target="embeddings/oleObject356.bin"/><Relationship Id="rId910" Type="http://schemas.openxmlformats.org/officeDocument/2006/relationships/oleObject" Target="embeddings/oleObject464.bin"/><Relationship Id="rId1333" Type="http://schemas.openxmlformats.org/officeDocument/2006/relationships/image" Target="media/image631.wmf"/><Relationship Id="rId1540" Type="http://schemas.openxmlformats.org/officeDocument/2006/relationships/oleObject" Target="embeddings/oleObject800.bin"/><Relationship Id="rId1638" Type="http://schemas.openxmlformats.org/officeDocument/2006/relationships/image" Target="media/image776.wmf"/><Relationship Id="rId1400" Type="http://schemas.openxmlformats.org/officeDocument/2006/relationships/image" Target="media/image664.wmf"/><Relationship Id="rId1845" Type="http://schemas.openxmlformats.org/officeDocument/2006/relationships/image" Target="media/image878.wmf"/><Relationship Id="rId1705" Type="http://schemas.openxmlformats.org/officeDocument/2006/relationships/oleObject" Target="embeddings/oleObject885.bin"/><Relationship Id="rId1912" Type="http://schemas.openxmlformats.org/officeDocument/2006/relationships/image" Target="media/image910.wmf"/><Relationship Id="rId286" Type="http://schemas.openxmlformats.org/officeDocument/2006/relationships/image" Target="media/image138.wmf"/><Relationship Id="rId493" Type="http://schemas.openxmlformats.org/officeDocument/2006/relationships/oleObject" Target="embeddings/oleObject242.bin"/><Relationship Id="rId2174" Type="http://schemas.openxmlformats.org/officeDocument/2006/relationships/image" Target="media/image1029.wmf"/><Relationship Id="rId2381" Type="http://schemas.openxmlformats.org/officeDocument/2006/relationships/oleObject" Target="embeddings/oleObject1231.bin"/><Relationship Id="rId146" Type="http://schemas.openxmlformats.org/officeDocument/2006/relationships/oleObject" Target="embeddings/oleObject67.bin"/><Relationship Id="rId353" Type="http://schemas.openxmlformats.org/officeDocument/2006/relationships/oleObject" Target="embeddings/oleObject170.bin"/><Relationship Id="rId560" Type="http://schemas.openxmlformats.org/officeDocument/2006/relationships/image" Target="media/image271.wmf"/><Relationship Id="rId798" Type="http://schemas.openxmlformats.org/officeDocument/2006/relationships/oleObject" Target="embeddings/oleObject407.bin"/><Relationship Id="rId1190" Type="http://schemas.openxmlformats.org/officeDocument/2006/relationships/oleObject" Target="embeddings/oleObject614.bin"/><Relationship Id="rId2034" Type="http://schemas.openxmlformats.org/officeDocument/2006/relationships/image" Target="media/image962.wmf"/><Relationship Id="rId2241" Type="http://schemas.openxmlformats.org/officeDocument/2006/relationships/oleObject" Target="embeddings/oleObject1161.bin"/><Relationship Id="rId2479" Type="http://schemas.openxmlformats.org/officeDocument/2006/relationships/oleObject" Target="embeddings/oleObject1280.bin"/><Relationship Id="rId2686" Type="http://schemas.openxmlformats.org/officeDocument/2006/relationships/oleObject" Target="embeddings/oleObject1400.bin"/><Relationship Id="rId213" Type="http://schemas.openxmlformats.org/officeDocument/2006/relationships/image" Target="media/image101.wmf"/><Relationship Id="rId420" Type="http://schemas.openxmlformats.org/officeDocument/2006/relationships/oleObject" Target="embeddings/oleObject204.bin"/><Relationship Id="rId658" Type="http://schemas.openxmlformats.org/officeDocument/2006/relationships/image" Target="media/image315.wmf"/><Relationship Id="rId865" Type="http://schemas.openxmlformats.org/officeDocument/2006/relationships/image" Target="media/image412.wmf"/><Relationship Id="rId1050" Type="http://schemas.openxmlformats.org/officeDocument/2006/relationships/oleObject" Target="embeddings/oleObject536.bin"/><Relationship Id="rId1288" Type="http://schemas.openxmlformats.org/officeDocument/2006/relationships/oleObject" Target="embeddings/oleObject665.bin"/><Relationship Id="rId1495" Type="http://schemas.openxmlformats.org/officeDocument/2006/relationships/oleObject" Target="embeddings/oleObject777.bin"/><Relationship Id="rId2101" Type="http://schemas.openxmlformats.org/officeDocument/2006/relationships/oleObject" Target="embeddings/oleObject1091.bin"/><Relationship Id="rId2339" Type="http://schemas.openxmlformats.org/officeDocument/2006/relationships/oleObject" Target="embeddings/oleObject1210.bin"/><Relationship Id="rId2546" Type="http://schemas.openxmlformats.org/officeDocument/2006/relationships/oleObject" Target="embeddings/oleObject1317.bin"/><Relationship Id="rId518" Type="http://schemas.openxmlformats.org/officeDocument/2006/relationships/oleObject" Target="embeddings/oleObject255.bin"/><Relationship Id="rId725" Type="http://schemas.openxmlformats.org/officeDocument/2006/relationships/oleObject" Target="embeddings/oleObject368.bin"/><Relationship Id="rId932" Type="http://schemas.openxmlformats.org/officeDocument/2006/relationships/oleObject" Target="embeddings/oleObject475.bin"/><Relationship Id="rId1148" Type="http://schemas.openxmlformats.org/officeDocument/2006/relationships/oleObject" Target="embeddings/oleObject591.bin"/><Relationship Id="rId1355" Type="http://schemas.openxmlformats.org/officeDocument/2006/relationships/image" Target="media/image642.wmf"/><Relationship Id="rId1562" Type="http://schemas.openxmlformats.org/officeDocument/2006/relationships/oleObject" Target="embeddings/oleObject811.bin"/><Relationship Id="rId2406" Type="http://schemas.openxmlformats.org/officeDocument/2006/relationships/image" Target="media/image1145.wmf"/><Relationship Id="rId2613" Type="http://schemas.openxmlformats.org/officeDocument/2006/relationships/oleObject" Target="embeddings/oleObject1354.bin"/><Relationship Id="rId1008" Type="http://schemas.openxmlformats.org/officeDocument/2006/relationships/oleObject" Target="embeddings/oleObject515.bin"/><Relationship Id="rId1215" Type="http://schemas.openxmlformats.org/officeDocument/2006/relationships/image" Target="media/image575.wmf"/><Relationship Id="rId1422" Type="http://schemas.openxmlformats.org/officeDocument/2006/relationships/image" Target="media/image675.wmf"/><Relationship Id="rId1867" Type="http://schemas.openxmlformats.org/officeDocument/2006/relationships/image" Target="media/image889.wmf"/><Relationship Id="rId61" Type="http://schemas.openxmlformats.org/officeDocument/2006/relationships/image" Target="media/image27.wmf"/><Relationship Id="rId1727" Type="http://schemas.openxmlformats.org/officeDocument/2006/relationships/oleObject" Target="embeddings/oleObject896.bin"/><Relationship Id="rId1934" Type="http://schemas.openxmlformats.org/officeDocument/2006/relationships/image" Target="media/image917.wmf"/><Relationship Id="rId19" Type="http://schemas.openxmlformats.org/officeDocument/2006/relationships/image" Target="media/image6.wmf"/><Relationship Id="rId2196" Type="http://schemas.openxmlformats.org/officeDocument/2006/relationships/image" Target="media/image1040.wmf"/><Relationship Id="rId168" Type="http://schemas.openxmlformats.org/officeDocument/2006/relationships/oleObject" Target="embeddings/oleObject78.bin"/><Relationship Id="rId375" Type="http://schemas.openxmlformats.org/officeDocument/2006/relationships/image" Target="media/image182.wmf"/><Relationship Id="rId582" Type="http://schemas.openxmlformats.org/officeDocument/2006/relationships/oleObject" Target="embeddings/oleObject289.bin"/><Relationship Id="rId2056" Type="http://schemas.openxmlformats.org/officeDocument/2006/relationships/image" Target="media/image973.wmf"/><Relationship Id="rId2263" Type="http://schemas.openxmlformats.org/officeDocument/2006/relationships/oleObject" Target="embeddings/oleObject1172.bin"/><Relationship Id="rId2470" Type="http://schemas.openxmlformats.org/officeDocument/2006/relationships/image" Target="media/image1177.wmf"/><Relationship Id="rId3" Type="http://schemas.openxmlformats.org/officeDocument/2006/relationships/numbering" Target="numbering.xml"/><Relationship Id="rId235" Type="http://schemas.openxmlformats.org/officeDocument/2006/relationships/image" Target="media/image112.wmf"/><Relationship Id="rId442" Type="http://schemas.openxmlformats.org/officeDocument/2006/relationships/image" Target="media/image214.wmf"/><Relationship Id="rId887" Type="http://schemas.openxmlformats.org/officeDocument/2006/relationships/image" Target="media/image423.wmf"/><Relationship Id="rId1072" Type="http://schemas.openxmlformats.org/officeDocument/2006/relationships/image" Target="media/image513.wmf"/><Relationship Id="rId2123" Type="http://schemas.openxmlformats.org/officeDocument/2006/relationships/oleObject" Target="embeddings/oleObject1102.bin"/><Relationship Id="rId2330" Type="http://schemas.openxmlformats.org/officeDocument/2006/relationships/image" Target="media/image1107.wmf"/><Relationship Id="rId2568" Type="http://schemas.openxmlformats.org/officeDocument/2006/relationships/image" Target="media/image1222.wmf"/><Relationship Id="rId302" Type="http://schemas.openxmlformats.org/officeDocument/2006/relationships/image" Target="media/image146.wmf"/><Relationship Id="rId747" Type="http://schemas.openxmlformats.org/officeDocument/2006/relationships/image" Target="media/image356.wmf"/><Relationship Id="rId954" Type="http://schemas.openxmlformats.org/officeDocument/2006/relationships/oleObject" Target="embeddings/oleObject487.bin"/><Relationship Id="rId1377" Type="http://schemas.openxmlformats.org/officeDocument/2006/relationships/oleObject" Target="embeddings/oleObject713.bin"/><Relationship Id="rId1584" Type="http://schemas.openxmlformats.org/officeDocument/2006/relationships/oleObject" Target="embeddings/oleObject823.bin"/><Relationship Id="rId1791" Type="http://schemas.openxmlformats.org/officeDocument/2006/relationships/oleObject" Target="embeddings/oleObject928.bin"/><Relationship Id="rId2428" Type="http://schemas.openxmlformats.org/officeDocument/2006/relationships/image" Target="media/image1156.wmf"/><Relationship Id="rId2635" Type="http://schemas.openxmlformats.org/officeDocument/2006/relationships/image" Target="media/image1250.wmf"/><Relationship Id="rId83" Type="http://schemas.openxmlformats.org/officeDocument/2006/relationships/image" Target="media/image38.wmf"/><Relationship Id="rId607" Type="http://schemas.openxmlformats.org/officeDocument/2006/relationships/oleObject" Target="embeddings/oleObject303.bin"/><Relationship Id="rId814" Type="http://schemas.openxmlformats.org/officeDocument/2006/relationships/image" Target="media/image387.wmf"/><Relationship Id="rId1237" Type="http://schemas.openxmlformats.org/officeDocument/2006/relationships/image" Target="media/image586.wmf"/><Relationship Id="rId1444" Type="http://schemas.openxmlformats.org/officeDocument/2006/relationships/image" Target="media/image686.wmf"/><Relationship Id="rId1651" Type="http://schemas.openxmlformats.org/officeDocument/2006/relationships/oleObject" Target="embeddings/oleObject857.bin"/><Relationship Id="rId1889" Type="http://schemas.openxmlformats.org/officeDocument/2006/relationships/image" Target="media/image900.wmf"/><Relationship Id="rId2702" Type="http://schemas.openxmlformats.org/officeDocument/2006/relationships/image" Target="media/image1273.wmf"/><Relationship Id="rId1304" Type="http://schemas.openxmlformats.org/officeDocument/2006/relationships/image" Target="media/image619.wmf"/><Relationship Id="rId1511" Type="http://schemas.openxmlformats.org/officeDocument/2006/relationships/image" Target="media/image714.wmf"/><Relationship Id="rId1749" Type="http://schemas.openxmlformats.org/officeDocument/2006/relationships/oleObject" Target="embeddings/oleObject907.bin"/><Relationship Id="rId1956" Type="http://schemas.openxmlformats.org/officeDocument/2006/relationships/oleObject" Target="embeddings/oleObject1020.bin"/><Relationship Id="rId1609" Type="http://schemas.openxmlformats.org/officeDocument/2006/relationships/image" Target="media/image762.wmf"/><Relationship Id="rId1816" Type="http://schemas.openxmlformats.org/officeDocument/2006/relationships/image" Target="media/image864.wmf"/><Relationship Id="rId10" Type="http://schemas.openxmlformats.org/officeDocument/2006/relationships/oleObject" Target="embeddings/oleObject1.bin"/><Relationship Id="rId397" Type="http://schemas.openxmlformats.org/officeDocument/2006/relationships/image" Target="media/image193.wmf"/><Relationship Id="rId2078" Type="http://schemas.openxmlformats.org/officeDocument/2006/relationships/header" Target="header1.xml"/><Relationship Id="rId2285" Type="http://schemas.openxmlformats.org/officeDocument/2006/relationships/oleObject" Target="embeddings/oleObject1183.bin"/><Relationship Id="rId2492" Type="http://schemas.openxmlformats.org/officeDocument/2006/relationships/oleObject" Target="embeddings/oleObject1288.bin"/><Relationship Id="rId257" Type="http://schemas.openxmlformats.org/officeDocument/2006/relationships/oleObject" Target="embeddings/oleObject122.bin"/><Relationship Id="rId464" Type="http://schemas.openxmlformats.org/officeDocument/2006/relationships/image" Target="media/image225.wmf"/><Relationship Id="rId1094" Type="http://schemas.openxmlformats.org/officeDocument/2006/relationships/oleObject" Target="embeddings/oleObject559.bin"/><Relationship Id="rId2145" Type="http://schemas.openxmlformats.org/officeDocument/2006/relationships/oleObject" Target="embeddings/oleObject1113.bin"/><Relationship Id="rId117" Type="http://schemas.openxmlformats.org/officeDocument/2006/relationships/image" Target="media/image55.wmf"/><Relationship Id="rId671" Type="http://schemas.openxmlformats.org/officeDocument/2006/relationships/image" Target="media/image321.wmf"/><Relationship Id="rId769" Type="http://schemas.openxmlformats.org/officeDocument/2006/relationships/image" Target="media/image367.wmf"/><Relationship Id="rId976" Type="http://schemas.openxmlformats.org/officeDocument/2006/relationships/oleObject" Target="embeddings/oleObject498.bin"/><Relationship Id="rId1399" Type="http://schemas.openxmlformats.org/officeDocument/2006/relationships/oleObject" Target="embeddings/oleObject724.bin"/><Relationship Id="rId2352" Type="http://schemas.openxmlformats.org/officeDocument/2006/relationships/image" Target="media/image1118.wmf"/><Relationship Id="rId2657" Type="http://schemas.openxmlformats.org/officeDocument/2006/relationships/image" Target="media/image1259.wmf"/><Relationship Id="rId324" Type="http://schemas.openxmlformats.org/officeDocument/2006/relationships/image" Target="media/image157.wmf"/><Relationship Id="rId531" Type="http://schemas.openxmlformats.org/officeDocument/2006/relationships/image" Target="media/image257.wmf"/><Relationship Id="rId629" Type="http://schemas.openxmlformats.org/officeDocument/2006/relationships/image" Target="media/image301.wmf"/><Relationship Id="rId1161" Type="http://schemas.openxmlformats.org/officeDocument/2006/relationships/image" Target="media/image551.wmf"/><Relationship Id="rId1259" Type="http://schemas.openxmlformats.org/officeDocument/2006/relationships/image" Target="media/image597.wmf"/><Relationship Id="rId1466" Type="http://schemas.openxmlformats.org/officeDocument/2006/relationships/image" Target="media/image696.wmf"/><Relationship Id="rId2005" Type="http://schemas.openxmlformats.org/officeDocument/2006/relationships/oleObject" Target="embeddings/oleObject1046.bin"/><Relationship Id="rId2212" Type="http://schemas.openxmlformats.org/officeDocument/2006/relationships/image" Target="media/image1048.wmf"/><Relationship Id="rId836" Type="http://schemas.openxmlformats.org/officeDocument/2006/relationships/oleObject" Target="embeddings/oleObject427.bin"/><Relationship Id="rId1021" Type="http://schemas.openxmlformats.org/officeDocument/2006/relationships/image" Target="media/image488.wmf"/><Relationship Id="rId1119" Type="http://schemas.openxmlformats.org/officeDocument/2006/relationships/image" Target="media/image532.wmf"/><Relationship Id="rId1673" Type="http://schemas.openxmlformats.org/officeDocument/2006/relationships/image" Target="media/image793.wmf"/><Relationship Id="rId1880" Type="http://schemas.openxmlformats.org/officeDocument/2006/relationships/oleObject" Target="embeddings/oleObject973.bin"/><Relationship Id="rId1978" Type="http://schemas.openxmlformats.org/officeDocument/2006/relationships/image" Target="media/image934.wmf"/><Relationship Id="rId2517" Type="http://schemas.openxmlformats.org/officeDocument/2006/relationships/oleObject" Target="embeddings/oleObject1302.bin"/><Relationship Id="rId903" Type="http://schemas.openxmlformats.org/officeDocument/2006/relationships/image" Target="media/image431.wmf"/><Relationship Id="rId1326" Type="http://schemas.openxmlformats.org/officeDocument/2006/relationships/oleObject" Target="embeddings/oleObject686.bin"/><Relationship Id="rId1533" Type="http://schemas.openxmlformats.org/officeDocument/2006/relationships/image" Target="media/image725.wmf"/><Relationship Id="rId1740" Type="http://schemas.openxmlformats.org/officeDocument/2006/relationships/image" Target="media/image826.wmf"/><Relationship Id="rId32" Type="http://schemas.openxmlformats.org/officeDocument/2006/relationships/oleObject" Target="embeddings/oleObject12.bin"/><Relationship Id="rId1600" Type="http://schemas.openxmlformats.org/officeDocument/2006/relationships/oleObject" Target="embeddings/oleObject831.bin"/><Relationship Id="rId1838" Type="http://schemas.openxmlformats.org/officeDocument/2006/relationships/oleObject" Target="embeddings/oleObject952.bin"/><Relationship Id="rId181" Type="http://schemas.openxmlformats.org/officeDocument/2006/relationships/image" Target="media/image85.wmf"/><Relationship Id="rId1905" Type="http://schemas.openxmlformats.org/officeDocument/2006/relationships/image" Target="media/image907.wmf"/><Relationship Id="rId279" Type="http://schemas.openxmlformats.org/officeDocument/2006/relationships/oleObject" Target="embeddings/oleObject133.bin"/><Relationship Id="rId486" Type="http://schemas.openxmlformats.org/officeDocument/2006/relationships/image" Target="media/image236.wmf"/><Relationship Id="rId693" Type="http://schemas.openxmlformats.org/officeDocument/2006/relationships/oleObject" Target="embeddings/oleObject351.bin"/><Relationship Id="rId2167" Type="http://schemas.openxmlformats.org/officeDocument/2006/relationships/oleObject" Target="embeddings/oleObject1124.bin"/><Relationship Id="rId2374" Type="http://schemas.openxmlformats.org/officeDocument/2006/relationships/image" Target="media/image1129.wmf"/><Relationship Id="rId2581" Type="http://schemas.openxmlformats.org/officeDocument/2006/relationships/oleObject" Target="embeddings/oleObject1336.bin"/><Relationship Id="rId139" Type="http://schemas.openxmlformats.org/officeDocument/2006/relationships/image" Target="media/image64.wmf"/><Relationship Id="rId346" Type="http://schemas.openxmlformats.org/officeDocument/2006/relationships/image" Target="media/image168.wmf"/><Relationship Id="rId553" Type="http://schemas.openxmlformats.org/officeDocument/2006/relationships/oleObject" Target="embeddings/oleObject274.bin"/><Relationship Id="rId760" Type="http://schemas.openxmlformats.org/officeDocument/2006/relationships/oleObject" Target="embeddings/oleObject386.bin"/><Relationship Id="rId998" Type="http://schemas.openxmlformats.org/officeDocument/2006/relationships/oleObject" Target="embeddings/oleObject510.bin"/><Relationship Id="rId1183" Type="http://schemas.openxmlformats.org/officeDocument/2006/relationships/image" Target="media/image561.wmf"/><Relationship Id="rId1390" Type="http://schemas.openxmlformats.org/officeDocument/2006/relationships/image" Target="media/image659.wmf"/><Relationship Id="rId2027" Type="http://schemas.openxmlformats.org/officeDocument/2006/relationships/oleObject" Target="embeddings/oleObject1057.bin"/><Relationship Id="rId2234" Type="http://schemas.openxmlformats.org/officeDocument/2006/relationships/image" Target="media/image1059.wmf"/><Relationship Id="rId2441" Type="http://schemas.openxmlformats.org/officeDocument/2006/relationships/oleObject" Target="embeddings/oleObject1261.bin"/><Relationship Id="rId2679" Type="http://schemas.openxmlformats.org/officeDocument/2006/relationships/oleObject" Target="embeddings/oleObject1396.bin"/><Relationship Id="rId206" Type="http://schemas.openxmlformats.org/officeDocument/2006/relationships/oleObject" Target="embeddings/oleObject97.bin"/><Relationship Id="rId413" Type="http://schemas.openxmlformats.org/officeDocument/2006/relationships/image" Target="media/image201.wmf"/><Relationship Id="rId858" Type="http://schemas.openxmlformats.org/officeDocument/2006/relationships/oleObject" Target="embeddings/oleObject438.bin"/><Relationship Id="rId1043" Type="http://schemas.openxmlformats.org/officeDocument/2006/relationships/image" Target="media/image499.wmf"/><Relationship Id="rId1488" Type="http://schemas.openxmlformats.org/officeDocument/2006/relationships/oleObject" Target="embeddings/oleObject772.bin"/><Relationship Id="rId1695" Type="http://schemas.openxmlformats.org/officeDocument/2006/relationships/oleObject" Target="embeddings/oleObject880.bin"/><Relationship Id="rId2539" Type="http://schemas.openxmlformats.org/officeDocument/2006/relationships/image" Target="media/image1208.wmf"/><Relationship Id="rId620" Type="http://schemas.openxmlformats.org/officeDocument/2006/relationships/image" Target="media/image297.wmf"/><Relationship Id="rId718" Type="http://schemas.openxmlformats.org/officeDocument/2006/relationships/oleObject" Target="embeddings/oleObject364.bin"/><Relationship Id="rId925" Type="http://schemas.openxmlformats.org/officeDocument/2006/relationships/image" Target="media/image442.wmf"/><Relationship Id="rId1250" Type="http://schemas.openxmlformats.org/officeDocument/2006/relationships/oleObject" Target="embeddings/oleObject646.bin"/><Relationship Id="rId1348" Type="http://schemas.openxmlformats.org/officeDocument/2006/relationships/oleObject" Target="embeddings/oleObject698.bin"/><Relationship Id="rId1555" Type="http://schemas.openxmlformats.org/officeDocument/2006/relationships/image" Target="media/image736.wmf"/><Relationship Id="rId1762" Type="http://schemas.openxmlformats.org/officeDocument/2006/relationships/image" Target="media/image837.wmf"/><Relationship Id="rId2301" Type="http://schemas.openxmlformats.org/officeDocument/2006/relationships/oleObject" Target="embeddings/oleObject1191.bin"/><Relationship Id="rId2606" Type="http://schemas.openxmlformats.org/officeDocument/2006/relationships/oleObject" Target="embeddings/oleObject1350.bin"/><Relationship Id="rId1110" Type="http://schemas.openxmlformats.org/officeDocument/2006/relationships/oleObject" Target="embeddings/oleObject569.bin"/><Relationship Id="rId1208" Type="http://schemas.openxmlformats.org/officeDocument/2006/relationships/oleObject" Target="embeddings/oleObject625.bin"/><Relationship Id="rId1415" Type="http://schemas.openxmlformats.org/officeDocument/2006/relationships/oleObject" Target="embeddings/oleObject732.bin"/><Relationship Id="rId54" Type="http://schemas.openxmlformats.org/officeDocument/2006/relationships/oleObject" Target="embeddings/oleObject23.bin"/><Relationship Id="rId1622" Type="http://schemas.openxmlformats.org/officeDocument/2006/relationships/image" Target="media/image768.wmf"/><Relationship Id="rId1927" Type="http://schemas.openxmlformats.org/officeDocument/2006/relationships/oleObject" Target="embeddings/oleObject1001.bin"/><Relationship Id="rId2091" Type="http://schemas.openxmlformats.org/officeDocument/2006/relationships/oleObject" Target="embeddings/oleObject1086.bin"/><Relationship Id="rId2189" Type="http://schemas.openxmlformats.org/officeDocument/2006/relationships/oleObject" Target="embeddings/oleObject1135.bin"/><Relationship Id="rId270" Type="http://schemas.openxmlformats.org/officeDocument/2006/relationships/image" Target="media/image130.wmf"/><Relationship Id="rId2396" Type="http://schemas.openxmlformats.org/officeDocument/2006/relationships/image" Target="media/image1140.wmf"/><Relationship Id="rId130" Type="http://schemas.openxmlformats.org/officeDocument/2006/relationships/oleObject" Target="embeddings/oleObject61.bin"/><Relationship Id="rId368" Type="http://schemas.openxmlformats.org/officeDocument/2006/relationships/oleObject" Target="embeddings/oleObject178.bin"/><Relationship Id="rId575" Type="http://schemas.openxmlformats.org/officeDocument/2006/relationships/image" Target="media/image278.wmf"/><Relationship Id="rId782" Type="http://schemas.openxmlformats.org/officeDocument/2006/relationships/oleObject" Target="embeddings/oleObject398.bin"/><Relationship Id="rId2049" Type="http://schemas.openxmlformats.org/officeDocument/2006/relationships/oleObject" Target="embeddings/oleObject1068.bin"/><Relationship Id="rId2256" Type="http://schemas.openxmlformats.org/officeDocument/2006/relationships/image" Target="media/image1070.wmf"/><Relationship Id="rId2463" Type="http://schemas.openxmlformats.org/officeDocument/2006/relationships/oleObject" Target="embeddings/oleObject1272.bin"/><Relationship Id="rId2670" Type="http://schemas.openxmlformats.org/officeDocument/2006/relationships/oleObject" Target="embeddings/oleObject1389.bin"/><Relationship Id="rId228" Type="http://schemas.openxmlformats.org/officeDocument/2006/relationships/oleObject" Target="embeddings/oleObject108.bin"/><Relationship Id="rId435" Type="http://schemas.openxmlformats.org/officeDocument/2006/relationships/image" Target="media/image211.wmf"/><Relationship Id="rId642" Type="http://schemas.openxmlformats.org/officeDocument/2006/relationships/oleObject" Target="embeddings/oleObject323.bin"/><Relationship Id="rId1065" Type="http://schemas.openxmlformats.org/officeDocument/2006/relationships/image" Target="media/image510.wmf"/><Relationship Id="rId1272" Type="http://schemas.openxmlformats.org/officeDocument/2006/relationships/oleObject" Target="embeddings/oleObject657.bin"/><Relationship Id="rId2116" Type="http://schemas.openxmlformats.org/officeDocument/2006/relationships/image" Target="media/image1000.wmf"/><Relationship Id="rId2323" Type="http://schemas.openxmlformats.org/officeDocument/2006/relationships/oleObject" Target="embeddings/oleObject1202.bin"/><Relationship Id="rId2530" Type="http://schemas.openxmlformats.org/officeDocument/2006/relationships/oleObject" Target="embeddings/oleObject1309.bin"/><Relationship Id="rId502" Type="http://schemas.openxmlformats.org/officeDocument/2006/relationships/image" Target="media/image244.wmf"/><Relationship Id="rId947" Type="http://schemas.openxmlformats.org/officeDocument/2006/relationships/image" Target="media/image452.wmf"/><Relationship Id="rId1132" Type="http://schemas.openxmlformats.org/officeDocument/2006/relationships/oleObject" Target="embeddings/oleObject582.bin"/><Relationship Id="rId1577" Type="http://schemas.openxmlformats.org/officeDocument/2006/relationships/image" Target="media/image747.wmf"/><Relationship Id="rId1784" Type="http://schemas.openxmlformats.org/officeDocument/2006/relationships/image" Target="media/image848.wmf"/><Relationship Id="rId1991" Type="http://schemas.openxmlformats.org/officeDocument/2006/relationships/oleObject" Target="embeddings/oleObject1039.bin"/><Relationship Id="rId2628" Type="http://schemas.openxmlformats.org/officeDocument/2006/relationships/oleObject" Target="embeddings/oleObject1364.bin"/><Relationship Id="rId76" Type="http://schemas.openxmlformats.org/officeDocument/2006/relationships/oleObject" Target="embeddings/oleObject34.bin"/><Relationship Id="rId807" Type="http://schemas.openxmlformats.org/officeDocument/2006/relationships/oleObject" Target="embeddings/oleObject412.bin"/><Relationship Id="rId1437" Type="http://schemas.openxmlformats.org/officeDocument/2006/relationships/oleObject" Target="embeddings/oleObject743.bin"/><Relationship Id="rId1644" Type="http://schemas.openxmlformats.org/officeDocument/2006/relationships/image" Target="media/image779.wmf"/><Relationship Id="rId1851" Type="http://schemas.openxmlformats.org/officeDocument/2006/relationships/image" Target="media/image881.wmf"/><Relationship Id="rId1504" Type="http://schemas.openxmlformats.org/officeDocument/2006/relationships/oleObject" Target="embeddings/oleObject782.bin"/><Relationship Id="rId1711" Type="http://schemas.openxmlformats.org/officeDocument/2006/relationships/oleObject" Target="embeddings/oleObject888.bin"/><Relationship Id="rId1949" Type="http://schemas.openxmlformats.org/officeDocument/2006/relationships/oleObject" Target="embeddings/oleObject1015.bin"/><Relationship Id="rId292" Type="http://schemas.openxmlformats.org/officeDocument/2006/relationships/image" Target="media/image141.wmf"/><Relationship Id="rId1809" Type="http://schemas.openxmlformats.org/officeDocument/2006/relationships/oleObject" Target="embeddings/oleObject937.bin"/><Relationship Id="rId597" Type="http://schemas.openxmlformats.org/officeDocument/2006/relationships/oleObject" Target="embeddings/oleObject297.bin"/><Relationship Id="rId2180" Type="http://schemas.openxmlformats.org/officeDocument/2006/relationships/image" Target="media/image1032.wmf"/><Relationship Id="rId2278" Type="http://schemas.openxmlformats.org/officeDocument/2006/relationships/image" Target="media/image1081.wmf"/><Relationship Id="rId2485" Type="http://schemas.openxmlformats.org/officeDocument/2006/relationships/oleObject" Target="embeddings/oleObject1284.bin"/><Relationship Id="rId152" Type="http://schemas.openxmlformats.org/officeDocument/2006/relationships/oleObject" Target="embeddings/oleObject70.bin"/><Relationship Id="rId457" Type="http://schemas.openxmlformats.org/officeDocument/2006/relationships/oleObject" Target="embeddings/oleObject224.bin"/><Relationship Id="rId1087" Type="http://schemas.openxmlformats.org/officeDocument/2006/relationships/image" Target="media/image520.wmf"/><Relationship Id="rId1294" Type="http://schemas.openxmlformats.org/officeDocument/2006/relationships/oleObject" Target="embeddings/oleObject668.bin"/><Relationship Id="rId2040" Type="http://schemas.openxmlformats.org/officeDocument/2006/relationships/image" Target="media/image965.wmf"/><Relationship Id="rId2138" Type="http://schemas.openxmlformats.org/officeDocument/2006/relationships/image" Target="media/image1011.wmf"/><Relationship Id="rId2692" Type="http://schemas.openxmlformats.org/officeDocument/2006/relationships/oleObject" Target="embeddings/oleObject1404.bin"/><Relationship Id="rId664" Type="http://schemas.openxmlformats.org/officeDocument/2006/relationships/image" Target="media/image318.wmf"/><Relationship Id="rId871" Type="http://schemas.openxmlformats.org/officeDocument/2006/relationships/image" Target="media/image415.wmf"/><Relationship Id="rId969" Type="http://schemas.openxmlformats.org/officeDocument/2006/relationships/image" Target="media/image463.wmf"/><Relationship Id="rId1599" Type="http://schemas.openxmlformats.org/officeDocument/2006/relationships/image" Target="media/image757.wmf"/><Relationship Id="rId2345" Type="http://schemas.openxmlformats.org/officeDocument/2006/relationships/oleObject" Target="embeddings/oleObject1213.bin"/><Relationship Id="rId2552" Type="http://schemas.openxmlformats.org/officeDocument/2006/relationships/oleObject" Target="embeddings/oleObject1320.bin"/><Relationship Id="rId317" Type="http://schemas.openxmlformats.org/officeDocument/2006/relationships/oleObject" Target="embeddings/oleObject152.bin"/><Relationship Id="rId524" Type="http://schemas.openxmlformats.org/officeDocument/2006/relationships/oleObject" Target="embeddings/oleObject259.bin"/><Relationship Id="rId731" Type="http://schemas.openxmlformats.org/officeDocument/2006/relationships/oleObject" Target="embeddings/oleObject371.bin"/><Relationship Id="rId1154" Type="http://schemas.openxmlformats.org/officeDocument/2006/relationships/image" Target="media/image548.wmf"/><Relationship Id="rId1361" Type="http://schemas.openxmlformats.org/officeDocument/2006/relationships/image" Target="media/image645.wmf"/><Relationship Id="rId1459" Type="http://schemas.openxmlformats.org/officeDocument/2006/relationships/oleObject" Target="embeddings/oleObject754.bin"/><Relationship Id="rId2205" Type="http://schemas.openxmlformats.org/officeDocument/2006/relationships/oleObject" Target="embeddings/oleObject1143.bin"/><Relationship Id="rId2412" Type="http://schemas.openxmlformats.org/officeDocument/2006/relationships/image" Target="media/image1148.wmf"/><Relationship Id="rId98" Type="http://schemas.openxmlformats.org/officeDocument/2006/relationships/oleObject" Target="embeddings/oleObject45.bin"/><Relationship Id="rId829" Type="http://schemas.openxmlformats.org/officeDocument/2006/relationships/oleObject" Target="embeddings/oleObject423.bin"/><Relationship Id="rId1014" Type="http://schemas.openxmlformats.org/officeDocument/2006/relationships/oleObject" Target="embeddings/oleObject518.bin"/><Relationship Id="rId1221" Type="http://schemas.openxmlformats.org/officeDocument/2006/relationships/image" Target="media/image578.wmf"/><Relationship Id="rId1666" Type="http://schemas.openxmlformats.org/officeDocument/2006/relationships/image" Target="media/image790.wmf"/><Relationship Id="rId1873" Type="http://schemas.openxmlformats.org/officeDocument/2006/relationships/image" Target="media/image892.wmf"/><Relationship Id="rId2717" Type="http://schemas.microsoft.com/office/2011/relationships/people" Target="people.xml"/><Relationship Id="rId1319" Type="http://schemas.openxmlformats.org/officeDocument/2006/relationships/image" Target="media/image625.wmf"/><Relationship Id="rId1526" Type="http://schemas.openxmlformats.org/officeDocument/2006/relationships/oleObject" Target="embeddings/oleObject793.bin"/><Relationship Id="rId1733" Type="http://schemas.openxmlformats.org/officeDocument/2006/relationships/oleObject" Target="embeddings/oleObject899.bin"/><Relationship Id="rId1940" Type="http://schemas.openxmlformats.org/officeDocument/2006/relationships/oleObject" Target="embeddings/oleObject1010.bin"/><Relationship Id="rId25" Type="http://schemas.openxmlformats.org/officeDocument/2006/relationships/image" Target="media/image9.wmf"/><Relationship Id="rId1800" Type="http://schemas.openxmlformats.org/officeDocument/2006/relationships/image" Target="media/image856.wmf"/><Relationship Id="rId174" Type="http://schemas.openxmlformats.org/officeDocument/2006/relationships/oleObject" Target="embeddings/oleObject81.bin"/><Relationship Id="rId381" Type="http://schemas.openxmlformats.org/officeDocument/2006/relationships/image" Target="media/image185.wmf"/><Relationship Id="rId2062" Type="http://schemas.openxmlformats.org/officeDocument/2006/relationships/image" Target="media/image976.wmf"/><Relationship Id="rId241" Type="http://schemas.openxmlformats.org/officeDocument/2006/relationships/image" Target="media/image115.wmf"/><Relationship Id="rId479" Type="http://schemas.openxmlformats.org/officeDocument/2006/relationships/oleObject" Target="embeddings/oleObject235.bin"/><Relationship Id="rId686" Type="http://schemas.openxmlformats.org/officeDocument/2006/relationships/image" Target="media/image327.wmf"/><Relationship Id="rId893" Type="http://schemas.openxmlformats.org/officeDocument/2006/relationships/image" Target="media/image426.wmf"/><Relationship Id="rId2367" Type="http://schemas.openxmlformats.org/officeDocument/2006/relationships/oleObject" Target="embeddings/oleObject1224.bin"/><Relationship Id="rId2574" Type="http://schemas.openxmlformats.org/officeDocument/2006/relationships/oleObject" Target="embeddings/oleObject1332.bin"/><Relationship Id="rId339" Type="http://schemas.openxmlformats.org/officeDocument/2006/relationships/oleObject" Target="embeddings/oleObject163.bin"/><Relationship Id="rId546" Type="http://schemas.openxmlformats.org/officeDocument/2006/relationships/oleObject" Target="embeddings/oleObject270.bin"/><Relationship Id="rId753" Type="http://schemas.openxmlformats.org/officeDocument/2006/relationships/image" Target="media/image359.wmf"/><Relationship Id="rId1176" Type="http://schemas.openxmlformats.org/officeDocument/2006/relationships/oleObject" Target="embeddings/oleObject607.bin"/><Relationship Id="rId1383" Type="http://schemas.openxmlformats.org/officeDocument/2006/relationships/oleObject" Target="embeddings/oleObject716.bin"/><Relationship Id="rId2227" Type="http://schemas.openxmlformats.org/officeDocument/2006/relationships/oleObject" Target="embeddings/oleObject1154.bin"/><Relationship Id="rId2434" Type="http://schemas.openxmlformats.org/officeDocument/2006/relationships/image" Target="media/image1159.wmf"/><Relationship Id="rId101" Type="http://schemas.openxmlformats.org/officeDocument/2006/relationships/image" Target="media/image47.wmf"/><Relationship Id="rId406" Type="http://schemas.openxmlformats.org/officeDocument/2006/relationships/oleObject" Target="embeddings/oleObject197.bin"/><Relationship Id="rId960" Type="http://schemas.openxmlformats.org/officeDocument/2006/relationships/oleObject" Target="embeddings/oleObject490.bin"/><Relationship Id="rId1036" Type="http://schemas.openxmlformats.org/officeDocument/2006/relationships/oleObject" Target="embeddings/oleObject529.bin"/><Relationship Id="rId1243" Type="http://schemas.openxmlformats.org/officeDocument/2006/relationships/image" Target="media/image589.wmf"/><Relationship Id="rId1590" Type="http://schemas.openxmlformats.org/officeDocument/2006/relationships/oleObject" Target="embeddings/oleObject826.bin"/><Relationship Id="rId1688" Type="http://schemas.openxmlformats.org/officeDocument/2006/relationships/oleObject" Target="embeddings/oleObject876.bin"/><Relationship Id="rId1895" Type="http://schemas.openxmlformats.org/officeDocument/2006/relationships/oleObject" Target="embeddings/oleObject981.bin"/><Relationship Id="rId2641" Type="http://schemas.openxmlformats.org/officeDocument/2006/relationships/oleObject" Target="embeddings/oleObject1372.bin"/><Relationship Id="rId613" Type="http://schemas.openxmlformats.org/officeDocument/2006/relationships/oleObject" Target="embeddings/oleObject308.bin"/><Relationship Id="rId820" Type="http://schemas.openxmlformats.org/officeDocument/2006/relationships/image" Target="media/image390.wmf"/><Relationship Id="rId918" Type="http://schemas.openxmlformats.org/officeDocument/2006/relationships/oleObject" Target="embeddings/oleObject468.bin"/><Relationship Id="rId1450" Type="http://schemas.openxmlformats.org/officeDocument/2006/relationships/image" Target="media/image689.wmf"/><Relationship Id="rId1548" Type="http://schemas.openxmlformats.org/officeDocument/2006/relationships/oleObject" Target="embeddings/oleObject804.bin"/><Relationship Id="rId1755" Type="http://schemas.openxmlformats.org/officeDocument/2006/relationships/oleObject" Target="embeddings/oleObject910.bin"/><Relationship Id="rId2501" Type="http://schemas.openxmlformats.org/officeDocument/2006/relationships/image" Target="media/image1191.wmf"/><Relationship Id="rId1103" Type="http://schemas.openxmlformats.org/officeDocument/2006/relationships/oleObject" Target="embeddings/oleObject565.bin"/><Relationship Id="rId1310" Type="http://schemas.openxmlformats.org/officeDocument/2006/relationships/oleObject" Target="embeddings/oleObject677.bin"/><Relationship Id="rId1408" Type="http://schemas.openxmlformats.org/officeDocument/2006/relationships/image" Target="media/image668.wmf"/><Relationship Id="rId1962" Type="http://schemas.openxmlformats.org/officeDocument/2006/relationships/oleObject" Target="embeddings/oleObject1023.bin"/><Relationship Id="rId47" Type="http://schemas.openxmlformats.org/officeDocument/2006/relationships/image" Target="media/image20.wmf"/><Relationship Id="rId1615" Type="http://schemas.openxmlformats.org/officeDocument/2006/relationships/image" Target="media/image765.wmf"/><Relationship Id="rId1822" Type="http://schemas.openxmlformats.org/officeDocument/2006/relationships/image" Target="media/image867.wmf"/><Relationship Id="rId196" Type="http://schemas.openxmlformats.org/officeDocument/2006/relationships/oleObject" Target="embeddings/oleObject92.bin"/><Relationship Id="rId2084" Type="http://schemas.openxmlformats.org/officeDocument/2006/relationships/image" Target="media/image984.wmf"/><Relationship Id="rId2291" Type="http://schemas.openxmlformats.org/officeDocument/2006/relationships/oleObject" Target="embeddings/oleObject1186.bin"/><Relationship Id="rId263" Type="http://schemas.openxmlformats.org/officeDocument/2006/relationships/oleObject" Target="embeddings/oleObject125.bin"/><Relationship Id="rId470" Type="http://schemas.openxmlformats.org/officeDocument/2006/relationships/image" Target="media/image228.wmf"/><Relationship Id="rId2151" Type="http://schemas.openxmlformats.org/officeDocument/2006/relationships/oleObject" Target="embeddings/oleObject1116.bin"/><Relationship Id="rId2389" Type="http://schemas.openxmlformats.org/officeDocument/2006/relationships/oleObject" Target="embeddings/oleObject1235.bin"/><Relationship Id="rId2596" Type="http://schemas.openxmlformats.org/officeDocument/2006/relationships/image" Target="media/image1234.wmf"/><Relationship Id="rId123" Type="http://schemas.openxmlformats.org/officeDocument/2006/relationships/image" Target="media/image58.wmf"/><Relationship Id="rId330" Type="http://schemas.openxmlformats.org/officeDocument/2006/relationships/image" Target="media/image160.wmf"/><Relationship Id="rId568" Type="http://schemas.openxmlformats.org/officeDocument/2006/relationships/image" Target="media/image275.wmf"/><Relationship Id="rId775" Type="http://schemas.openxmlformats.org/officeDocument/2006/relationships/image" Target="media/image370.wmf"/><Relationship Id="rId982" Type="http://schemas.openxmlformats.org/officeDocument/2006/relationships/oleObject" Target="embeddings/oleObject501.bin"/><Relationship Id="rId1198" Type="http://schemas.openxmlformats.org/officeDocument/2006/relationships/oleObject" Target="embeddings/oleObject619.bin"/><Relationship Id="rId2011" Type="http://schemas.openxmlformats.org/officeDocument/2006/relationships/oleObject" Target="embeddings/oleObject1049.bin"/><Relationship Id="rId2249" Type="http://schemas.openxmlformats.org/officeDocument/2006/relationships/oleObject" Target="embeddings/oleObject1165.bin"/><Relationship Id="rId2456" Type="http://schemas.openxmlformats.org/officeDocument/2006/relationships/image" Target="media/image1170.wmf"/><Relationship Id="rId2663" Type="http://schemas.openxmlformats.org/officeDocument/2006/relationships/image" Target="media/image1261.wmf"/><Relationship Id="rId428" Type="http://schemas.openxmlformats.org/officeDocument/2006/relationships/oleObject" Target="embeddings/oleObject208.bin"/><Relationship Id="rId635" Type="http://schemas.openxmlformats.org/officeDocument/2006/relationships/image" Target="media/image304.wmf"/><Relationship Id="rId842" Type="http://schemas.openxmlformats.org/officeDocument/2006/relationships/oleObject" Target="embeddings/oleObject430.bin"/><Relationship Id="rId1058" Type="http://schemas.openxmlformats.org/officeDocument/2006/relationships/oleObject" Target="embeddings/oleObject540.bin"/><Relationship Id="rId1265" Type="http://schemas.openxmlformats.org/officeDocument/2006/relationships/image" Target="media/image600.wmf"/><Relationship Id="rId1472" Type="http://schemas.openxmlformats.org/officeDocument/2006/relationships/oleObject" Target="embeddings/oleObject763.bin"/><Relationship Id="rId2109" Type="http://schemas.openxmlformats.org/officeDocument/2006/relationships/oleObject" Target="embeddings/oleObject1095.bin"/><Relationship Id="rId2316" Type="http://schemas.openxmlformats.org/officeDocument/2006/relationships/image" Target="media/image1100.wmf"/><Relationship Id="rId2523" Type="http://schemas.openxmlformats.org/officeDocument/2006/relationships/image" Target="media/image1200.wmf"/><Relationship Id="rId702" Type="http://schemas.openxmlformats.org/officeDocument/2006/relationships/image" Target="media/image335.wmf"/><Relationship Id="rId1125" Type="http://schemas.openxmlformats.org/officeDocument/2006/relationships/image" Target="media/image535.wmf"/><Relationship Id="rId1332" Type="http://schemas.openxmlformats.org/officeDocument/2006/relationships/oleObject" Target="embeddings/oleObject690.bin"/><Relationship Id="rId1777" Type="http://schemas.openxmlformats.org/officeDocument/2006/relationships/oleObject" Target="embeddings/oleObject921.bin"/><Relationship Id="rId1984" Type="http://schemas.openxmlformats.org/officeDocument/2006/relationships/image" Target="media/image937.wmf"/><Relationship Id="rId69" Type="http://schemas.openxmlformats.org/officeDocument/2006/relationships/image" Target="media/image31.wmf"/><Relationship Id="rId1637" Type="http://schemas.openxmlformats.org/officeDocument/2006/relationships/oleObject" Target="embeddings/oleObject850.bin"/><Relationship Id="rId1844" Type="http://schemas.openxmlformats.org/officeDocument/2006/relationships/oleObject" Target="embeddings/oleObject955.bin"/><Relationship Id="rId1704" Type="http://schemas.openxmlformats.org/officeDocument/2006/relationships/image" Target="media/image808.wmf"/><Relationship Id="rId285" Type="http://schemas.openxmlformats.org/officeDocument/2006/relationships/oleObject" Target="embeddings/oleObject136.bin"/><Relationship Id="rId1911" Type="http://schemas.openxmlformats.org/officeDocument/2006/relationships/oleObject" Target="embeddings/oleObject990.bin"/><Relationship Id="rId492" Type="http://schemas.openxmlformats.org/officeDocument/2006/relationships/image" Target="media/image239.wmf"/><Relationship Id="rId797" Type="http://schemas.openxmlformats.org/officeDocument/2006/relationships/image" Target="media/image379.wmf"/><Relationship Id="rId2173" Type="http://schemas.openxmlformats.org/officeDocument/2006/relationships/oleObject" Target="embeddings/oleObject1127.bin"/><Relationship Id="rId2380" Type="http://schemas.openxmlformats.org/officeDocument/2006/relationships/image" Target="media/image1132.wmf"/><Relationship Id="rId2478" Type="http://schemas.openxmlformats.org/officeDocument/2006/relationships/image" Target="media/image1181.wmf"/><Relationship Id="rId145" Type="http://schemas.openxmlformats.org/officeDocument/2006/relationships/image" Target="media/image67.wmf"/><Relationship Id="rId352" Type="http://schemas.openxmlformats.org/officeDocument/2006/relationships/image" Target="media/image171.wmf"/><Relationship Id="rId1287" Type="http://schemas.openxmlformats.org/officeDocument/2006/relationships/image" Target="media/image611.wmf"/><Relationship Id="rId2033" Type="http://schemas.openxmlformats.org/officeDocument/2006/relationships/oleObject" Target="embeddings/oleObject1060.bin"/><Relationship Id="rId2240" Type="http://schemas.openxmlformats.org/officeDocument/2006/relationships/image" Target="media/image1062.wmf"/><Relationship Id="rId2685" Type="http://schemas.openxmlformats.org/officeDocument/2006/relationships/image" Target="media/image1268.wmf"/><Relationship Id="rId212" Type="http://schemas.openxmlformats.org/officeDocument/2006/relationships/oleObject" Target="embeddings/oleObject100.bin"/><Relationship Id="rId657" Type="http://schemas.openxmlformats.org/officeDocument/2006/relationships/oleObject" Target="embeddings/oleObject331.bin"/><Relationship Id="rId864" Type="http://schemas.openxmlformats.org/officeDocument/2006/relationships/oleObject" Target="embeddings/oleObject441.bin"/><Relationship Id="rId1494" Type="http://schemas.openxmlformats.org/officeDocument/2006/relationships/image" Target="media/image706.wmf"/><Relationship Id="rId1799" Type="http://schemas.openxmlformats.org/officeDocument/2006/relationships/oleObject" Target="embeddings/oleObject932.bin"/><Relationship Id="rId2100" Type="http://schemas.openxmlformats.org/officeDocument/2006/relationships/image" Target="media/image992.wmf"/><Relationship Id="rId2338" Type="http://schemas.openxmlformats.org/officeDocument/2006/relationships/image" Target="media/image1111.wmf"/><Relationship Id="rId2545" Type="http://schemas.openxmlformats.org/officeDocument/2006/relationships/image" Target="media/image1211.wmf"/><Relationship Id="rId517" Type="http://schemas.openxmlformats.org/officeDocument/2006/relationships/image" Target="media/image251.wmf"/><Relationship Id="rId724" Type="http://schemas.openxmlformats.org/officeDocument/2006/relationships/image" Target="media/image345.wmf"/><Relationship Id="rId931" Type="http://schemas.openxmlformats.org/officeDocument/2006/relationships/image" Target="media/image445.wmf"/><Relationship Id="rId1147" Type="http://schemas.openxmlformats.org/officeDocument/2006/relationships/oleObject" Target="embeddings/oleObject590.bin"/><Relationship Id="rId1354" Type="http://schemas.openxmlformats.org/officeDocument/2006/relationships/oleObject" Target="embeddings/oleObject701.bin"/><Relationship Id="rId1561" Type="http://schemas.openxmlformats.org/officeDocument/2006/relationships/image" Target="media/image739.wmf"/><Relationship Id="rId2405" Type="http://schemas.openxmlformats.org/officeDocument/2006/relationships/oleObject" Target="embeddings/oleObject1243.bin"/><Relationship Id="rId2612" Type="http://schemas.openxmlformats.org/officeDocument/2006/relationships/image" Target="media/image1241.wmf"/><Relationship Id="rId60" Type="http://schemas.openxmlformats.org/officeDocument/2006/relationships/oleObject" Target="embeddings/oleObject26.bin"/><Relationship Id="rId1007" Type="http://schemas.openxmlformats.org/officeDocument/2006/relationships/image" Target="media/image481.wmf"/><Relationship Id="rId1214" Type="http://schemas.openxmlformats.org/officeDocument/2006/relationships/oleObject" Target="embeddings/oleObject628.bin"/><Relationship Id="rId1421" Type="http://schemas.openxmlformats.org/officeDocument/2006/relationships/oleObject" Target="embeddings/oleObject735.bin"/><Relationship Id="rId1659" Type="http://schemas.openxmlformats.org/officeDocument/2006/relationships/oleObject" Target="embeddings/oleObject861.bin"/><Relationship Id="rId1866" Type="http://schemas.openxmlformats.org/officeDocument/2006/relationships/oleObject" Target="embeddings/oleObject966.bin"/><Relationship Id="rId1519" Type="http://schemas.openxmlformats.org/officeDocument/2006/relationships/image" Target="media/image718.wmf"/><Relationship Id="rId1726" Type="http://schemas.openxmlformats.org/officeDocument/2006/relationships/image" Target="media/image819.wmf"/><Relationship Id="rId1933" Type="http://schemas.openxmlformats.org/officeDocument/2006/relationships/oleObject" Target="embeddings/oleObject1005.bin"/><Relationship Id="rId18" Type="http://schemas.openxmlformats.org/officeDocument/2006/relationships/oleObject" Target="embeddings/oleObject5.bin"/><Relationship Id="rId2195" Type="http://schemas.openxmlformats.org/officeDocument/2006/relationships/oleObject" Target="embeddings/oleObject1138.bin"/><Relationship Id="rId167" Type="http://schemas.openxmlformats.org/officeDocument/2006/relationships/image" Target="media/image78.wmf"/><Relationship Id="rId374" Type="http://schemas.openxmlformats.org/officeDocument/2006/relationships/oleObject" Target="embeddings/oleObject181.bin"/><Relationship Id="rId581" Type="http://schemas.openxmlformats.org/officeDocument/2006/relationships/image" Target="media/image281.wmf"/><Relationship Id="rId2055" Type="http://schemas.openxmlformats.org/officeDocument/2006/relationships/oleObject" Target="embeddings/oleObject1071.bin"/><Relationship Id="rId2262" Type="http://schemas.openxmlformats.org/officeDocument/2006/relationships/image" Target="media/image1073.wmf"/><Relationship Id="rId234" Type="http://schemas.openxmlformats.org/officeDocument/2006/relationships/oleObject" Target="embeddings/oleObject111.bin"/><Relationship Id="rId679" Type="http://schemas.openxmlformats.org/officeDocument/2006/relationships/image" Target="media/image324.wmf"/><Relationship Id="rId886" Type="http://schemas.openxmlformats.org/officeDocument/2006/relationships/oleObject" Target="embeddings/oleObject452.bin"/><Relationship Id="rId2567" Type="http://schemas.openxmlformats.org/officeDocument/2006/relationships/oleObject" Target="embeddings/oleObject1328.bin"/><Relationship Id="rId2" Type="http://schemas.openxmlformats.org/officeDocument/2006/relationships/customXml" Target="../customXml/item1.xml"/><Relationship Id="rId441" Type="http://schemas.openxmlformats.org/officeDocument/2006/relationships/oleObject" Target="embeddings/oleObject216.bin"/><Relationship Id="rId539" Type="http://schemas.openxmlformats.org/officeDocument/2006/relationships/image" Target="media/image261.wmf"/><Relationship Id="rId746" Type="http://schemas.openxmlformats.org/officeDocument/2006/relationships/oleObject" Target="embeddings/oleObject379.bin"/><Relationship Id="rId1071" Type="http://schemas.openxmlformats.org/officeDocument/2006/relationships/oleObject" Target="embeddings/oleObject547.bin"/><Relationship Id="rId1169" Type="http://schemas.openxmlformats.org/officeDocument/2006/relationships/image" Target="media/image554.wmf"/><Relationship Id="rId1376" Type="http://schemas.openxmlformats.org/officeDocument/2006/relationships/image" Target="media/image652.wmf"/><Relationship Id="rId1583" Type="http://schemas.openxmlformats.org/officeDocument/2006/relationships/oleObject" Target="embeddings/oleObject822.bin"/><Relationship Id="rId2122" Type="http://schemas.openxmlformats.org/officeDocument/2006/relationships/image" Target="media/image1003.wmf"/><Relationship Id="rId2427" Type="http://schemas.openxmlformats.org/officeDocument/2006/relationships/oleObject" Target="embeddings/oleObject1254.bin"/><Relationship Id="rId301" Type="http://schemas.openxmlformats.org/officeDocument/2006/relationships/oleObject" Target="embeddings/oleObject144.bin"/><Relationship Id="rId953" Type="http://schemas.openxmlformats.org/officeDocument/2006/relationships/image" Target="media/image455.wmf"/><Relationship Id="rId1029" Type="http://schemas.openxmlformats.org/officeDocument/2006/relationships/image" Target="media/image492.wmf"/><Relationship Id="rId1236" Type="http://schemas.openxmlformats.org/officeDocument/2006/relationships/oleObject" Target="embeddings/oleObject639.bin"/><Relationship Id="rId1790" Type="http://schemas.openxmlformats.org/officeDocument/2006/relationships/image" Target="media/image851.wmf"/><Relationship Id="rId1888" Type="http://schemas.openxmlformats.org/officeDocument/2006/relationships/oleObject" Target="embeddings/oleObject977.bin"/><Relationship Id="rId2634" Type="http://schemas.openxmlformats.org/officeDocument/2006/relationships/oleObject" Target="embeddings/oleObject1367.bin"/><Relationship Id="rId82" Type="http://schemas.openxmlformats.org/officeDocument/2006/relationships/oleObject" Target="embeddings/oleObject37.bin"/><Relationship Id="rId606" Type="http://schemas.openxmlformats.org/officeDocument/2006/relationships/oleObject" Target="embeddings/oleObject302.bin"/><Relationship Id="rId813" Type="http://schemas.openxmlformats.org/officeDocument/2006/relationships/oleObject" Target="embeddings/oleObject415.bin"/><Relationship Id="rId1443" Type="http://schemas.openxmlformats.org/officeDocument/2006/relationships/oleObject" Target="embeddings/oleObject746.bin"/><Relationship Id="rId1650" Type="http://schemas.openxmlformats.org/officeDocument/2006/relationships/image" Target="media/image782.wmf"/><Relationship Id="rId1748" Type="http://schemas.openxmlformats.org/officeDocument/2006/relationships/image" Target="media/image830.wmf"/><Relationship Id="rId2701" Type="http://schemas.openxmlformats.org/officeDocument/2006/relationships/oleObject" Target="embeddings/oleObject1411.bin"/><Relationship Id="rId1303" Type="http://schemas.openxmlformats.org/officeDocument/2006/relationships/oleObject" Target="embeddings/oleObject673.bin"/><Relationship Id="rId1510" Type="http://schemas.openxmlformats.org/officeDocument/2006/relationships/oleObject" Target="embeddings/oleObject785.bin"/><Relationship Id="rId1955" Type="http://schemas.openxmlformats.org/officeDocument/2006/relationships/oleObject" Target="embeddings/oleObject1019.bin"/><Relationship Id="rId1608" Type="http://schemas.openxmlformats.org/officeDocument/2006/relationships/oleObject" Target="embeddings/oleObject835.bin"/><Relationship Id="rId1815" Type="http://schemas.openxmlformats.org/officeDocument/2006/relationships/oleObject" Target="embeddings/oleObject940.bin"/><Relationship Id="rId189" Type="http://schemas.openxmlformats.org/officeDocument/2006/relationships/image" Target="media/image89.wmf"/><Relationship Id="rId396" Type="http://schemas.openxmlformats.org/officeDocument/2006/relationships/oleObject" Target="embeddings/oleObject192.bin"/><Relationship Id="rId2077" Type="http://schemas.openxmlformats.org/officeDocument/2006/relationships/oleObject" Target="embeddings/oleObject1082.bin"/><Relationship Id="rId2284" Type="http://schemas.openxmlformats.org/officeDocument/2006/relationships/image" Target="media/image1084.wmf"/><Relationship Id="rId2491" Type="http://schemas.openxmlformats.org/officeDocument/2006/relationships/image" Target="media/image1186.wmf"/><Relationship Id="rId256" Type="http://schemas.openxmlformats.org/officeDocument/2006/relationships/image" Target="media/image123.wmf"/><Relationship Id="rId463" Type="http://schemas.openxmlformats.org/officeDocument/2006/relationships/oleObject" Target="embeddings/oleObject227.bin"/><Relationship Id="rId670" Type="http://schemas.openxmlformats.org/officeDocument/2006/relationships/oleObject" Target="embeddings/oleObject338.bin"/><Relationship Id="rId1093" Type="http://schemas.openxmlformats.org/officeDocument/2006/relationships/image" Target="media/image523.wmf"/><Relationship Id="rId2144" Type="http://schemas.openxmlformats.org/officeDocument/2006/relationships/image" Target="media/image1014.wmf"/><Relationship Id="rId2351" Type="http://schemas.openxmlformats.org/officeDocument/2006/relationships/oleObject" Target="embeddings/oleObject1216.bin"/><Relationship Id="rId2589" Type="http://schemas.openxmlformats.org/officeDocument/2006/relationships/image" Target="media/image1231.wmf"/><Relationship Id="rId116" Type="http://schemas.openxmlformats.org/officeDocument/2006/relationships/oleObject" Target="embeddings/oleObject54.bin"/><Relationship Id="rId323" Type="http://schemas.openxmlformats.org/officeDocument/2006/relationships/oleObject" Target="embeddings/oleObject155.bin"/><Relationship Id="rId530" Type="http://schemas.openxmlformats.org/officeDocument/2006/relationships/oleObject" Target="embeddings/oleObject262.bin"/><Relationship Id="rId768" Type="http://schemas.openxmlformats.org/officeDocument/2006/relationships/oleObject" Target="embeddings/oleObject390.bin"/><Relationship Id="rId975" Type="http://schemas.openxmlformats.org/officeDocument/2006/relationships/image" Target="media/image466.wmf"/><Relationship Id="rId1160" Type="http://schemas.openxmlformats.org/officeDocument/2006/relationships/oleObject" Target="embeddings/oleObject598.bin"/><Relationship Id="rId1398" Type="http://schemas.openxmlformats.org/officeDocument/2006/relationships/image" Target="media/image663.wmf"/><Relationship Id="rId2004" Type="http://schemas.openxmlformats.org/officeDocument/2006/relationships/image" Target="media/image947.wmf"/><Relationship Id="rId2211" Type="http://schemas.openxmlformats.org/officeDocument/2006/relationships/oleObject" Target="embeddings/oleObject1146.bin"/><Relationship Id="rId2449" Type="http://schemas.openxmlformats.org/officeDocument/2006/relationships/oleObject" Target="embeddings/oleObject1265.bin"/><Relationship Id="rId2656" Type="http://schemas.openxmlformats.org/officeDocument/2006/relationships/oleObject" Target="embeddings/oleObject1380.bin"/><Relationship Id="rId628" Type="http://schemas.openxmlformats.org/officeDocument/2006/relationships/oleObject" Target="embeddings/oleObject316.bin"/><Relationship Id="rId835" Type="http://schemas.openxmlformats.org/officeDocument/2006/relationships/image" Target="media/image397.wmf"/><Relationship Id="rId1258" Type="http://schemas.openxmlformats.org/officeDocument/2006/relationships/oleObject" Target="embeddings/oleObject650.bin"/><Relationship Id="rId1465" Type="http://schemas.openxmlformats.org/officeDocument/2006/relationships/oleObject" Target="embeddings/oleObject758.bin"/><Relationship Id="rId1672" Type="http://schemas.openxmlformats.org/officeDocument/2006/relationships/oleObject" Target="embeddings/oleObject868.bin"/><Relationship Id="rId2309" Type="http://schemas.openxmlformats.org/officeDocument/2006/relationships/oleObject" Target="embeddings/oleObject1195.bin"/><Relationship Id="rId2516" Type="http://schemas.openxmlformats.org/officeDocument/2006/relationships/oleObject" Target="embeddings/oleObject1301.bin"/><Relationship Id="rId1020" Type="http://schemas.openxmlformats.org/officeDocument/2006/relationships/oleObject" Target="embeddings/oleObject521.bin"/><Relationship Id="rId1118" Type="http://schemas.openxmlformats.org/officeDocument/2006/relationships/oleObject" Target="embeddings/oleObject575.bin"/><Relationship Id="rId1325" Type="http://schemas.openxmlformats.org/officeDocument/2006/relationships/image" Target="media/image628.wmf"/><Relationship Id="rId1532" Type="http://schemas.openxmlformats.org/officeDocument/2006/relationships/oleObject" Target="embeddings/oleObject796.bin"/><Relationship Id="rId1977" Type="http://schemas.openxmlformats.org/officeDocument/2006/relationships/oleObject" Target="embeddings/oleObject1032.bin"/><Relationship Id="rId902" Type="http://schemas.openxmlformats.org/officeDocument/2006/relationships/oleObject" Target="embeddings/oleObject460.bin"/><Relationship Id="rId1837" Type="http://schemas.openxmlformats.org/officeDocument/2006/relationships/image" Target="media/image874.wmf"/><Relationship Id="rId31" Type="http://schemas.openxmlformats.org/officeDocument/2006/relationships/image" Target="media/image12.wmf"/><Relationship Id="rId2099" Type="http://schemas.openxmlformats.org/officeDocument/2006/relationships/oleObject" Target="embeddings/oleObject1090.bin"/><Relationship Id="rId180" Type="http://schemas.openxmlformats.org/officeDocument/2006/relationships/oleObject" Target="embeddings/oleObject84.bin"/><Relationship Id="rId278" Type="http://schemas.openxmlformats.org/officeDocument/2006/relationships/image" Target="media/image134.wmf"/><Relationship Id="rId1904" Type="http://schemas.openxmlformats.org/officeDocument/2006/relationships/oleObject" Target="embeddings/oleObject986.bin"/><Relationship Id="rId485" Type="http://schemas.openxmlformats.org/officeDocument/2006/relationships/oleObject" Target="embeddings/oleObject238.bin"/><Relationship Id="rId692" Type="http://schemas.openxmlformats.org/officeDocument/2006/relationships/image" Target="media/image330.wmf"/><Relationship Id="rId2166" Type="http://schemas.openxmlformats.org/officeDocument/2006/relationships/image" Target="media/image1025.wmf"/><Relationship Id="rId2373" Type="http://schemas.openxmlformats.org/officeDocument/2006/relationships/oleObject" Target="embeddings/oleObject1227.bin"/><Relationship Id="rId2580" Type="http://schemas.openxmlformats.org/officeDocument/2006/relationships/image" Target="media/image1227.wmf"/><Relationship Id="rId138" Type="http://schemas.openxmlformats.org/officeDocument/2006/relationships/oleObject" Target="embeddings/oleObject63.bin"/><Relationship Id="rId345" Type="http://schemas.openxmlformats.org/officeDocument/2006/relationships/oleObject" Target="embeddings/oleObject166.bin"/><Relationship Id="rId552" Type="http://schemas.openxmlformats.org/officeDocument/2006/relationships/image" Target="media/image267.wmf"/><Relationship Id="rId997" Type="http://schemas.openxmlformats.org/officeDocument/2006/relationships/image" Target="media/image476.wmf"/><Relationship Id="rId1182" Type="http://schemas.openxmlformats.org/officeDocument/2006/relationships/oleObject" Target="embeddings/oleObject610.bin"/><Relationship Id="rId2026" Type="http://schemas.openxmlformats.org/officeDocument/2006/relationships/image" Target="media/image958.wmf"/><Relationship Id="rId2233" Type="http://schemas.openxmlformats.org/officeDocument/2006/relationships/oleObject" Target="embeddings/oleObject1157.bin"/><Relationship Id="rId2440" Type="http://schemas.openxmlformats.org/officeDocument/2006/relationships/image" Target="media/image1162.wmf"/><Relationship Id="rId2678" Type="http://schemas.openxmlformats.org/officeDocument/2006/relationships/image" Target="media/image1265.wmf"/><Relationship Id="rId205" Type="http://schemas.openxmlformats.org/officeDocument/2006/relationships/image" Target="media/image97.wmf"/><Relationship Id="rId412" Type="http://schemas.openxmlformats.org/officeDocument/2006/relationships/oleObject" Target="embeddings/oleObject200.bin"/><Relationship Id="rId857" Type="http://schemas.openxmlformats.org/officeDocument/2006/relationships/image" Target="media/image408.wmf"/><Relationship Id="rId1042" Type="http://schemas.openxmlformats.org/officeDocument/2006/relationships/oleObject" Target="embeddings/oleObject532.bin"/><Relationship Id="rId1487" Type="http://schemas.openxmlformats.org/officeDocument/2006/relationships/image" Target="media/image704.wmf"/><Relationship Id="rId1694" Type="http://schemas.openxmlformats.org/officeDocument/2006/relationships/image" Target="media/image803.wmf"/><Relationship Id="rId2300" Type="http://schemas.openxmlformats.org/officeDocument/2006/relationships/image" Target="media/image1092.wmf"/><Relationship Id="rId2538" Type="http://schemas.openxmlformats.org/officeDocument/2006/relationships/oleObject" Target="embeddings/oleObject1313.bin"/><Relationship Id="rId717" Type="http://schemas.openxmlformats.org/officeDocument/2006/relationships/image" Target="media/image342.wmf"/><Relationship Id="rId924" Type="http://schemas.openxmlformats.org/officeDocument/2006/relationships/oleObject" Target="embeddings/oleObject471.bin"/><Relationship Id="rId1347" Type="http://schemas.openxmlformats.org/officeDocument/2006/relationships/image" Target="media/image638.wmf"/><Relationship Id="rId1554" Type="http://schemas.openxmlformats.org/officeDocument/2006/relationships/oleObject" Target="embeddings/oleObject807.bin"/><Relationship Id="rId1761" Type="http://schemas.openxmlformats.org/officeDocument/2006/relationships/oleObject" Target="embeddings/oleObject913.bin"/><Relationship Id="rId1999" Type="http://schemas.openxmlformats.org/officeDocument/2006/relationships/oleObject" Target="embeddings/oleObject1043.bin"/><Relationship Id="rId2605" Type="http://schemas.openxmlformats.org/officeDocument/2006/relationships/image" Target="media/image1238.wmf"/><Relationship Id="rId53" Type="http://schemas.openxmlformats.org/officeDocument/2006/relationships/image" Target="media/image23.wmf"/><Relationship Id="rId1207" Type="http://schemas.openxmlformats.org/officeDocument/2006/relationships/oleObject" Target="embeddings/oleObject624.bin"/><Relationship Id="rId1414" Type="http://schemas.openxmlformats.org/officeDocument/2006/relationships/image" Target="media/image671.wmf"/><Relationship Id="rId1621" Type="http://schemas.openxmlformats.org/officeDocument/2006/relationships/oleObject" Target="embeddings/oleObject842.bin"/><Relationship Id="rId1859" Type="http://schemas.openxmlformats.org/officeDocument/2006/relationships/image" Target="media/image885.wmf"/><Relationship Id="rId1719" Type="http://schemas.openxmlformats.org/officeDocument/2006/relationships/oleObject" Target="embeddings/oleObject892.bin"/><Relationship Id="rId1926" Type="http://schemas.openxmlformats.org/officeDocument/2006/relationships/image" Target="media/image914.wmf"/><Relationship Id="rId2090" Type="http://schemas.openxmlformats.org/officeDocument/2006/relationships/image" Target="media/image987.wmf"/><Relationship Id="rId2188" Type="http://schemas.openxmlformats.org/officeDocument/2006/relationships/image" Target="media/image1036.wmf"/><Relationship Id="rId2395" Type="http://schemas.openxmlformats.org/officeDocument/2006/relationships/oleObject" Target="embeddings/oleObject1238.bin"/><Relationship Id="rId367" Type="http://schemas.openxmlformats.org/officeDocument/2006/relationships/image" Target="media/image178.wmf"/><Relationship Id="rId574" Type="http://schemas.openxmlformats.org/officeDocument/2006/relationships/oleObject" Target="embeddings/oleObject285.bin"/><Relationship Id="rId2048" Type="http://schemas.openxmlformats.org/officeDocument/2006/relationships/image" Target="media/image969.wmf"/><Relationship Id="rId2255" Type="http://schemas.openxmlformats.org/officeDocument/2006/relationships/oleObject" Target="embeddings/oleObject1168.bin"/><Relationship Id="rId227" Type="http://schemas.openxmlformats.org/officeDocument/2006/relationships/image" Target="media/image108.wmf"/><Relationship Id="rId781" Type="http://schemas.openxmlformats.org/officeDocument/2006/relationships/image" Target="media/image372.wmf"/><Relationship Id="rId879" Type="http://schemas.openxmlformats.org/officeDocument/2006/relationships/image" Target="media/image419.wmf"/><Relationship Id="rId2462" Type="http://schemas.openxmlformats.org/officeDocument/2006/relationships/image" Target="media/image1173.wmf"/><Relationship Id="rId434" Type="http://schemas.openxmlformats.org/officeDocument/2006/relationships/oleObject" Target="embeddings/oleObject212.bin"/><Relationship Id="rId641" Type="http://schemas.openxmlformats.org/officeDocument/2006/relationships/image" Target="media/image307.wmf"/><Relationship Id="rId739" Type="http://schemas.openxmlformats.org/officeDocument/2006/relationships/oleObject" Target="embeddings/oleObject375.bin"/><Relationship Id="rId1064" Type="http://schemas.openxmlformats.org/officeDocument/2006/relationships/oleObject" Target="embeddings/oleObject543.bin"/><Relationship Id="rId1271" Type="http://schemas.openxmlformats.org/officeDocument/2006/relationships/image" Target="media/image603.wmf"/><Relationship Id="rId1369" Type="http://schemas.openxmlformats.org/officeDocument/2006/relationships/oleObject" Target="embeddings/oleObject709.bin"/><Relationship Id="rId1576" Type="http://schemas.openxmlformats.org/officeDocument/2006/relationships/oleObject" Target="embeddings/oleObject818.bin"/><Relationship Id="rId2115" Type="http://schemas.openxmlformats.org/officeDocument/2006/relationships/oleObject" Target="embeddings/oleObject1098.bin"/><Relationship Id="rId2322" Type="http://schemas.openxmlformats.org/officeDocument/2006/relationships/image" Target="media/image1103.wmf"/><Relationship Id="rId501" Type="http://schemas.openxmlformats.org/officeDocument/2006/relationships/oleObject" Target="embeddings/oleObject246.bin"/><Relationship Id="rId946" Type="http://schemas.openxmlformats.org/officeDocument/2006/relationships/oleObject" Target="embeddings/oleObject483.bin"/><Relationship Id="rId1131" Type="http://schemas.openxmlformats.org/officeDocument/2006/relationships/image" Target="media/image538.wmf"/><Relationship Id="rId1229" Type="http://schemas.openxmlformats.org/officeDocument/2006/relationships/image" Target="media/image582.wmf"/><Relationship Id="rId1783" Type="http://schemas.openxmlformats.org/officeDocument/2006/relationships/oleObject" Target="embeddings/oleObject924.bin"/><Relationship Id="rId1990" Type="http://schemas.openxmlformats.org/officeDocument/2006/relationships/image" Target="media/image940.wmf"/><Relationship Id="rId2627" Type="http://schemas.openxmlformats.org/officeDocument/2006/relationships/image" Target="media/image1246.wmf"/><Relationship Id="rId75" Type="http://schemas.openxmlformats.org/officeDocument/2006/relationships/image" Target="media/image34.wmf"/><Relationship Id="rId806" Type="http://schemas.openxmlformats.org/officeDocument/2006/relationships/image" Target="media/image383.wmf"/><Relationship Id="rId1436" Type="http://schemas.openxmlformats.org/officeDocument/2006/relationships/image" Target="media/image682.wmf"/><Relationship Id="rId1643" Type="http://schemas.openxmlformats.org/officeDocument/2006/relationships/oleObject" Target="embeddings/oleObject853.bin"/><Relationship Id="rId1850" Type="http://schemas.openxmlformats.org/officeDocument/2006/relationships/oleObject" Target="embeddings/oleObject958.bin"/><Relationship Id="rId1503" Type="http://schemas.openxmlformats.org/officeDocument/2006/relationships/image" Target="media/image710.wmf"/><Relationship Id="rId1710" Type="http://schemas.openxmlformats.org/officeDocument/2006/relationships/image" Target="media/image811.wmf"/><Relationship Id="rId1948" Type="http://schemas.openxmlformats.org/officeDocument/2006/relationships/image" Target="media/image922.wmf"/><Relationship Id="rId291" Type="http://schemas.openxmlformats.org/officeDocument/2006/relationships/oleObject" Target="embeddings/oleObject139.bin"/><Relationship Id="rId1808" Type="http://schemas.openxmlformats.org/officeDocument/2006/relationships/image" Target="media/image860.wmf"/><Relationship Id="rId151" Type="http://schemas.openxmlformats.org/officeDocument/2006/relationships/image" Target="media/image70.wmf"/><Relationship Id="rId389" Type="http://schemas.openxmlformats.org/officeDocument/2006/relationships/image" Target="media/image189.wmf"/><Relationship Id="rId596" Type="http://schemas.openxmlformats.org/officeDocument/2006/relationships/image" Target="media/image288.wmf"/><Relationship Id="rId2277" Type="http://schemas.openxmlformats.org/officeDocument/2006/relationships/oleObject" Target="embeddings/oleObject1179.bin"/><Relationship Id="rId2484" Type="http://schemas.openxmlformats.org/officeDocument/2006/relationships/oleObject" Target="embeddings/oleObject1283.bin"/><Relationship Id="rId2691" Type="http://schemas.openxmlformats.org/officeDocument/2006/relationships/image" Target="media/image1270.wmf"/><Relationship Id="rId249" Type="http://schemas.openxmlformats.org/officeDocument/2006/relationships/image" Target="media/image119.wmf"/><Relationship Id="rId456" Type="http://schemas.openxmlformats.org/officeDocument/2006/relationships/image" Target="media/image221.wmf"/><Relationship Id="rId663" Type="http://schemas.openxmlformats.org/officeDocument/2006/relationships/oleObject" Target="embeddings/oleObject334.bin"/><Relationship Id="rId870" Type="http://schemas.openxmlformats.org/officeDocument/2006/relationships/oleObject" Target="embeddings/oleObject444.bin"/><Relationship Id="rId1086" Type="http://schemas.openxmlformats.org/officeDocument/2006/relationships/oleObject" Target="embeddings/oleObject555.bin"/><Relationship Id="rId1293" Type="http://schemas.openxmlformats.org/officeDocument/2006/relationships/image" Target="media/image614.wmf"/><Relationship Id="rId2137" Type="http://schemas.openxmlformats.org/officeDocument/2006/relationships/oleObject" Target="embeddings/oleObject1109.bin"/><Relationship Id="rId2344" Type="http://schemas.openxmlformats.org/officeDocument/2006/relationships/image" Target="media/image1114.wmf"/><Relationship Id="rId2551" Type="http://schemas.openxmlformats.org/officeDocument/2006/relationships/image" Target="media/image1214.wmf"/><Relationship Id="rId109" Type="http://schemas.openxmlformats.org/officeDocument/2006/relationships/image" Target="media/image51.wmf"/><Relationship Id="rId316" Type="http://schemas.openxmlformats.org/officeDocument/2006/relationships/image" Target="media/image153.wmf"/><Relationship Id="rId523" Type="http://schemas.openxmlformats.org/officeDocument/2006/relationships/oleObject" Target="embeddings/oleObject258.bin"/><Relationship Id="rId968" Type="http://schemas.openxmlformats.org/officeDocument/2006/relationships/oleObject" Target="embeddings/oleObject494.bin"/><Relationship Id="rId1153" Type="http://schemas.openxmlformats.org/officeDocument/2006/relationships/oleObject" Target="embeddings/oleObject594.bin"/><Relationship Id="rId1598" Type="http://schemas.openxmlformats.org/officeDocument/2006/relationships/oleObject" Target="embeddings/oleObject830.bin"/><Relationship Id="rId2204" Type="http://schemas.openxmlformats.org/officeDocument/2006/relationships/image" Target="media/image1044.wmf"/><Relationship Id="rId2649" Type="http://schemas.openxmlformats.org/officeDocument/2006/relationships/oleObject" Target="embeddings/oleObject1376.bin"/><Relationship Id="rId97" Type="http://schemas.openxmlformats.org/officeDocument/2006/relationships/image" Target="media/image45.wmf"/><Relationship Id="rId730" Type="http://schemas.openxmlformats.org/officeDocument/2006/relationships/image" Target="media/image348.wmf"/><Relationship Id="rId828" Type="http://schemas.openxmlformats.org/officeDocument/2006/relationships/image" Target="media/image394.wmf"/><Relationship Id="rId1013" Type="http://schemas.openxmlformats.org/officeDocument/2006/relationships/image" Target="media/image484.wmf"/><Relationship Id="rId1360" Type="http://schemas.openxmlformats.org/officeDocument/2006/relationships/oleObject" Target="embeddings/oleObject704.bin"/><Relationship Id="rId1458" Type="http://schemas.openxmlformats.org/officeDocument/2006/relationships/image" Target="media/image693.wmf"/><Relationship Id="rId1665" Type="http://schemas.openxmlformats.org/officeDocument/2006/relationships/oleObject" Target="embeddings/oleObject864.bin"/><Relationship Id="rId1872" Type="http://schemas.openxmlformats.org/officeDocument/2006/relationships/oleObject" Target="embeddings/oleObject969.bin"/><Relationship Id="rId2411" Type="http://schemas.openxmlformats.org/officeDocument/2006/relationships/oleObject" Target="embeddings/oleObject1246.bin"/><Relationship Id="rId2509" Type="http://schemas.openxmlformats.org/officeDocument/2006/relationships/image" Target="media/image1195.wmf"/><Relationship Id="rId2716" Type="http://schemas.openxmlformats.org/officeDocument/2006/relationships/fontTable" Target="fontTable.xml"/><Relationship Id="rId1220" Type="http://schemas.openxmlformats.org/officeDocument/2006/relationships/oleObject" Target="embeddings/oleObject631.bin"/><Relationship Id="rId1318" Type="http://schemas.openxmlformats.org/officeDocument/2006/relationships/oleObject" Target="embeddings/oleObject682.bin"/><Relationship Id="rId1525" Type="http://schemas.openxmlformats.org/officeDocument/2006/relationships/image" Target="media/image721.wmf"/><Relationship Id="rId1732" Type="http://schemas.openxmlformats.org/officeDocument/2006/relationships/image" Target="media/image822.wmf"/><Relationship Id="rId24" Type="http://schemas.openxmlformats.org/officeDocument/2006/relationships/oleObject" Target="embeddings/oleObject8.bin"/><Relationship Id="rId2299" Type="http://schemas.openxmlformats.org/officeDocument/2006/relationships/oleObject" Target="embeddings/oleObject1190.bin"/><Relationship Id="rId173" Type="http://schemas.openxmlformats.org/officeDocument/2006/relationships/image" Target="media/image81.wmf"/><Relationship Id="rId380" Type="http://schemas.openxmlformats.org/officeDocument/2006/relationships/oleObject" Target="embeddings/oleObject184.bin"/><Relationship Id="rId2061" Type="http://schemas.openxmlformats.org/officeDocument/2006/relationships/oleObject" Target="embeddings/oleObject1074.bin"/><Relationship Id="rId240" Type="http://schemas.openxmlformats.org/officeDocument/2006/relationships/oleObject" Target="embeddings/oleObject114.bin"/><Relationship Id="rId478" Type="http://schemas.openxmlformats.org/officeDocument/2006/relationships/image" Target="media/image232.wmf"/><Relationship Id="rId685" Type="http://schemas.openxmlformats.org/officeDocument/2006/relationships/oleObject" Target="embeddings/oleObject347.bin"/><Relationship Id="rId892" Type="http://schemas.openxmlformats.org/officeDocument/2006/relationships/oleObject" Target="embeddings/oleObject455.bin"/><Relationship Id="rId2159" Type="http://schemas.openxmlformats.org/officeDocument/2006/relationships/oleObject" Target="embeddings/oleObject1120.bin"/><Relationship Id="rId2366" Type="http://schemas.openxmlformats.org/officeDocument/2006/relationships/image" Target="media/image1125.wmf"/><Relationship Id="rId2573" Type="http://schemas.openxmlformats.org/officeDocument/2006/relationships/image" Target="media/image1224.wmf"/><Relationship Id="rId100" Type="http://schemas.openxmlformats.org/officeDocument/2006/relationships/oleObject" Target="embeddings/oleObject46.bin"/><Relationship Id="rId338" Type="http://schemas.openxmlformats.org/officeDocument/2006/relationships/image" Target="media/image164.wmf"/><Relationship Id="rId545" Type="http://schemas.openxmlformats.org/officeDocument/2006/relationships/image" Target="media/image264.wmf"/><Relationship Id="rId752" Type="http://schemas.openxmlformats.org/officeDocument/2006/relationships/oleObject" Target="embeddings/oleObject382.bin"/><Relationship Id="rId1175" Type="http://schemas.openxmlformats.org/officeDocument/2006/relationships/image" Target="media/image557.wmf"/><Relationship Id="rId1382" Type="http://schemas.openxmlformats.org/officeDocument/2006/relationships/image" Target="media/image655.wmf"/><Relationship Id="rId2019" Type="http://schemas.openxmlformats.org/officeDocument/2006/relationships/oleObject" Target="embeddings/oleObject1053.bin"/><Relationship Id="rId2226" Type="http://schemas.openxmlformats.org/officeDocument/2006/relationships/image" Target="media/image1055.wmf"/><Relationship Id="rId2433" Type="http://schemas.openxmlformats.org/officeDocument/2006/relationships/oleObject" Target="embeddings/oleObject1257.bin"/><Relationship Id="rId2640" Type="http://schemas.openxmlformats.org/officeDocument/2006/relationships/oleObject" Target="embeddings/oleObject1371.bin"/><Relationship Id="rId405" Type="http://schemas.openxmlformats.org/officeDocument/2006/relationships/image" Target="media/image197.wmf"/><Relationship Id="rId612" Type="http://schemas.openxmlformats.org/officeDocument/2006/relationships/oleObject" Target="embeddings/oleObject307.bin"/><Relationship Id="rId1035" Type="http://schemas.openxmlformats.org/officeDocument/2006/relationships/image" Target="media/image495.wmf"/><Relationship Id="rId1242" Type="http://schemas.openxmlformats.org/officeDocument/2006/relationships/oleObject" Target="embeddings/oleObject642.bin"/><Relationship Id="rId1687" Type="http://schemas.openxmlformats.org/officeDocument/2006/relationships/image" Target="media/image800.wmf"/><Relationship Id="rId1894" Type="http://schemas.openxmlformats.org/officeDocument/2006/relationships/oleObject" Target="embeddings/oleObject980.bin"/><Relationship Id="rId2500" Type="http://schemas.openxmlformats.org/officeDocument/2006/relationships/oleObject" Target="embeddings/oleObject1292.bin"/><Relationship Id="rId917" Type="http://schemas.openxmlformats.org/officeDocument/2006/relationships/image" Target="media/image438.wmf"/><Relationship Id="rId1102" Type="http://schemas.openxmlformats.org/officeDocument/2006/relationships/oleObject" Target="embeddings/oleObject564.bin"/><Relationship Id="rId1547" Type="http://schemas.openxmlformats.org/officeDocument/2006/relationships/image" Target="media/image732.wmf"/><Relationship Id="rId1754" Type="http://schemas.openxmlformats.org/officeDocument/2006/relationships/image" Target="media/image833.wmf"/><Relationship Id="rId1961" Type="http://schemas.openxmlformats.org/officeDocument/2006/relationships/image" Target="media/image927.wmf"/><Relationship Id="rId46" Type="http://schemas.openxmlformats.org/officeDocument/2006/relationships/oleObject" Target="embeddings/oleObject19.bin"/><Relationship Id="rId1407" Type="http://schemas.openxmlformats.org/officeDocument/2006/relationships/oleObject" Target="embeddings/oleObject728.bin"/><Relationship Id="rId1614" Type="http://schemas.openxmlformats.org/officeDocument/2006/relationships/oleObject" Target="embeddings/oleObject838.bin"/><Relationship Id="rId1821" Type="http://schemas.openxmlformats.org/officeDocument/2006/relationships/oleObject" Target="embeddings/oleObject943.bin"/><Relationship Id="rId195" Type="http://schemas.openxmlformats.org/officeDocument/2006/relationships/image" Target="media/image92.wmf"/><Relationship Id="rId1919" Type="http://schemas.openxmlformats.org/officeDocument/2006/relationships/image" Target="media/image912.wmf"/><Relationship Id="rId2083" Type="http://schemas.openxmlformats.org/officeDocument/2006/relationships/footer" Target="footer3.xml"/><Relationship Id="rId2290" Type="http://schemas.openxmlformats.org/officeDocument/2006/relationships/image" Target="media/image1087.wmf"/><Relationship Id="rId2388" Type="http://schemas.openxmlformats.org/officeDocument/2006/relationships/image" Target="media/image1136.wmf"/><Relationship Id="rId2595" Type="http://schemas.openxmlformats.org/officeDocument/2006/relationships/oleObject" Target="embeddings/oleObject1344.bin"/><Relationship Id="rId262" Type="http://schemas.openxmlformats.org/officeDocument/2006/relationships/image" Target="media/image126.wmf"/><Relationship Id="rId567" Type="http://schemas.openxmlformats.org/officeDocument/2006/relationships/oleObject" Target="embeddings/oleObject281.bin"/><Relationship Id="rId1197" Type="http://schemas.openxmlformats.org/officeDocument/2006/relationships/image" Target="media/image567.wmf"/><Relationship Id="rId2150" Type="http://schemas.openxmlformats.org/officeDocument/2006/relationships/image" Target="media/image1017.wmf"/><Relationship Id="rId2248" Type="http://schemas.openxmlformats.org/officeDocument/2006/relationships/image" Target="media/image1066.wmf"/><Relationship Id="rId122" Type="http://schemas.openxmlformats.org/officeDocument/2006/relationships/oleObject" Target="embeddings/oleObject57.bin"/><Relationship Id="rId774" Type="http://schemas.openxmlformats.org/officeDocument/2006/relationships/oleObject" Target="embeddings/oleObject393.bin"/><Relationship Id="rId981" Type="http://schemas.openxmlformats.org/officeDocument/2006/relationships/image" Target="media/image469.wmf"/><Relationship Id="rId1057" Type="http://schemas.openxmlformats.org/officeDocument/2006/relationships/image" Target="media/image506.wmf"/><Relationship Id="rId2010" Type="http://schemas.openxmlformats.org/officeDocument/2006/relationships/image" Target="media/image950.wmf"/><Relationship Id="rId2455" Type="http://schemas.openxmlformats.org/officeDocument/2006/relationships/oleObject" Target="embeddings/oleObject1268.bin"/><Relationship Id="rId2662" Type="http://schemas.openxmlformats.org/officeDocument/2006/relationships/oleObject" Target="embeddings/oleObject1384.bin"/><Relationship Id="rId427" Type="http://schemas.openxmlformats.org/officeDocument/2006/relationships/image" Target="media/image208.wmf"/><Relationship Id="rId634" Type="http://schemas.openxmlformats.org/officeDocument/2006/relationships/oleObject" Target="embeddings/oleObject319.bin"/><Relationship Id="rId841" Type="http://schemas.openxmlformats.org/officeDocument/2006/relationships/image" Target="media/image400.wmf"/><Relationship Id="rId1264" Type="http://schemas.openxmlformats.org/officeDocument/2006/relationships/oleObject" Target="embeddings/oleObject653.bin"/><Relationship Id="rId1471" Type="http://schemas.openxmlformats.org/officeDocument/2006/relationships/oleObject" Target="embeddings/oleObject762.bin"/><Relationship Id="rId1569" Type="http://schemas.openxmlformats.org/officeDocument/2006/relationships/image" Target="media/image743.wmf"/><Relationship Id="rId2108" Type="http://schemas.openxmlformats.org/officeDocument/2006/relationships/image" Target="media/image996.wmf"/><Relationship Id="rId2315" Type="http://schemas.openxmlformats.org/officeDocument/2006/relationships/oleObject" Target="embeddings/oleObject1198.bin"/><Relationship Id="rId2522" Type="http://schemas.openxmlformats.org/officeDocument/2006/relationships/oleObject" Target="embeddings/oleObject1305.bin"/><Relationship Id="rId701" Type="http://schemas.openxmlformats.org/officeDocument/2006/relationships/oleObject" Target="embeddings/oleObject355.bin"/><Relationship Id="rId939" Type="http://schemas.openxmlformats.org/officeDocument/2006/relationships/oleObject" Target="embeddings/oleObject479.bin"/><Relationship Id="rId1124" Type="http://schemas.openxmlformats.org/officeDocument/2006/relationships/oleObject" Target="embeddings/oleObject578.bin"/><Relationship Id="rId1331" Type="http://schemas.openxmlformats.org/officeDocument/2006/relationships/image" Target="media/image630.wmf"/><Relationship Id="rId1776" Type="http://schemas.openxmlformats.org/officeDocument/2006/relationships/image" Target="media/image844.wmf"/><Relationship Id="rId1983" Type="http://schemas.openxmlformats.org/officeDocument/2006/relationships/oleObject" Target="embeddings/oleObject1035.bin"/><Relationship Id="rId68" Type="http://schemas.openxmlformats.org/officeDocument/2006/relationships/oleObject" Target="embeddings/oleObject30.bin"/><Relationship Id="rId1429" Type="http://schemas.openxmlformats.org/officeDocument/2006/relationships/oleObject" Target="embeddings/oleObject739.bin"/><Relationship Id="rId1636" Type="http://schemas.openxmlformats.org/officeDocument/2006/relationships/image" Target="media/image775.wmf"/><Relationship Id="rId1843" Type="http://schemas.openxmlformats.org/officeDocument/2006/relationships/image" Target="media/image877.wmf"/><Relationship Id="rId1703" Type="http://schemas.openxmlformats.org/officeDocument/2006/relationships/oleObject" Target="embeddings/oleObject884.bin"/><Relationship Id="rId1910" Type="http://schemas.openxmlformats.org/officeDocument/2006/relationships/image" Target="media/image909.wmf"/><Relationship Id="rId284" Type="http://schemas.openxmlformats.org/officeDocument/2006/relationships/image" Target="media/image137.wmf"/><Relationship Id="rId491" Type="http://schemas.openxmlformats.org/officeDocument/2006/relationships/oleObject" Target="embeddings/oleObject241.bin"/><Relationship Id="rId2172" Type="http://schemas.openxmlformats.org/officeDocument/2006/relationships/image" Target="media/image1028.wmf"/><Relationship Id="rId144" Type="http://schemas.openxmlformats.org/officeDocument/2006/relationships/oleObject" Target="embeddings/oleObject66.bin"/><Relationship Id="rId589" Type="http://schemas.openxmlformats.org/officeDocument/2006/relationships/image" Target="media/image285.wmf"/><Relationship Id="rId796" Type="http://schemas.openxmlformats.org/officeDocument/2006/relationships/oleObject" Target="embeddings/oleObject406.bin"/><Relationship Id="rId2477" Type="http://schemas.openxmlformats.org/officeDocument/2006/relationships/oleObject" Target="embeddings/oleObject1279.bin"/><Relationship Id="rId2684" Type="http://schemas.openxmlformats.org/officeDocument/2006/relationships/oleObject" Target="embeddings/oleObject1399.bin"/><Relationship Id="rId351" Type="http://schemas.openxmlformats.org/officeDocument/2006/relationships/oleObject" Target="embeddings/oleObject169.bin"/><Relationship Id="rId449" Type="http://schemas.openxmlformats.org/officeDocument/2006/relationships/oleObject" Target="embeddings/oleObject220.bin"/><Relationship Id="rId656" Type="http://schemas.openxmlformats.org/officeDocument/2006/relationships/image" Target="media/image314.wmf"/><Relationship Id="rId863" Type="http://schemas.openxmlformats.org/officeDocument/2006/relationships/image" Target="media/image411.wmf"/><Relationship Id="rId1079" Type="http://schemas.openxmlformats.org/officeDocument/2006/relationships/oleObject" Target="embeddings/oleObject551.bin"/><Relationship Id="rId1286" Type="http://schemas.openxmlformats.org/officeDocument/2006/relationships/oleObject" Target="embeddings/oleObject664.bin"/><Relationship Id="rId1493" Type="http://schemas.openxmlformats.org/officeDocument/2006/relationships/oleObject" Target="embeddings/oleObject776.bin"/><Relationship Id="rId2032" Type="http://schemas.openxmlformats.org/officeDocument/2006/relationships/image" Target="media/image961.wmf"/><Relationship Id="rId2337" Type="http://schemas.openxmlformats.org/officeDocument/2006/relationships/oleObject" Target="embeddings/oleObject1209.bin"/><Relationship Id="rId2544" Type="http://schemas.openxmlformats.org/officeDocument/2006/relationships/oleObject" Target="embeddings/oleObject1316.bin"/><Relationship Id="rId211" Type="http://schemas.openxmlformats.org/officeDocument/2006/relationships/image" Target="media/image100.wmf"/><Relationship Id="rId309" Type="http://schemas.openxmlformats.org/officeDocument/2006/relationships/oleObject" Target="embeddings/oleObject148.bin"/><Relationship Id="rId516" Type="http://schemas.openxmlformats.org/officeDocument/2006/relationships/oleObject" Target="embeddings/oleObject254.bin"/><Relationship Id="rId1146" Type="http://schemas.openxmlformats.org/officeDocument/2006/relationships/oleObject" Target="embeddings/oleObject589.bin"/><Relationship Id="rId1798" Type="http://schemas.openxmlformats.org/officeDocument/2006/relationships/image" Target="media/image855.wmf"/><Relationship Id="rId723" Type="http://schemas.openxmlformats.org/officeDocument/2006/relationships/oleObject" Target="embeddings/oleObject367.bin"/><Relationship Id="rId930" Type="http://schemas.openxmlformats.org/officeDocument/2006/relationships/oleObject" Target="embeddings/oleObject474.bin"/><Relationship Id="rId1006" Type="http://schemas.openxmlformats.org/officeDocument/2006/relationships/oleObject" Target="embeddings/oleObject514.bin"/><Relationship Id="rId1353" Type="http://schemas.openxmlformats.org/officeDocument/2006/relationships/image" Target="media/image641.wmf"/><Relationship Id="rId1560" Type="http://schemas.openxmlformats.org/officeDocument/2006/relationships/oleObject" Target="embeddings/oleObject810.bin"/><Relationship Id="rId1658" Type="http://schemas.openxmlformats.org/officeDocument/2006/relationships/image" Target="media/image786.wmf"/><Relationship Id="rId1865" Type="http://schemas.openxmlformats.org/officeDocument/2006/relationships/image" Target="media/image888.wmf"/><Relationship Id="rId2404" Type="http://schemas.openxmlformats.org/officeDocument/2006/relationships/image" Target="media/image1144.wmf"/><Relationship Id="rId2611" Type="http://schemas.openxmlformats.org/officeDocument/2006/relationships/oleObject" Target="embeddings/oleObject1353.bin"/><Relationship Id="rId2709" Type="http://schemas.openxmlformats.org/officeDocument/2006/relationships/image" Target="media/image1275.png"/><Relationship Id="rId1213" Type="http://schemas.openxmlformats.org/officeDocument/2006/relationships/image" Target="media/image574.wmf"/><Relationship Id="rId1420" Type="http://schemas.openxmlformats.org/officeDocument/2006/relationships/image" Target="media/image674.wmf"/><Relationship Id="rId1518" Type="http://schemas.openxmlformats.org/officeDocument/2006/relationships/oleObject" Target="embeddings/oleObject789.bin"/><Relationship Id="rId1725" Type="http://schemas.openxmlformats.org/officeDocument/2006/relationships/oleObject" Target="embeddings/oleObject895.bin"/><Relationship Id="rId1932" Type="http://schemas.openxmlformats.org/officeDocument/2006/relationships/image" Target="media/image916.wmf"/><Relationship Id="rId17" Type="http://schemas.openxmlformats.org/officeDocument/2006/relationships/image" Target="media/image5.wmf"/><Relationship Id="rId2194" Type="http://schemas.openxmlformats.org/officeDocument/2006/relationships/image" Target="media/image1039.wmf"/><Relationship Id="rId166" Type="http://schemas.openxmlformats.org/officeDocument/2006/relationships/oleObject" Target="embeddings/oleObject77.bin"/><Relationship Id="rId373" Type="http://schemas.openxmlformats.org/officeDocument/2006/relationships/image" Target="media/image181.wmf"/><Relationship Id="rId580" Type="http://schemas.openxmlformats.org/officeDocument/2006/relationships/oleObject" Target="embeddings/oleObject288.bin"/><Relationship Id="rId2054" Type="http://schemas.openxmlformats.org/officeDocument/2006/relationships/image" Target="media/image972.wmf"/><Relationship Id="rId2261" Type="http://schemas.openxmlformats.org/officeDocument/2006/relationships/oleObject" Target="embeddings/oleObject1171.bin"/><Relationship Id="rId2499" Type="http://schemas.openxmlformats.org/officeDocument/2006/relationships/image" Target="media/image1190.wmf"/><Relationship Id="rId1" Type="http://schemas.microsoft.com/office/2006/relationships/keyMapCustomizations" Target="customizations.xml"/><Relationship Id="rId233" Type="http://schemas.openxmlformats.org/officeDocument/2006/relationships/image" Target="media/image111.wmf"/><Relationship Id="rId440" Type="http://schemas.openxmlformats.org/officeDocument/2006/relationships/oleObject" Target="embeddings/oleObject215.bin"/><Relationship Id="rId678" Type="http://schemas.openxmlformats.org/officeDocument/2006/relationships/oleObject" Target="embeddings/oleObject343.bin"/><Relationship Id="rId885" Type="http://schemas.openxmlformats.org/officeDocument/2006/relationships/image" Target="media/image422.wmf"/><Relationship Id="rId1070" Type="http://schemas.openxmlformats.org/officeDocument/2006/relationships/image" Target="media/image512.wmf"/><Relationship Id="rId2121" Type="http://schemas.openxmlformats.org/officeDocument/2006/relationships/oleObject" Target="embeddings/oleObject1101.bin"/><Relationship Id="rId2359" Type="http://schemas.openxmlformats.org/officeDocument/2006/relationships/oleObject" Target="embeddings/oleObject1220.bin"/><Relationship Id="rId2566" Type="http://schemas.openxmlformats.org/officeDocument/2006/relationships/image" Target="media/image1221.wmf"/><Relationship Id="rId300" Type="http://schemas.openxmlformats.org/officeDocument/2006/relationships/image" Target="media/image145.wmf"/><Relationship Id="rId538" Type="http://schemas.openxmlformats.org/officeDocument/2006/relationships/oleObject" Target="embeddings/oleObject266.bin"/><Relationship Id="rId745" Type="http://schemas.openxmlformats.org/officeDocument/2006/relationships/image" Target="media/image355.wmf"/><Relationship Id="rId952" Type="http://schemas.openxmlformats.org/officeDocument/2006/relationships/oleObject" Target="embeddings/oleObject486.bin"/><Relationship Id="rId1168" Type="http://schemas.openxmlformats.org/officeDocument/2006/relationships/oleObject" Target="embeddings/oleObject603.bin"/><Relationship Id="rId1375" Type="http://schemas.openxmlformats.org/officeDocument/2006/relationships/oleObject" Target="embeddings/oleObject712.bin"/><Relationship Id="rId1582" Type="http://schemas.openxmlformats.org/officeDocument/2006/relationships/image" Target="media/image749.wmf"/><Relationship Id="rId2219" Type="http://schemas.openxmlformats.org/officeDocument/2006/relationships/oleObject" Target="embeddings/oleObject1150.bin"/><Relationship Id="rId2426" Type="http://schemas.openxmlformats.org/officeDocument/2006/relationships/image" Target="media/image1155.wmf"/><Relationship Id="rId2633" Type="http://schemas.openxmlformats.org/officeDocument/2006/relationships/image" Target="media/image1249.wmf"/><Relationship Id="rId81" Type="http://schemas.openxmlformats.org/officeDocument/2006/relationships/image" Target="media/image37.wmf"/><Relationship Id="rId605" Type="http://schemas.openxmlformats.org/officeDocument/2006/relationships/oleObject" Target="embeddings/oleObject301.bin"/><Relationship Id="rId812" Type="http://schemas.openxmlformats.org/officeDocument/2006/relationships/image" Target="media/image386.wmf"/><Relationship Id="rId1028" Type="http://schemas.openxmlformats.org/officeDocument/2006/relationships/oleObject" Target="embeddings/oleObject525.bin"/><Relationship Id="rId1235" Type="http://schemas.openxmlformats.org/officeDocument/2006/relationships/image" Target="media/image585.wmf"/><Relationship Id="rId1442" Type="http://schemas.openxmlformats.org/officeDocument/2006/relationships/image" Target="media/image685.wmf"/><Relationship Id="rId1887" Type="http://schemas.openxmlformats.org/officeDocument/2006/relationships/image" Target="media/image899.wmf"/><Relationship Id="rId1302" Type="http://schemas.openxmlformats.org/officeDocument/2006/relationships/image" Target="media/image618.wmf"/><Relationship Id="rId1747" Type="http://schemas.openxmlformats.org/officeDocument/2006/relationships/oleObject" Target="embeddings/oleObject906.bin"/><Relationship Id="rId1954" Type="http://schemas.openxmlformats.org/officeDocument/2006/relationships/oleObject" Target="embeddings/oleObject1018.bin"/><Relationship Id="rId2700" Type="http://schemas.openxmlformats.org/officeDocument/2006/relationships/oleObject" Target="embeddings/oleObject1410.bin"/><Relationship Id="rId39" Type="http://schemas.openxmlformats.org/officeDocument/2006/relationships/image" Target="media/image16.wmf"/><Relationship Id="rId1607" Type="http://schemas.openxmlformats.org/officeDocument/2006/relationships/image" Target="media/image761.wmf"/><Relationship Id="rId1814" Type="http://schemas.openxmlformats.org/officeDocument/2006/relationships/image" Target="media/image863.wmf"/><Relationship Id="rId188" Type="http://schemas.openxmlformats.org/officeDocument/2006/relationships/oleObject" Target="embeddings/oleObject88.bin"/><Relationship Id="rId395" Type="http://schemas.openxmlformats.org/officeDocument/2006/relationships/image" Target="media/image192.wmf"/><Relationship Id="rId2076" Type="http://schemas.openxmlformats.org/officeDocument/2006/relationships/image" Target="media/image983.wmf"/><Relationship Id="rId2283" Type="http://schemas.openxmlformats.org/officeDocument/2006/relationships/oleObject" Target="embeddings/oleObject1182.bin"/><Relationship Id="rId2490" Type="http://schemas.openxmlformats.org/officeDocument/2006/relationships/oleObject" Target="embeddings/oleObject1287.bin"/><Relationship Id="rId2588" Type="http://schemas.openxmlformats.org/officeDocument/2006/relationships/oleObject" Target="embeddings/oleObject1340.bin"/><Relationship Id="rId255" Type="http://schemas.openxmlformats.org/officeDocument/2006/relationships/oleObject" Target="embeddings/oleObject121.bin"/><Relationship Id="rId462" Type="http://schemas.openxmlformats.org/officeDocument/2006/relationships/image" Target="media/image224.wmf"/><Relationship Id="rId1092" Type="http://schemas.openxmlformats.org/officeDocument/2006/relationships/oleObject" Target="embeddings/oleObject558.bin"/><Relationship Id="rId1397" Type="http://schemas.openxmlformats.org/officeDocument/2006/relationships/oleObject" Target="embeddings/oleObject723.bin"/><Relationship Id="rId2143" Type="http://schemas.openxmlformats.org/officeDocument/2006/relationships/oleObject" Target="embeddings/oleObject1112.bin"/><Relationship Id="rId2350" Type="http://schemas.openxmlformats.org/officeDocument/2006/relationships/image" Target="media/image1117.wmf"/><Relationship Id="rId115" Type="http://schemas.openxmlformats.org/officeDocument/2006/relationships/image" Target="media/image54.wmf"/><Relationship Id="rId322" Type="http://schemas.openxmlformats.org/officeDocument/2006/relationships/image" Target="media/image156.wmf"/><Relationship Id="rId767" Type="http://schemas.openxmlformats.org/officeDocument/2006/relationships/image" Target="media/image366.wmf"/><Relationship Id="rId974" Type="http://schemas.openxmlformats.org/officeDocument/2006/relationships/oleObject" Target="embeddings/oleObject497.bin"/><Relationship Id="rId2003" Type="http://schemas.openxmlformats.org/officeDocument/2006/relationships/oleObject" Target="embeddings/oleObject1045.bin"/><Relationship Id="rId2210" Type="http://schemas.openxmlformats.org/officeDocument/2006/relationships/image" Target="media/image1047.wmf"/><Relationship Id="rId2448" Type="http://schemas.openxmlformats.org/officeDocument/2006/relationships/image" Target="media/image1166.wmf"/><Relationship Id="rId2655" Type="http://schemas.openxmlformats.org/officeDocument/2006/relationships/image" Target="media/image1258.wmf"/><Relationship Id="rId627" Type="http://schemas.openxmlformats.org/officeDocument/2006/relationships/image" Target="media/image300.wmf"/><Relationship Id="rId834" Type="http://schemas.openxmlformats.org/officeDocument/2006/relationships/oleObject" Target="embeddings/oleObject426.bin"/><Relationship Id="rId1257" Type="http://schemas.openxmlformats.org/officeDocument/2006/relationships/image" Target="media/image596.wmf"/><Relationship Id="rId1464" Type="http://schemas.openxmlformats.org/officeDocument/2006/relationships/oleObject" Target="embeddings/oleObject757.bin"/><Relationship Id="rId1671" Type="http://schemas.openxmlformats.org/officeDocument/2006/relationships/image" Target="media/image792.wmf"/><Relationship Id="rId2308" Type="http://schemas.openxmlformats.org/officeDocument/2006/relationships/image" Target="media/image1096.wmf"/><Relationship Id="rId2515" Type="http://schemas.openxmlformats.org/officeDocument/2006/relationships/oleObject" Target="embeddings/oleObject1300.bin"/><Relationship Id="rId901" Type="http://schemas.openxmlformats.org/officeDocument/2006/relationships/image" Target="media/image430.wmf"/><Relationship Id="rId1117" Type="http://schemas.openxmlformats.org/officeDocument/2006/relationships/oleObject" Target="embeddings/oleObject574.bin"/><Relationship Id="rId1324" Type="http://schemas.openxmlformats.org/officeDocument/2006/relationships/oleObject" Target="embeddings/oleObject685.bin"/><Relationship Id="rId1531" Type="http://schemas.openxmlformats.org/officeDocument/2006/relationships/image" Target="media/image724.wmf"/><Relationship Id="rId1769" Type="http://schemas.openxmlformats.org/officeDocument/2006/relationships/oleObject" Target="embeddings/oleObject917.bin"/><Relationship Id="rId1976" Type="http://schemas.openxmlformats.org/officeDocument/2006/relationships/image" Target="media/image933.wmf"/><Relationship Id="rId30" Type="http://schemas.openxmlformats.org/officeDocument/2006/relationships/oleObject" Target="embeddings/oleObject11.bin"/><Relationship Id="rId1629" Type="http://schemas.openxmlformats.org/officeDocument/2006/relationships/oleObject" Target="embeddings/oleObject846.bin"/><Relationship Id="rId1836" Type="http://schemas.openxmlformats.org/officeDocument/2006/relationships/oleObject" Target="embeddings/oleObject951.bin"/><Relationship Id="rId1903" Type="http://schemas.openxmlformats.org/officeDocument/2006/relationships/oleObject" Target="embeddings/oleObject985.bin"/><Relationship Id="rId2098" Type="http://schemas.openxmlformats.org/officeDocument/2006/relationships/image" Target="media/image991.wmf"/><Relationship Id="rId277" Type="http://schemas.openxmlformats.org/officeDocument/2006/relationships/oleObject" Target="embeddings/oleObject132.bin"/><Relationship Id="rId484" Type="http://schemas.openxmlformats.org/officeDocument/2006/relationships/image" Target="media/image235.wmf"/><Relationship Id="rId2165" Type="http://schemas.openxmlformats.org/officeDocument/2006/relationships/oleObject" Target="embeddings/oleObject1123.bin"/><Relationship Id="rId137" Type="http://schemas.openxmlformats.org/officeDocument/2006/relationships/image" Target="media/image63.wmf"/><Relationship Id="rId344" Type="http://schemas.openxmlformats.org/officeDocument/2006/relationships/image" Target="media/image167.wmf"/><Relationship Id="rId691" Type="http://schemas.openxmlformats.org/officeDocument/2006/relationships/oleObject" Target="embeddings/oleObject350.bin"/><Relationship Id="rId789" Type="http://schemas.openxmlformats.org/officeDocument/2006/relationships/image" Target="media/image376.wmf"/><Relationship Id="rId996" Type="http://schemas.openxmlformats.org/officeDocument/2006/relationships/oleObject" Target="embeddings/oleObject509.bin"/><Relationship Id="rId2025" Type="http://schemas.openxmlformats.org/officeDocument/2006/relationships/oleObject" Target="embeddings/oleObject1056.bin"/><Relationship Id="rId2372" Type="http://schemas.openxmlformats.org/officeDocument/2006/relationships/image" Target="media/image1128.wmf"/><Relationship Id="rId2677" Type="http://schemas.openxmlformats.org/officeDocument/2006/relationships/oleObject" Target="embeddings/oleObject1395.bin"/><Relationship Id="rId551" Type="http://schemas.openxmlformats.org/officeDocument/2006/relationships/oleObject" Target="embeddings/oleObject273.bin"/><Relationship Id="rId649" Type="http://schemas.openxmlformats.org/officeDocument/2006/relationships/oleObject" Target="embeddings/oleObject327.bin"/><Relationship Id="rId856" Type="http://schemas.openxmlformats.org/officeDocument/2006/relationships/oleObject" Target="embeddings/oleObject437.bin"/><Relationship Id="rId1181" Type="http://schemas.openxmlformats.org/officeDocument/2006/relationships/image" Target="media/image560.wmf"/><Relationship Id="rId1279" Type="http://schemas.openxmlformats.org/officeDocument/2006/relationships/image" Target="media/image607.wmf"/><Relationship Id="rId1486" Type="http://schemas.openxmlformats.org/officeDocument/2006/relationships/oleObject" Target="embeddings/oleObject771.bin"/><Relationship Id="rId2232" Type="http://schemas.openxmlformats.org/officeDocument/2006/relationships/image" Target="media/image1058.wmf"/><Relationship Id="rId2537" Type="http://schemas.openxmlformats.org/officeDocument/2006/relationships/image" Target="media/image1207.wmf"/><Relationship Id="rId204" Type="http://schemas.openxmlformats.org/officeDocument/2006/relationships/oleObject" Target="embeddings/oleObject96.bin"/><Relationship Id="rId411" Type="http://schemas.openxmlformats.org/officeDocument/2006/relationships/image" Target="media/image200.wmf"/><Relationship Id="rId509" Type="http://schemas.openxmlformats.org/officeDocument/2006/relationships/oleObject" Target="embeddings/oleObject250.bin"/><Relationship Id="rId1041" Type="http://schemas.openxmlformats.org/officeDocument/2006/relationships/image" Target="media/image498.wmf"/><Relationship Id="rId1139" Type="http://schemas.openxmlformats.org/officeDocument/2006/relationships/image" Target="media/image542.wmf"/><Relationship Id="rId1346" Type="http://schemas.openxmlformats.org/officeDocument/2006/relationships/oleObject" Target="embeddings/oleObject697.bin"/><Relationship Id="rId1693" Type="http://schemas.openxmlformats.org/officeDocument/2006/relationships/oleObject" Target="embeddings/oleObject879.bin"/><Relationship Id="rId1998" Type="http://schemas.openxmlformats.org/officeDocument/2006/relationships/image" Target="media/image944.wmf"/><Relationship Id="rId716" Type="http://schemas.openxmlformats.org/officeDocument/2006/relationships/oleObject" Target="embeddings/oleObject363.bin"/><Relationship Id="rId923" Type="http://schemas.openxmlformats.org/officeDocument/2006/relationships/image" Target="media/image441.wmf"/><Relationship Id="rId1553" Type="http://schemas.openxmlformats.org/officeDocument/2006/relationships/image" Target="media/image735.wmf"/><Relationship Id="rId1760" Type="http://schemas.openxmlformats.org/officeDocument/2006/relationships/image" Target="media/image836.wmf"/><Relationship Id="rId1858" Type="http://schemas.openxmlformats.org/officeDocument/2006/relationships/oleObject" Target="embeddings/oleObject962.bin"/><Relationship Id="rId2604" Type="http://schemas.openxmlformats.org/officeDocument/2006/relationships/oleObject" Target="embeddings/oleObject1349.bin"/><Relationship Id="rId52" Type="http://schemas.openxmlformats.org/officeDocument/2006/relationships/oleObject" Target="embeddings/oleObject22.bin"/><Relationship Id="rId1206" Type="http://schemas.openxmlformats.org/officeDocument/2006/relationships/oleObject" Target="embeddings/oleObject623.bin"/><Relationship Id="rId1413" Type="http://schemas.openxmlformats.org/officeDocument/2006/relationships/oleObject" Target="embeddings/oleObject731.bin"/><Relationship Id="rId1620" Type="http://schemas.openxmlformats.org/officeDocument/2006/relationships/image" Target="media/image767.wmf"/><Relationship Id="rId1718" Type="http://schemas.openxmlformats.org/officeDocument/2006/relationships/image" Target="media/image815.wmf"/><Relationship Id="rId1925" Type="http://schemas.openxmlformats.org/officeDocument/2006/relationships/oleObject" Target="embeddings/oleObject1000.bin"/><Relationship Id="rId299" Type="http://schemas.openxmlformats.org/officeDocument/2006/relationships/oleObject" Target="embeddings/oleObject143.bin"/><Relationship Id="rId2187" Type="http://schemas.openxmlformats.org/officeDocument/2006/relationships/oleObject" Target="embeddings/oleObject1134.bin"/><Relationship Id="rId2394" Type="http://schemas.openxmlformats.org/officeDocument/2006/relationships/image" Target="media/image1139.wmf"/><Relationship Id="rId159" Type="http://schemas.openxmlformats.org/officeDocument/2006/relationships/image" Target="media/image74.wmf"/><Relationship Id="rId366" Type="http://schemas.openxmlformats.org/officeDocument/2006/relationships/oleObject" Target="embeddings/oleObject177.bin"/><Relationship Id="rId573" Type="http://schemas.openxmlformats.org/officeDocument/2006/relationships/image" Target="media/image277.wmf"/><Relationship Id="rId780" Type="http://schemas.openxmlformats.org/officeDocument/2006/relationships/oleObject" Target="embeddings/oleObject397.bin"/><Relationship Id="rId2047" Type="http://schemas.openxmlformats.org/officeDocument/2006/relationships/oleObject" Target="embeddings/oleObject1067.bin"/><Relationship Id="rId2254" Type="http://schemas.openxmlformats.org/officeDocument/2006/relationships/image" Target="media/image1069.wmf"/><Relationship Id="rId2461" Type="http://schemas.openxmlformats.org/officeDocument/2006/relationships/oleObject" Target="embeddings/oleObject1271.bin"/><Relationship Id="rId2699" Type="http://schemas.openxmlformats.org/officeDocument/2006/relationships/oleObject" Target="embeddings/oleObject1409.bin"/><Relationship Id="rId226" Type="http://schemas.openxmlformats.org/officeDocument/2006/relationships/oleObject" Target="embeddings/oleObject107.bin"/><Relationship Id="rId433" Type="http://schemas.openxmlformats.org/officeDocument/2006/relationships/oleObject" Target="embeddings/oleObject211.bin"/><Relationship Id="rId878" Type="http://schemas.openxmlformats.org/officeDocument/2006/relationships/oleObject" Target="embeddings/oleObject448.bin"/><Relationship Id="rId1063" Type="http://schemas.openxmlformats.org/officeDocument/2006/relationships/image" Target="media/image509.wmf"/><Relationship Id="rId1270" Type="http://schemas.openxmlformats.org/officeDocument/2006/relationships/oleObject" Target="embeddings/oleObject656.bin"/><Relationship Id="rId2114" Type="http://schemas.openxmlformats.org/officeDocument/2006/relationships/image" Target="media/image999.wmf"/><Relationship Id="rId2559" Type="http://schemas.openxmlformats.org/officeDocument/2006/relationships/image" Target="media/image1218.wmf"/><Relationship Id="rId640" Type="http://schemas.openxmlformats.org/officeDocument/2006/relationships/oleObject" Target="embeddings/oleObject322.bin"/><Relationship Id="rId738" Type="http://schemas.openxmlformats.org/officeDocument/2006/relationships/image" Target="media/image352.wmf"/><Relationship Id="rId945" Type="http://schemas.openxmlformats.org/officeDocument/2006/relationships/oleObject" Target="embeddings/oleObject482.bin"/><Relationship Id="rId1368" Type="http://schemas.openxmlformats.org/officeDocument/2006/relationships/image" Target="media/image648.wmf"/><Relationship Id="rId1575" Type="http://schemas.openxmlformats.org/officeDocument/2006/relationships/image" Target="media/image746.wmf"/><Relationship Id="rId1782" Type="http://schemas.openxmlformats.org/officeDocument/2006/relationships/image" Target="media/image847.wmf"/><Relationship Id="rId2321" Type="http://schemas.openxmlformats.org/officeDocument/2006/relationships/oleObject" Target="embeddings/oleObject1201.bin"/><Relationship Id="rId2419" Type="http://schemas.openxmlformats.org/officeDocument/2006/relationships/oleObject" Target="embeddings/oleObject1250.bin"/><Relationship Id="rId2626" Type="http://schemas.openxmlformats.org/officeDocument/2006/relationships/oleObject" Target="embeddings/oleObject1363.bin"/><Relationship Id="rId74" Type="http://schemas.openxmlformats.org/officeDocument/2006/relationships/oleObject" Target="embeddings/oleObject33.bin"/><Relationship Id="rId500" Type="http://schemas.openxmlformats.org/officeDocument/2006/relationships/image" Target="media/image243.wmf"/><Relationship Id="rId805" Type="http://schemas.openxmlformats.org/officeDocument/2006/relationships/oleObject" Target="embeddings/oleObject411.bin"/><Relationship Id="rId1130" Type="http://schemas.openxmlformats.org/officeDocument/2006/relationships/oleObject" Target="embeddings/oleObject581.bin"/><Relationship Id="rId1228" Type="http://schemas.openxmlformats.org/officeDocument/2006/relationships/oleObject" Target="embeddings/oleObject635.bin"/><Relationship Id="rId1435" Type="http://schemas.openxmlformats.org/officeDocument/2006/relationships/oleObject" Target="embeddings/oleObject742.bin"/><Relationship Id="rId1642" Type="http://schemas.openxmlformats.org/officeDocument/2006/relationships/image" Target="media/image778.wmf"/><Relationship Id="rId1947" Type="http://schemas.openxmlformats.org/officeDocument/2006/relationships/oleObject" Target="embeddings/oleObject1014.bin"/><Relationship Id="rId1502" Type="http://schemas.openxmlformats.org/officeDocument/2006/relationships/oleObject" Target="embeddings/oleObject781.bin"/><Relationship Id="rId1807" Type="http://schemas.openxmlformats.org/officeDocument/2006/relationships/oleObject" Target="embeddings/oleObject936.bin"/><Relationship Id="rId290" Type="http://schemas.openxmlformats.org/officeDocument/2006/relationships/image" Target="media/image140.wmf"/><Relationship Id="rId388" Type="http://schemas.openxmlformats.org/officeDocument/2006/relationships/oleObject" Target="embeddings/oleObject188.bin"/><Relationship Id="rId2069" Type="http://schemas.openxmlformats.org/officeDocument/2006/relationships/oleObject" Target="embeddings/oleObject1078.bin"/><Relationship Id="rId150" Type="http://schemas.openxmlformats.org/officeDocument/2006/relationships/oleObject" Target="embeddings/oleObject69.bin"/><Relationship Id="rId595" Type="http://schemas.openxmlformats.org/officeDocument/2006/relationships/oleObject" Target="embeddings/oleObject296.bin"/><Relationship Id="rId2276" Type="http://schemas.openxmlformats.org/officeDocument/2006/relationships/image" Target="media/image1080.wmf"/><Relationship Id="rId2483" Type="http://schemas.openxmlformats.org/officeDocument/2006/relationships/oleObject" Target="embeddings/oleObject1282.bin"/><Relationship Id="rId2690" Type="http://schemas.openxmlformats.org/officeDocument/2006/relationships/oleObject" Target="embeddings/oleObject1403.bin"/><Relationship Id="rId248" Type="http://schemas.openxmlformats.org/officeDocument/2006/relationships/oleObject" Target="embeddings/oleObject118.bin"/><Relationship Id="rId455" Type="http://schemas.openxmlformats.org/officeDocument/2006/relationships/oleObject" Target="embeddings/oleObject223.bin"/><Relationship Id="rId662" Type="http://schemas.openxmlformats.org/officeDocument/2006/relationships/image" Target="media/image317.wmf"/><Relationship Id="rId1085" Type="http://schemas.openxmlformats.org/officeDocument/2006/relationships/image" Target="media/image519.wmf"/><Relationship Id="rId1292" Type="http://schemas.openxmlformats.org/officeDocument/2006/relationships/oleObject" Target="embeddings/oleObject667.bin"/><Relationship Id="rId2136" Type="http://schemas.openxmlformats.org/officeDocument/2006/relationships/image" Target="media/image1010.wmf"/><Relationship Id="rId2343" Type="http://schemas.openxmlformats.org/officeDocument/2006/relationships/oleObject" Target="embeddings/oleObject1212.bin"/><Relationship Id="rId2550" Type="http://schemas.openxmlformats.org/officeDocument/2006/relationships/oleObject" Target="embeddings/oleObject1319.bin"/><Relationship Id="rId108" Type="http://schemas.openxmlformats.org/officeDocument/2006/relationships/oleObject" Target="embeddings/oleObject50.bin"/><Relationship Id="rId315" Type="http://schemas.openxmlformats.org/officeDocument/2006/relationships/oleObject" Target="embeddings/oleObject151.bin"/><Relationship Id="rId522" Type="http://schemas.openxmlformats.org/officeDocument/2006/relationships/image" Target="media/image253.wmf"/><Relationship Id="rId967" Type="http://schemas.openxmlformats.org/officeDocument/2006/relationships/image" Target="media/image462.wmf"/><Relationship Id="rId1152" Type="http://schemas.openxmlformats.org/officeDocument/2006/relationships/image" Target="media/image547.wmf"/><Relationship Id="rId1597" Type="http://schemas.openxmlformats.org/officeDocument/2006/relationships/image" Target="media/image756.wmf"/><Relationship Id="rId2203" Type="http://schemas.openxmlformats.org/officeDocument/2006/relationships/oleObject" Target="embeddings/oleObject1142.bin"/><Relationship Id="rId2410" Type="http://schemas.openxmlformats.org/officeDocument/2006/relationships/image" Target="media/image1147.wmf"/><Relationship Id="rId2648" Type="http://schemas.openxmlformats.org/officeDocument/2006/relationships/image" Target="media/image1255.wmf"/><Relationship Id="rId96" Type="http://schemas.openxmlformats.org/officeDocument/2006/relationships/oleObject" Target="embeddings/oleObject44.bin"/><Relationship Id="rId827" Type="http://schemas.openxmlformats.org/officeDocument/2006/relationships/oleObject" Target="embeddings/oleObject422.bin"/><Relationship Id="rId1012" Type="http://schemas.openxmlformats.org/officeDocument/2006/relationships/oleObject" Target="embeddings/oleObject517.bin"/><Relationship Id="rId1457" Type="http://schemas.openxmlformats.org/officeDocument/2006/relationships/oleObject" Target="embeddings/oleObject753.bin"/><Relationship Id="rId1664" Type="http://schemas.openxmlformats.org/officeDocument/2006/relationships/image" Target="media/image789.wmf"/><Relationship Id="rId1871" Type="http://schemas.openxmlformats.org/officeDocument/2006/relationships/image" Target="media/image891.wmf"/><Relationship Id="rId2508" Type="http://schemas.openxmlformats.org/officeDocument/2006/relationships/oleObject" Target="embeddings/oleObject1296.bin"/><Relationship Id="rId2715" Type="http://schemas.openxmlformats.org/officeDocument/2006/relationships/image" Target="media/image1281.png"/><Relationship Id="rId1317" Type="http://schemas.openxmlformats.org/officeDocument/2006/relationships/image" Target="media/image624.wmf"/><Relationship Id="rId1524" Type="http://schemas.openxmlformats.org/officeDocument/2006/relationships/oleObject" Target="embeddings/oleObject792.bin"/><Relationship Id="rId1731" Type="http://schemas.openxmlformats.org/officeDocument/2006/relationships/oleObject" Target="embeddings/oleObject898.bin"/><Relationship Id="rId1969" Type="http://schemas.openxmlformats.org/officeDocument/2006/relationships/image" Target="media/image930.wmf"/><Relationship Id="rId23" Type="http://schemas.openxmlformats.org/officeDocument/2006/relationships/image" Target="media/image8.wmf"/><Relationship Id="rId1829" Type="http://schemas.openxmlformats.org/officeDocument/2006/relationships/image" Target="media/image870.wmf"/><Relationship Id="rId2298" Type="http://schemas.openxmlformats.org/officeDocument/2006/relationships/image" Target="media/image1091.wmf"/><Relationship Id="rId172" Type="http://schemas.openxmlformats.org/officeDocument/2006/relationships/oleObject" Target="embeddings/oleObject80.bin"/><Relationship Id="rId477" Type="http://schemas.openxmlformats.org/officeDocument/2006/relationships/oleObject" Target="embeddings/oleObject234.bin"/><Relationship Id="rId684" Type="http://schemas.openxmlformats.org/officeDocument/2006/relationships/image" Target="media/image326.wmf"/><Relationship Id="rId2060" Type="http://schemas.openxmlformats.org/officeDocument/2006/relationships/image" Target="media/image975.wmf"/><Relationship Id="rId2158" Type="http://schemas.openxmlformats.org/officeDocument/2006/relationships/image" Target="media/image1021.wmf"/><Relationship Id="rId2365" Type="http://schemas.openxmlformats.org/officeDocument/2006/relationships/oleObject" Target="embeddings/oleObject1223.bin"/><Relationship Id="rId337" Type="http://schemas.openxmlformats.org/officeDocument/2006/relationships/oleObject" Target="embeddings/oleObject162.bin"/><Relationship Id="rId891" Type="http://schemas.openxmlformats.org/officeDocument/2006/relationships/image" Target="media/image425.wmf"/><Relationship Id="rId989" Type="http://schemas.openxmlformats.org/officeDocument/2006/relationships/image" Target="media/image473.wmf"/><Relationship Id="rId2018" Type="http://schemas.openxmlformats.org/officeDocument/2006/relationships/image" Target="media/image954.wmf"/><Relationship Id="rId2572" Type="http://schemas.openxmlformats.org/officeDocument/2006/relationships/oleObject" Target="embeddings/oleObject1331.bin"/><Relationship Id="rId544" Type="http://schemas.openxmlformats.org/officeDocument/2006/relationships/oleObject" Target="embeddings/oleObject269.bin"/><Relationship Id="rId751" Type="http://schemas.openxmlformats.org/officeDocument/2006/relationships/image" Target="media/image358.wmf"/><Relationship Id="rId849" Type="http://schemas.openxmlformats.org/officeDocument/2006/relationships/image" Target="media/image404.wmf"/><Relationship Id="rId1174" Type="http://schemas.openxmlformats.org/officeDocument/2006/relationships/oleObject" Target="embeddings/oleObject606.bin"/><Relationship Id="rId1381" Type="http://schemas.openxmlformats.org/officeDocument/2006/relationships/oleObject" Target="embeddings/oleObject715.bin"/><Relationship Id="rId1479" Type="http://schemas.openxmlformats.org/officeDocument/2006/relationships/oleObject" Target="embeddings/oleObject767.bin"/><Relationship Id="rId1686" Type="http://schemas.openxmlformats.org/officeDocument/2006/relationships/oleObject" Target="embeddings/oleObject875.bin"/><Relationship Id="rId2225" Type="http://schemas.openxmlformats.org/officeDocument/2006/relationships/oleObject" Target="embeddings/oleObject1153.bin"/><Relationship Id="rId2432" Type="http://schemas.openxmlformats.org/officeDocument/2006/relationships/image" Target="media/image1158.wmf"/><Relationship Id="rId404" Type="http://schemas.openxmlformats.org/officeDocument/2006/relationships/oleObject" Target="embeddings/oleObject196.bin"/><Relationship Id="rId611" Type="http://schemas.openxmlformats.org/officeDocument/2006/relationships/oleObject" Target="embeddings/oleObject306.bin"/><Relationship Id="rId1034" Type="http://schemas.openxmlformats.org/officeDocument/2006/relationships/oleObject" Target="embeddings/oleObject528.bin"/><Relationship Id="rId1241" Type="http://schemas.openxmlformats.org/officeDocument/2006/relationships/image" Target="media/image588.wmf"/><Relationship Id="rId1339" Type="http://schemas.openxmlformats.org/officeDocument/2006/relationships/image" Target="media/image634.wmf"/><Relationship Id="rId1893" Type="http://schemas.openxmlformats.org/officeDocument/2006/relationships/image" Target="media/image902.wmf"/><Relationship Id="rId709" Type="http://schemas.openxmlformats.org/officeDocument/2006/relationships/image" Target="media/image338.wmf"/><Relationship Id="rId916" Type="http://schemas.openxmlformats.org/officeDocument/2006/relationships/oleObject" Target="embeddings/oleObject467.bin"/><Relationship Id="rId1101" Type="http://schemas.openxmlformats.org/officeDocument/2006/relationships/oleObject" Target="embeddings/oleObject563.bin"/><Relationship Id="rId1546" Type="http://schemas.openxmlformats.org/officeDocument/2006/relationships/oleObject" Target="embeddings/oleObject803.bin"/><Relationship Id="rId1753" Type="http://schemas.openxmlformats.org/officeDocument/2006/relationships/oleObject" Target="embeddings/oleObject909.bin"/><Relationship Id="rId1960" Type="http://schemas.openxmlformats.org/officeDocument/2006/relationships/oleObject" Target="embeddings/oleObject1022.bin"/><Relationship Id="rId45" Type="http://schemas.openxmlformats.org/officeDocument/2006/relationships/image" Target="media/image19.wmf"/><Relationship Id="rId1406" Type="http://schemas.openxmlformats.org/officeDocument/2006/relationships/image" Target="media/image667.wmf"/><Relationship Id="rId1613" Type="http://schemas.openxmlformats.org/officeDocument/2006/relationships/image" Target="media/image764.wmf"/><Relationship Id="rId1820" Type="http://schemas.openxmlformats.org/officeDocument/2006/relationships/image" Target="media/image866.wmf"/><Relationship Id="rId194" Type="http://schemas.openxmlformats.org/officeDocument/2006/relationships/oleObject" Target="embeddings/oleObject91.bin"/><Relationship Id="rId1918" Type="http://schemas.openxmlformats.org/officeDocument/2006/relationships/oleObject" Target="embeddings/oleObject995.bin"/><Relationship Id="rId2082" Type="http://schemas.openxmlformats.org/officeDocument/2006/relationships/header" Target="header3.xml"/><Relationship Id="rId261" Type="http://schemas.openxmlformats.org/officeDocument/2006/relationships/oleObject" Target="embeddings/oleObject124.bin"/><Relationship Id="rId499" Type="http://schemas.openxmlformats.org/officeDocument/2006/relationships/oleObject" Target="embeddings/oleObject245.bin"/><Relationship Id="rId2387" Type="http://schemas.openxmlformats.org/officeDocument/2006/relationships/oleObject" Target="embeddings/oleObject1234.bin"/><Relationship Id="rId2594" Type="http://schemas.openxmlformats.org/officeDocument/2006/relationships/image" Target="media/image1233.wmf"/><Relationship Id="rId359" Type="http://schemas.openxmlformats.org/officeDocument/2006/relationships/oleObject" Target="embeddings/oleObject173.bin"/><Relationship Id="rId566" Type="http://schemas.openxmlformats.org/officeDocument/2006/relationships/image" Target="media/image274.wmf"/><Relationship Id="rId773" Type="http://schemas.openxmlformats.org/officeDocument/2006/relationships/image" Target="media/image369.wmf"/><Relationship Id="rId1196" Type="http://schemas.openxmlformats.org/officeDocument/2006/relationships/oleObject" Target="embeddings/oleObject618.bin"/><Relationship Id="rId2247" Type="http://schemas.openxmlformats.org/officeDocument/2006/relationships/oleObject" Target="embeddings/oleObject1164.bin"/><Relationship Id="rId2454" Type="http://schemas.openxmlformats.org/officeDocument/2006/relationships/image" Target="media/image1169.wmf"/><Relationship Id="rId121" Type="http://schemas.openxmlformats.org/officeDocument/2006/relationships/image" Target="media/image57.wmf"/><Relationship Id="rId219" Type="http://schemas.openxmlformats.org/officeDocument/2006/relationships/image" Target="media/image104.wmf"/><Relationship Id="rId426" Type="http://schemas.openxmlformats.org/officeDocument/2006/relationships/oleObject" Target="embeddings/oleObject207.bin"/><Relationship Id="rId633" Type="http://schemas.openxmlformats.org/officeDocument/2006/relationships/image" Target="media/image303.wmf"/><Relationship Id="rId980" Type="http://schemas.openxmlformats.org/officeDocument/2006/relationships/oleObject" Target="embeddings/oleObject500.bin"/><Relationship Id="rId1056" Type="http://schemas.openxmlformats.org/officeDocument/2006/relationships/oleObject" Target="embeddings/oleObject539.bin"/><Relationship Id="rId1263" Type="http://schemas.openxmlformats.org/officeDocument/2006/relationships/image" Target="media/image599.wmf"/><Relationship Id="rId2107" Type="http://schemas.openxmlformats.org/officeDocument/2006/relationships/oleObject" Target="embeddings/oleObject1094.bin"/><Relationship Id="rId2314" Type="http://schemas.openxmlformats.org/officeDocument/2006/relationships/image" Target="media/image1099.wmf"/><Relationship Id="rId2661" Type="http://schemas.openxmlformats.org/officeDocument/2006/relationships/image" Target="media/image1260.wmf"/><Relationship Id="rId840" Type="http://schemas.openxmlformats.org/officeDocument/2006/relationships/oleObject" Target="embeddings/oleObject429.bin"/><Relationship Id="rId938" Type="http://schemas.openxmlformats.org/officeDocument/2006/relationships/oleObject" Target="embeddings/oleObject478.bin"/><Relationship Id="rId1470" Type="http://schemas.openxmlformats.org/officeDocument/2006/relationships/oleObject" Target="embeddings/oleObject761.bin"/><Relationship Id="rId1568" Type="http://schemas.openxmlformats.org/officeDocument/2006/relationships/oleObject" Target="embeddings/oleObject814.bin"/><Relationship Id="rId1775" Type="http://schemas.openxmlformats.org/officeDocument/2006/relationships/oleObject" Target="embeddings/oleObject920.bin"/><Relationship Id="rId2521" Type="http://schemas.openxmlformats.org/officeDocument/2006/relationships/image" Target="media/image1199.wmf"/><Relationship Id="rId2619" Type="http://schemas.openxmlformats.org/officeDocument/2006/relationships/oleObject" Target="embeddings/oleObject1358.bin"/><Relationship Id="rId67" Type="http://schemas.openxmlformats.org/officeDocument/2006/relationships/image" Target="media/image30.wmf"/><Relationship Id="rId700" Type="http://schemas.openxmlformats.org/officeDocument/2006/relationships/image" Target="media/image334.wmf"/><Relationship Id="rId1123" Type="http://schemas.openxmlformats.org/officeDocument/2006/relationships/image" Target="media/image534.wmf"/><Relationship Id="rId1330" Type="http://schemas.openxmlformats.org/officeDocument/2006/relationships/oleObject" Target="embeddings/oleObject689.bin"/><Relationship Id="rId1428" Type="http://schemas.openxmlformats.org/officeDocument/2006/relationships/image" Target="media/image678.wmf"/><Relationship Id="rId1635" Type="http://schemas.openxmlformats.org/officeDocument/2006/relationships/oleObject" Target="embeddings/oleObject849.bin"/><Relationship Id="rId1982" Type="http://schemas.openxmlformats.org/officeDocument/2006/relationships/image" Target="media/image936.wmf"/><Relationship Id="rId1842" Type="http://schemas.openxmlformats.org/officeDocument/2006/relationships/oleObject" Target="embeddings/oleObject954.bin"/><Relationship Id="rId1702" Type="http://schemas.openxmlformats.org/officeDocument/2006/relationships/image" Target="media/image807.wmf"/><Relationship Id="rId283" Type="http://schemas.openxmlformats.org/officeDocument/2006/relationships/oleObject" Target="embeddings/oleObject135.bin"/><Relationship Id="rId490" Type="http://schemas.openxmlformats.org/officeDocument/2006/relationships/image" Target="media/image238.wmf"/><Relationship Id="rId2171" Type="http://schemas.openxmlformats.org/officeDocument/2006/relationships/oleObject" Target="embeddings/oleObject1126.bin"/><Relationship Id="rId143" Type="http://schemas.openxmlformats.org/officeDocument/2006/relationships/image" Target="media/image66.wmf"/><Relationship Id="rId350" Type="http://schemas.openxmlformats.org/officeDocument/2006/relationships/image" Target="media/image170.wmf"/><Relationship Id="rId588" Type="http://schemas.openxmlformats.org/officeDocument/2006/relationships/oleObject" Target="embeddings/oleObject292.bin"/><Relationship Id="rId795" Type="http://schemas.openxmlformats.org/officeDocument/2006/relationships/image" Target="media/image378.wmf"/><Relationship Id="rId2031" Type="http://schemas.openxmlformats.org/officeDocument/2006/relationships/oleObject" Target="embeddings/oleObject1059.bin"/><Relationship Id="rId2269" Type="http://schemas.openxmlformats.org/officeDocument/2006/relationships/oleObject" Target="embeddings/oleObject1175.bin"/><Relationship Id="rId2476" Type="http://schemas.openxmlformats.org/officeDocument/2006/relationships/image" Target="media/image1180.wmf"/><Relationship Id="rId2683" Type="http://schemas.openxmlformats.org/officeDocument/2006/relationships/image" Target="media/image1267.wmf"/><Relationship Id="rId9" Type="http://schemas.openxmlformats.org/officeDocument/2006/relationships/image" Target="media/image1.wmf"/><Relationship Id="rId210" Type="http://schemas.openxmlformats.org/officeDocument/2006/relationships/oleObject" Target="embeddings/oleObject99.bin"/><Relationship Id="rId448" Type="http://schemas.openxmlformats.org/officeDocument/2006/relationships/image" Target="media/image217.wmf"/><Relationship Id="rId655" Type="http://schemas.openxmlformats.org/officeDocument/2006/relationships/oleObject" Target="embeddings/oleObject330.bin"/><Relationship Id="rId862" Type="http://schemas.openxmlformats.org/officeDocument/2006/relationships/oleObject" Target="embeddings/oleObject440.bin"/><Relationship Id="rId1078" Type="http://schemas.openxmlformats.org/officeDocument/2006/relationships/image" Target="media/image516.wmf"/><Relationship Id="rId1285" Type="http://schemas.openxmlformats.org/officeDocument/2006/relationships/image" Target="media/image610.wmf"/><Relationship Id="rId1492" Type="http://schemas.openxmlformats.org/officeDocument/2006/relationships/oleObject" Target="embeddings/oleObject775.bin"/><Relationship Id="rId2129" Type="http://schemas.openxmlformats.org/officeDocument/2006/relationships/oleObject" Target="embeddings/oleObject1105.bin"/><Relationship Id="rId2336" Type="http://schemas.openxmlformats.org/officeDocument/2006/relationships/image" Target="media/image1110.wmf"/><Relationship Id="rId2543" Type="http://schemas.openxmlformats.org/officeDocument/2006/relationships/image" Target="media/image1210.wmf"/><Relationship Id="rId308" Type="http://schemas.openxmlformats.org/officeDocument/2006/relationships/image" Target="media/image149.wmf"/><Relationship Id="rId515" Type="http://schemas.openxmlformats.org/officeDocument/2006/relationships/image" Target="media/image250.wmf"/><Relationship Id="rId722" Type="http://schemas.openxmlformats.org/officeDocument/2006/relationships/image" Target="media/image344.wmf"/><Relationship Id="rId1145" Type="http://schemas.openxmlformats.org/officeDocument/2006/relationships/image" Target="media/image545.wmf"/><Relationship Id="rId1352" Type="http://schemas.openxmlformats.org/officeDocument/2006/relationships/oleObject" Target="embeddings/oleObject700.bin"/><Relationship Id="rId1797" Type="http://schemas.openxmlformats.org/officeDocument/2006/relationships/oleObject" Target="embeddings/oleObject931.bin"/><Relationship Id="rId2403" Type="http://schemas.openxmlformats.org/officeDocument/2006/relationships/oleObject" Target="embeddings/oleObject1242.bin"/><Relationship Id="rId89" Type="http://schemas.openxmlformats.org/officeDocument/2006/relationships/image" Target="media/image41.wmf"/><Relationship Id="rId1005" Type="http://schemas.openxmlformats.org/officeDocument/2006/relationships/image" Target="media/image480.wmf"/><Relationship Id="rId1212" Type="http://schemas.openxmlformats.org/officeDocument/2006/relationships/oleObject" Target="embeddings/oleObject627.bin"/><Relationship Id="rId1657" Type="http://schemas.openxmlformats.org/officeDocument/2006/relationships/oleObject" Target="embeddings/oleObject860.bin"/><Relationship Id="rId1864" Type="http://schemas.openxmlformats.org/officeDocument/2006/relationships/oleObject" Target="embeddings/oleObject965.bin"/><Relationship Id="rId2610" Type="http://schemas.openxmlformats.org/officeDocument/2006/relationships/image" Target="media/image1240.wmf"/><Relationship Id="rId2708" Type="http://schemas.openxmlformats.org/officeDocument/2006/relationships/oleObject" Target="embeddings/oleObject1416.bin"/><Relationship Id="rId1517" Type="http://schemas.openxmlformats.org/officeDocument/2006/relationships/image" Target="media/image717.wmf"/><Relationship Id="rId1724" Type="http://schemas.openxmlformats.org/officeDocument/2006/relationships/image" Target="media/image818.wmf"/><Relationship Id="rId16" Type="http://schemas.openxmlformats.org/officeDocument/2006/relationships/oleObject" Target="embeddings/oleObject4.bin"/><Relationship Id="rId1931" Type="http://schemas.openxmlformats.org/officeDocument/2006/relationships/oleObject" Target="embeddings/oleObject1004.bin"/><Relationship Id="rId2193" Type="http://schemas.openxmlformats.org/officeDocument/2006/relationships/oleObject" Target="embeddings/oleObject1137.bin"/><Relationship Id="rId2498" Type="http://schemas.openxmlformats.org/officeDocument/2006/relationships/oleObject" Target="embeddings/oleObject1291.bin"/><Relationship Id="rId165" Type="http://schemas.openxmlformats.org/officeDocument/2006/relationships/image" Target="media/image77.wmf"/><Relationship Id="rId372" Type="http://schemas.openxmlformats.org/officeDocument/2006/relationships/oleObject" Target="embeddings/oleObject180.bin"/><Relationship Id="rId677" Type="http://schemas.openxmlformats.org/officeDocument/2006/relationships/oleObject" Target="embeddings/oleObject342.bin"/><Relationship Id="rId2053" Type="http://schemas.openxmlformats.org/officeDocument/2006/relationships/oleObject" Target="embeddings/oleObject1070.bin"/><Relationship Id="rId2260" Type="http://schemas.openxmlformats.org/officeDocument/2006/relationships/image" Target="media/image1072.wmf"/><Relationship Id="rId2358" Type="http://schemas.openxmlformats.org/officeDocument/2006/relationships/image" Target="media/image1121.wmf"/><Relationship Id="rId232" Type="http://schemas.openxmlformats.org/officeDocument/2006/relationships/oleObject" Target="embeddings/oleObject110.bin"/><Relationship Id="rId884" Type="http://schemas.openxmlformats.org/officeDocument/2006/relationships/oleObject" Target="embeddings/oleObject451.bin"/><Relationship Id="rId2120" Type="http://schemas.openxmlformats.org/officeDocument/2006/relationships/image" Target="media/image1002.wmf"/><Relationship Id="rId2565" Type="http://schemas.openxmlformats.org/officeDocument/2006/relationships/oleObject" Target="embeddings/oleObject1327.bin"/><Relationship Id="rId537" Type="http://schemas.openxmlformats.org/officeDocument/2006/relationships/image" Target="media/image260.wmf"/><Relationship Id="rId744" Type="http://schemas.openxmlformats.org/officeDocument/2006/relationships/oleObject" Target="embeddings/oleObject378.bin"/><Relationship Id="rId951" Type="http://schemas.openxmlformats.org/officeDocument/2006/relationships/image" Target="media/image454.wmf"/><Relationship Id="rId1167" Type="http://schemas.openxmlformats.org/officeDocument/2006/relationships/image" Target="media/image553.wmf"/><Relationship Id="rId1374" Type="http://schemas.openxmlformats.org/officeDocument/2006/relationships/image" Target="media/image651.wmf"/><Relationship Id="rId1581" Type="http://schemas.openxmlformats.org/officeDocument/2006/relationships/oleObject" Target="embeddings/oleObject821.bin"/><Relationship Id="rId1679" Type="http://schemas.openxmlformats.org/officeDocument/2006/relationships/image" Target="media/image796.wmf"/><Relationship Id="rId2218" Type="http://schemas.openxmlformats.org/officeDocument/2006/relationships/image" Target="media/image1051.wmf"/><Relationship Id="rId2425" Type="http://schemas.openxmlformats.org/officeDocument/2006/relationships/oleObject" Target="embeddings/oleObject1253.bin"/><Relationship Id="rId2632" Type="http://schemas.openxmlformats.org/officeDocument/2006/relationships/oleObject" Target="embeddings/oleObject1366.bin"/><Relationship Id="rId80" Type="http://schemas.openxmlformats.org/officeDocument/2006/relationships/oleObject" Target="embeddings/oleObject36.bin"/><Relationship Id="rId604" Type="http://schemas.openxmlformats.org/officeDocument/2006/relationships/image" Target="media/image292.wmf"/><Relationship Id="rId811" Type="http://schemas.openxmlformats.org/officeDocument/2006/relationships/oleObject" Target="embeddings/oleObject414.bin"/><Relationship Id="rId1027" Type="http://schemas.openxmlformats.org/officeDocument/2006/relationships/image" Target="media/image491.wmf"/><Relationship Id="rId1234" Type="http://schemas.openxmlformats.org/officeDocument/2006/relationships/oleObject" Target="embeddings/oleObject638.bin"/><Relationship Id="rId1441" Type="http://schemas.openxmlformats.org/officeDocument/2006/relationships/oleObject" Target="embeddings/oleObject745.bin"/><Relationship Id="rId1886" Type="http://schemas.openxmlformats.org/officeDocument/2006/relationships/oleObject" Target="embeddings/oleObject976.bin"/><Relationship Id="rId909" Type="http://schemas.openxmlformats.org/officeDocument/2006/relationships/image" Target="media/image434.wmf"/><Relationship Id="rId1301" Type="http://schemas.openxmlformats.org/officeDocument/2006/relationships/oleObject" Target="embeddings/oleObject672.bin"/><Relationship Id="rId1539" Type="http://schemas.openxmlformats.org/officeDocument/2006/relationships/image" Target="media/image728.wmf"/><Relationship Id="rId1746" Type="http://schemas.openxmlformats.org/officeDocument/2006/relationships/image" Target="media/image829.wmf"/><Relationship Id="rId1953" Type="http://schemas.openxmlformats.org/officeDocument/2006/relationships/oleObject" Target="embeddings/oleObject1017.bin"/><Relationship Id="rId38" Type="http://schemas.openxmlformats.org/officeDocument/2006/relationships/oleObject" Target="embeddings/oleObject15.bin"/><Relationship Id="rId1606" Type="http://schemas.openxmlformats.org/officeDocument/2006/relationships/oleObject" Target="embeddings/oleObject834.bin"/><Relationship Id="rId1813" Type="http://schemas.openxmlformats.org/officeDocument/2006/relationships/oleObject" Target="embeddings/oleObject939.bin"/><Relationship Id="rId187" Type="http://schemas.openxmlformats.org/officeDocument/2006/relationships/image" Target="media/image88.wmf"/><Relationship Id="rId394" Type="http://schemas.openxmlformats.org/officeDocument/2006/relationships/oleObject" Target="embeddings/oleObject191.bin"/><Relationship Id="rId2075" Type="http://schemas.openxmlformats.org/officeDocument/2006/relationships/oleObject" Target="embeddings/oleObject1081.bin"/><Relationship Id="rId2282" Type="http://schemas.openxmlformats.org/officeDocument/2006/relationships/image" Target="media/image1083.wmf"/><Relationship Id="rId254" Type="http://schemas.openxmlformats.org/officeDocument/2006/relationships/image" Target="media/image122.wmf"/><Relationship Id="rId699" Type="http://schemas.openxmlformats.org/officeDocument/2006/relationships/oleObject" Target="embeddings/oleObject354.bin"/><Relationship Id="rId1091" Type="http://schemas.openxmlformats.org/officeDocument/2006/relationships/image" Target="media/image522.wmf"/><Relationship Id="rId2587" Type="http://schemas.openxmlformats.org/officeDocument/2006/relationships/oleObject" Target="embeddings/oleObject1339.bin"/><Relationship Id="rId114" Type="http://schemas.openxmlformats.org/officeDocument/2006/relationships/oleObject" Target="embeddings/oleObject53.bin"/><Relationship Id="rId461" Type="http://schemas.openxmlformats.org/officeDocument/2006/relationships/oleObject" Target="embeddings/oleObject226.bin"/><Relationship Id="rId559" Type="http://schemas.openxmlformats.org/officeDocument/2006/relationships/oleObject" Target="embeddings/oleObject277.bin"/><Relationship Id="rId766" Type="http://schemas.openxmlformats.org/officeDocument/2006/relationships/oleObject" Target="embeddings/oleObject389.bin"/><Relationship Id="rId1189" Type="http://schemas.openxmlformats.org/officeDocument/2006/relationships/image" Target="media/image564.wmf"/><Relationship Id="rId1396" Type="http://schemas.openxmlformats.org/officeDocument/2006/relationships/image" Target="media/image662.wmf"/><Relationship Id="rId2142" Type="http://schemas.openxmlformats.org/officeDocument/2006/relationships/image" Target="media/image1013.wmf"/><Relationship Id="rId2447" Type="http://schemas.openxmlformats.org/officeDocument/2006/relationships/oleObject" Target="embeddings/oleObject1264.bin"/><Relationship Id="rId321" Type="http://schemas.openxmlformats.org/officeDocument/2006/relationships/oleObject" Target="embeddings/oleObject154.bin"/><Relationship Id="rId419" Type="http://schemas.openxmlformats.org/officeDocument/2006/relationships/image" Target="media/image204.wmf"/><Relationship Id="rId626" Type="http://schemas.openxmlformats.org/officeDocument/2006/relationships/oleObject" Target="embeddings/oleObject315.bin"/><Relationship Id="rId973" Type="http://schemas.openxmlformats.org/officeDocument/2006/relationships/image" Target="media/image465.wmf"/><Relationship Id="rId1049" Type="http://schemas.openxmlformats.org/officeDocument/2006/relationships/image" Target="media/image502.wmf"/><Relationship Id="rId1256" Type="http://schemas.openxmlformats.org/officeDocument/2006/relationships/oleObject" Target="embeddings/oleObject649.bin"/><Relationship Id="rId2002" Type="http://schemas.openxmlformats.org/officeDocument/2006/relationships/image" Target="media/image946.wmf"/><Relationship Id="rId2307" Type="http://schemas.openxmlformats.org/officeDocument/2006/relationships/oleObject" Target="embeddings/oleObject1194.bin"/><Relationship Id="rId2654" Type="http://schemas.openxmlformats.org/officeDocument/2006/relationships/oleObject" Target="embeddings/oleObject1379.bin"/><Relationship Id="rId833" Type="http://schemas.openxmlformats.org/officeDocument/2006/relationships/image" Target="media/image396.wmf"/><Relationship Id="rId1116" Type="http://schemas.openxmlformats.org/officeDocument/2006/relationships/oleObject" Target="embeddings/oleObject573.bin"/><Relationship Id="rId1463" Type="http://schemas.openxmlformats.org/officeDocument/2006/relationships/image" Target="media/image695.wmf"/><Relationship Id="rId1670" Type="http://schemas.openxmlformats.org/officeDocument/2006/relationships/oleObject" Target="embeddings/oleObject867.bin"/><Relationship Id="rId1768" Type="http://schemas.openxmlformats.org/officeDocument/2006/relationships/image" Target="media/image840.wmf"/><Relationship Id="rId2514" Type="http://schemas.openxmlformats.org/officeDocument/2006/relationships/oleObject" Target="embeddings/oleObject1299.bin"/><Relationship Id="rId900" Type="http://schemas.openxmlformats.org/officeDocument/2006/relationships/oleObject" Target="embeddings/oleObject459.bin"/><Relationship Id="rId1323" Type="http://schemas.openxmlformats.org/officeDocument/2006/relationships/image" Target="media/image627.wmf"/><Relationship Id="rId1530" Type="http://schemas.openxmlformats.org/officeDocument/2006/relationships/oleObject" Target="embeddings/oleObject795.bin"/><Relationship Id="rId1628" Type="http://schemas.openxmlformats.org/officeDocument/2006/relationships/image" Target="media/image771.wmf"/><Relationship Id="rId1975" Type="http://schemas.openxmlformats.org/officeDocument/2006/relationships/oleObject" Target="embeddings/oleObject1031.bin"/><Relationship Id="rId1835" Type="http://schemas.openxmlformats.org/officeDocument/2006/relationships/image" Target="media/image873.wmf"/><Relationship Id="rId1902" Type="http://schemas.openxmlformats.org/officeDocument/2006/relationships/image" Target="media/image906.wmf"/><Relationship Id="rId2097" Type="http://schemas.openxmlformats.org/officeDocument/2006/relationships/oleObject" Target="embeddings/oleObject1089.bin"/><Relationship Id="rId276" Type="http://schemas.openxmlformats.org/officeDocument/2006/relationships/image" Target="media/image133.wmf"/><Relationship Id="rId483" Type="http://schemas.openxmlformats.org/officeDocument/2006/relationships/oleObject" Target="embeddings/oleObject237.bin"/><Relationship Id="rId690" Type="http://schemas.openxmlformats.org/officeDocument/2006/relationships/image" Target="media/image329.wmf"/><Relationship Id="rId2164" Type="http://schemas.openxmlformats.org/officeDocument/2006/relationships/image" Target="media/image1024.wmf"/><Relationship Id="rId2371" Type="http://schemas.openxmlformats.org/officeDocument/2006/relationships/oleObject" Target="embeddings/oleObject1226.bin"/><Relationship Id="rId136" Type="http://schemas.microsoft.com/office/2018/08/relationships/commentsExtensible" Target="commentsExtensible.xml"/><Relationship Id="rId343" Type="http://schemas.openxmlformats.org/officeDocument/2006/relationships/oleObject" Target="embeddings/oleObject165.bin"/><Relationship Id="rId550" Type="http://schemas.openxmlformats.org/officeDocument/2006/relationships/image" Target="media/image266.wmf"/><Relationship Id="rId788" Type="http://schemas.openxmlformats.org/officeDocument/2006/relationships/oleObject" Target="embeddings/oleObject401.bin"/><Relationship Id="rId995" Type="http://schemas.openxmlformats.org/officeDocument/2006/relationships/image" Target="media/image475.wmf"/><Relationship Id="rId1180" Type="http://schemas.openxmlformats.org/officeDocument/2006/relationships/oleObject" Target="embeddings/oleObject609.bin"/><Relationship Id="rId2024" Type="http://schemas.openxmlformats.org/officeDocument/2006/relationships/image" Target="media/image957.wmf"/><Relationship Id="rId2231" Type="http://schemas.openxmlformats.org/officeDocument/2006/relationships/oleObject" Target="embeddings/oleObject1156.bin"/><Relationship Id="rId2469" Type="http://schemas.openxmlformats.org/officeDocument/2006/relationships/oleObject" Target="embeddings/oleObject1275.bin"/><Relationship Id="rId2676" Type="http://schemas.openxmlformats.org/officeDocument/2006/relationships/oleObject" Target="embeddings/oleObject1394.bin"/><Relationship Id="rId203" Type="http://schemas.openxmlformats.org/officeDocument/2006/relationships/image" Target="media/image96.wmf"/><Relationship Id="rId648" Type="http://schemas.openxmlformats.org/officeDocument/2006/relationships/image" Target="media/image310.wmf"/><Relationship Id="rId855" Type="http://schemas.openxmlformats.org/officeDocument/2006/relationships/image" Target="media/image407.wmf"/><Relationship Id="rId1040" Type="http://schemas.openxmlformats.org/officeDocument/2006/relationships/oleObject" Target="embeddings/oleObject531.bin"/><Relationship Id="rId1278" Type="http://schemas.openxmlformats.org/officeDocument/2006/relationships/oleObject" Target="embeddings/oleObject660.bin"/><Relationship Id="rId1485" Type="http://schemas.openxmlformats.org/officeDocument/2006/relationships/image" Target="media/image703.wmf"/><Relationship Id="rId1692" Type="http://schemas.openxmlformats.org/officeDocument/2006/relationships/image" Target="media/image802.wmf"/><Relationship Id="rId2329" Type="http://schemas.openxmlformats.org/officeDocument/2006/relationships/oleObject" Target="embeddings/oleObject1205.bin"/><Relationship Id="rId2536" Type="http://schemas.openxmlformats.org/officeDocument/2006/relationships/oleObject" Target="embeddings/oleObject1312.bin"/><Relationship Id="rId410" Type="http://schemas.openxmlformats.org/officeDocument/2006/relationships/oleObject" Target="embeddings/oleObject199.bin"/><Relationship Id="rId508" Type="http://schemas.openxmlformats.org/officeDocument/2006/relationships/image" Target="media/image247.wmf"/><Relationship Id="rId715" Type="http://schemas.openxmlformats.org/officeDocument/2006/relationships/image" Target="media/image341.wmf"/><Relationship Id="rId922" Type="http://schemas.openxmlformats.org/officeDocument/2006/relationships/oleObject" Target="embeddings/oleObject470.bin"/><Relationship Id="rId1138" Type="http://schemas.openxmlformats.org/officeDocument/2006/relationships/oleObject" Target="embeddings/oleObject585.bin"/><Relationship Id="rId1345" Type="http://schemas.openxmlformats.org/officeDocument/2006/relationships/image" Target="media/image637.wmf"/><Relationship Id="rId1552" Type="http://schemas.openxmlformats.org/officeDocument/2006/relationships/oleObject" Target="embeddings/oleObject806.bin"/><Relationship Id="rId1997" Type="http://schemas.openxmlformats.org/officeDocument/2006/relationships/oleObject" Target="embeddings/oleObject1042.bin"/><Relationship Id="rId2603" Type="http://schemas.openxmlformats.org/officeDocument/2006/relationships/image" Target="media/image1237.wmf"/><Relationship Id="rId1205" Type="http://schemas.openxmlformats.org/officeDocument/2006/relationships/image" Target="media/image571.wmf"/><Relationship Id="rId1857" Type="http://schemas.openxmlformats.org/officeDocument/2006/relationships/image" Target="media/image884.wmf"/><Relationship Id="rId51" Type="http://schemas.openxmlformats.org/officeDocument/2006/relationships/image" Target="media/image22.wmf"/><Relationship Id="rId1412" Type="http://schemas.openxmlformats.org/officeDocument/2006/relationships/image" Target="media/image670.wmf"/><Relationship Id="rId1717" Type="http://schemas.openxmlformats.org/officeDocument/2006/relationships/oleObject" Target="embeddings/oleObject891.bin"/><Relationship Id="rId1924" Type="http://schemas.openxmlformats.org/officeDocument/2006/relationships/image" Target="media/image913.wmf"/><Relationship Id="rId298" Type="http://schemas.openxmlformats.org/officeDocument/2006/relationships/image" Target="media/image144.wmf"/><Relationship Id="rId158" Type="http://schemas.openxmlformats.org/officeDocument/2006/relationships/oleObject" Target="embeddings/oleObject73.bin"/><Relationship Id="rId2186" Type="http://schemas.openxmlformats.org/officeDocument/2006/relationships/image" Target="media/image1035.wmf"/><Relationship Id="rId2393" Type="http://schemas.openxmlformats.org/officeDocument/2006/relationships/oleObject" Target="embeddings/oleObject1237.bin"/><Relationship Id="rId2698" Type="http://schemas.openxmlformats.org/officeDocument/2006/relationships/image" Target="media/image1272.wmf"/><Relationship Id="rId365" Type="http://schemas.openxmlformats.org/officeDocument/2006/relationships/oleObject" Target="embeddings/oleObject176.bin"/><Relationship Id="rId572" Type="http://schemas.openxmlformats.org/officeDocument/2006/relationships/oleObject" Target="embeddings/oleObject284.bin"/><Relationship Id="rId2046" Type="http://schemas.openxmlformats.org/officeDocument/2006/relationships/image" Target="media/image968.wmf"/><Relationship Id="rId2253" Type="http://schemas.openxmlformats.org/officeDocument/2006/relationships/oleObject" Target="embeddings/oleObject1167.bin"/><Relationship Id="rId2460" Type="http://schemas.openxmlformats.org/officeDocument/2006/relationships/image" Target="media/image1172.wmf"/><Relationship Id="rId225" Type="http://schemas.openxmlformats.org/officeDocument/2006/relationships/image" Target="media/image107.wmf"/><Relationship Id="rId432" Type="http://schemas.openxmlformats.org/officeDocument/2006/relationships/image" Target="media/image210.wmf"/><Relationship Id="rId877" Type="http://schemas.openxmlformats.org/officeDocument/2006/relationships/image" Target="media/image418.wmf"/><Relationship Id="rId1062" Type="http://schemas.openxmlformats.org/officeDocument/2006/relationships/oleObject" Target="embeddings/oleObject542.bin"/><Relationship Id="rId2113" Type="http://schemas.openxmlformats.org/officeDocument/2006/relationships/oleObject" Target="embeddings/oleObject1097.bin"/><Relationship Id="rId2320" Type="http://schemas.openxmlformats.org/officeDocument/2006/relationships/image" Target="media/image1102.wmf"/><Relationship Id="rId2558" Type="http://schemas.openxmlformats.org/officeDocument/2006/relationships/oleObject" Target="embeddings/oleObject1323.bin"/><Relationship Id="rId737" Type="http://schemas.openxmlformats.org/officeDocument/2006/relationships/oleObject" Target="embeddings/oleObject374.bin"/><Relationship Id="rId944" Type="http://schemas.openxmlformats.org/officeDocument/2006/relationships/image" Target="media/image451.wmf"/><Relationship Id="rId1367" Type="http://schemas.openxmlformats.org/officeDocument/2006/relationships/oleObject" Target="embeddings/oleObject708.bin"/><Relationship Id="rId1574" Type="http://schemas.openxmlformats.org/officeDocument/2006/relationships/oleObject" Target="embeddings/oleObject817.bin"/><Relationship Id="rId1781" Type="http://schemas.openxmlformats.org/officeDocument/2006/relationships/oleObject" Target="embeddings/oleObject923.bin"/><Relationship Id="rId2418" Type="http://schemas.openxmlformats.org/officeDocument/2006/relationships/image" Target="media/image1151.wmf"/><Relationship Id="rId2625" Type="http://schemas.openxmlformats.org/officeDocument/2006/relationships/image" Target="media/image1245.wmf"/><Relationship Id="rId73" Type="http://schemas.openxmlformats.org/officeDocument/2006/relationships/image" Target="media/image33.wmf"/><Relationship Id="rId804" Type="http://schemas.openxmlformats.org/officeDocument/2006/relationships/image" Target="media/image382.wmf"/><Relationship Id="rId1227" Type="http://schemas.openxmlformats.org/officeDocument/2006/relationships/image" Target="media/image581.wmf"/><Relationship Id="rId1434" Type="http://schemas.openxmlformats.org/officeDocument/2006/relationships/image" Target="media/image681.wmf"/><Relationship Id="rId1641" Type="http://schemas.openxmlformats.org/officeDocument/2006/relationships/oleObject" Target="embeddings/oleObject852.bin"/><Relationship Id="rId1879" Type="http://schemas.openxmlformats.org/officeDocument/2006/relationships/image" Target="media/image895.wmf"/><Relationship Id="rId1501" Type="http://schemas.openxmlformats.org/officeDocument/2006/relationships/image" Target="media/image709.wmf"/><Relationship Id="rId1739" Type="http://schemas.openxmlformats.org/officeDocument/2006/relationships/oleObject" Target="embeddings/oleObject902.bin"/><Relationship Id="rId1946" Type="http://schemas.openxmlformats.org/officeDocument/2006/relationships/image" Target="media/image921.wmf"/><Relationship Id="rId1806" Type="http://schemas.openxmlformats.org/officeDocument/2006/relationships/image" Target="media/image859.wmf"/><Relationship Id="rId387" Type="http://schemas.openxmlformats.org/officeDocument/2006/relationships/image" Target="media/image188.wmf"/><Relationship Id="rId594" Type="http://schemas.openxmlformats.org/officeDocument/2006/relationships/oleObject" Target="embeddings/oleObject295.bin"/><Relationship Id="rId2068" Type="http://schemas.openxmlformats.org/officeDocument/2006/relationships/image" Target="media/image979.wmf"/><Relationship Id="rId2275" Type="http://schemas.openxmlformats.org/officeDocument/2006/relationships/oleObject" Target="embeddings/oleObject1178.bin"/><Relationship Id="rId247" Type="http://schemas.openxmlformats.org/officeDocument/2006/relationships/image" Target="media/image118.wmf"/><Relationship Id="rId899" Type="http://schemas.openxmlformats.org/officeDocument/2006/relationships/image" Target="media/image429.wmf"/><Relationship Id="rId1084" Type="http://schemas.openxmlformats.org/officeDocument/2006/relationships/oleObject" Target="embeddings/oleObject554.bin"/><Relationship Id="rId2482" Type="http://schemas.openxmlformats.org/officeDocument/2006/relationships/image" Target="media/image1183.wmf"/><Relationship Id="rId107" Type="http://schemas.openxmlformats.org/officeDocument/2006/relationships/image" Target="media/image50.wmf"/><Relationship Id="rId454" Type="http://schemas.openxmlformats.org/officeDocument/2006/relationships/image" Target="media/image220.wmf"/><Relationship Id="rId661" Type="http://schemas.openxmlformats.org/officeDocument/2006/relationships/oleObject" Target="embeddings/oleObject333.bin"/><Relationship Id="rId759" Type="http://schemas.openxmlformats.org/officeDocument/2006/relationships/image" Target="media/image362.wmf"/><Relationship Id="rId966" Type="http://schemas.openxmlformats.org/officeDocument/2006/relationships/oleObject" Target="embeddings/oleObject493.bin"/><Relationship Id="rId1291" Type="http://schemas.openxmlformats.org/officeDocument/2006/relationships/image" Target="media/image613.wmf"/><Relationship Id="rId1389" Type="http://schemas.openxmlformats.org/officeDocument/2006/relationships/oleObject" Target="embeddings/oleObject719.bin"/><Relationship Id="rId1596" Type="http://schemas.openxmlformats.org/officeDocument/2006/relationships/oleObject" Target="embeddings/oleObject829.bin"/><Relationship Id="rId2135" Type="http://schemas.openxmlformats.org/officeDocument/2006/relationships/oleObject" Target="embeddings/oleObject1108.bin"/><Relationship Id="rId2342" Type="http://schemas.openxmlformats.org/officeDocument/2006/relationships/image" Target="media/image1113.wmf"/><Relationship Id="rId2647" Type="http://schemas.openxmlformats.org/officeDocument/2006/relationships/oleObject" Target="embeddings/oleObject1375.bin"/><Relationship Id="rId314" Type="http://schemas.openxmlformats.org/officeDocument/2006/relationships/image" Target="media/image152.wmf"/><Relationship Id="rId521" Type="http://schemas.openxmlformats.org/officeDocument/2006/relationships/oleObject" Target="embeddings/oleObject257.bin"/><Relationship Id="rId619" Type="http://schemas.openxmlformats.org/officeDocument/2006/relationships/oleObject" Target="embeddings/oleObject311.bin"/><Relationship Id="rId1151" Type="http://schemas.openxmlformats.org/officeDocument/2006/relationships/oleObject" Target="embeddings/oleObject593.bin"/><Relationship Id="rId1249" Type="http://schemas.openxmlformats.org/officeDocument/2006/relationships/image" Target="media/image592.wmf"/><Relationship Id="rId2202" Type="http://schemas.openxmlformats.org/officeDocument/2006/relationships/image" Target="media/image1043.wmf"/><Relationship Id="rId95" Type="http://schemas.openxmlformats.org/officeDocument/2006/relationships/image" Target="media/image44.wmf"/><Relationship Id="rId826" Type="http://schemas.openxmlformats.org/officeDocument/2006/relationships/image" Target="media/image393.wmf"/><Relationship Id="rId1011" Type="http://schemas.openxmlformats.org/officeDocument/2006/relationships/image" Target="media/image483.wmf"/><Relationship Id="rId1109" Type="http://schemas.openxmlformats.org/officeDocument/2006/relationships/oleObject" Target="embeddings/oleObject568.bin"/><Relationship Id="rId1456" Type="http://schemas.openxmlformats.org/officeDocument/2006/relationships/image" Target="media/image692.wmf"/><Relationship Id="rId1663" Type="http://schemas.openxmlformats.org/officeDocument/2006/relationships/oleObject" Target="embeddings/oleObject863.bin"/><Relationship Id="rId1870" Type="http://schemas.openxmlformats.org/officeDocument/2006/relationships/oleObject" Target="embeddings/oleObject968.bin"/><Relationship Id="rId1968" Type="http://schemas.openxmlformats.org/officeDocument/2006/relationships/oleObject" Target="embeddings/oleObject1027.bin"/><Relationship Id="rId2507" Type="http://schemas.openxmlformats.org/officeDocument/2006/relationships/image" Target="media/image1194.wmf"/><Relationship Id="rId2714" Type="http://schemas.openxmlformats.org/officeDocument/2006/relationships/image" Target="media/image1280.png"/><Relationship Id="rId1316" Type="http://schemas.openxmlformats.org/officeDocument/2006/relationships/oleObject" Target="embeddings/oleObject681.bin"/><Relationship Id="rId1523" Type="http://schemas.openxmlformats.org/officeDocument/2006/relationships/image" Target="media/image720.wmf"/><Relationship Id="rId1730" Type="http://schemas.openxmlformats.org/officeDocument/2006/relationships/image" Target="media/image821.wmf"/><Relationship Id="rId22" Type="http://schemas.openxmlformats.org/officeDocument/2006/relationships/oleObject" Target="embeddings/oleObject7.bin"/><Relationship Id="rId1828" Type="http://schemas.openxmlformats.org/officeDocument/2006/relationships/oleObject" Target="embeddings/oleObject947.bin"/><Relationship Id="rId171" Type="http://schemas.openxmlformats.org/officeDocument/2006/relationships/image" Target="media/image80.wmf"/><Relationship Id="rId2297" Type="http://schemas.openxmlformats.org/officeDocument/2006/relationships/oleObject" Target="embeddings/oleObject1189.bin"/><Relationship Id="rId269" Type="http://schemas.openxmlformats.org/officeDocument/2006/relationships/oleObject" Target="embeddings/oleObject128.bin"/><Relationship Id="rId476" Type="http://schemas.openxmlformats.org/officeDocument/2006/relationships/image" Target="media/image231.wmf"/><Relationship Id="rId683" Type="http://schemas.openxmlformats.org/officeDocument/2006/relationships/oleObject" Target="embeddings/oleObject346.bin"/><Relationship Id="rId890" Type="http://schemas.openxmlformats.org/officeDocument/2006/relationships/oleObject" Target="embeddings/oleObject454.bin"/><Relationship Id="rId2157" Type="http://schemas.openxmlformats.org/officeDocument/2006/relationships/oleObject" Target="embeddings/oleObject1119.bin"/><Relationship Id="rId2364" Type="http://schemas.openxmlformats.org/officeDocument/2006/relationships/image" Target="media/image1124.wmf"/><Relationship Id="rId2571" Type="http://schemas.openxmlformats.org/officeDocument/2006/relationships/oleObject" Target="embeddings/oleObject1330.bin"/><Relationship Id="rId129" Type="http://schemas.openxmlformats.org/officeDocument/2006/relationships/image" Target="media/image61.wmf"/><Relationship Id="rId336" Type="http://schemas.openxmlformats.org/officeDocument/2006/relationships/image" Target="media/image163.wmf"/><Relationship Id="rId543" Type="http://schemas.openxmlformats.org/officeDocument/2006/relationships/image" Target="media/image263.wmf"/><Relationship Id="rId988" Type="http://schemas.openxmlformats.org/officeDocument/2006/relationships/oleObject" Target="embeddings/oleObject504.bin"/><Relationship Id="rId1173" Type="http://schemas.openxmlformats.org/officeDocument/2006/relationships/image" Target="media/image556.wmf"/><Relationship Id="rId1380" Type="http://schemas.openxmlformats.org/officeDocument/2006/relationships/image" Target="media/image654.wmf"/><Relationship Id="rId2017" Type="http://schemas.openxmlformats.org/officeDocument/2006/relationships/oleObject" Target="embeddings/oleObject1052.bin"/><Relationship Id="rId2224" Type="http://schemas.openxmlformats.org/officeDocument/2006/relationships/image" Target="media/image1054.wmf"/><Relationship Id="rId2669" Type="http://schemas.openxmlformats.org/officeDocument/2006/relationships/oleObject" Target="embeddings/oleObject1388.bin"/><Relationship Id="rId403" Type="http://schemas.openxmlformats.org/officeDocument/2006/relationships/image" Target="media/image196.wmf"/><Relationship Id="rId750" Type="http://schemas.openxmlformats.org/officeDocument/2006/relationships/oleObject" Target="embeddings/oleObject381.bin"/><Relationship Id="rId848" Type="http://schemas.openxmlformats.org/officeDocument/2006/relationships/oleObject" Target="embeddings/oleObject433.bin"/><Relationship Id="rId1033" Type="http://schemas.openxmlformats.org/officeDocument/2006/relationships/image" Target="media/image494.wmf"/><Relationship Id="rId1478" Type="http://schemas.openxmlformats.org/officeDocument/2006/relationships/oleObject" Target="embeddings/oleObject766.bin"/><Relationship Id="rId1685" Type="http://schemas.openxmlformats.org/officeDocument/2006/relationships/image" Target="media/image799.wmf"/><Relationship Id="rId1892" Type="http://schemas.openxmlformats.org/officeDocument/2006/relationships/oleObject" Target="embeddings/oleObject979.bin"/><Relationship Id="rId2431" Type="http://schemas.openxmlformats.org/officeDocument/2006/relationships/oleObject" Target="embeddings/oleObject1256.bin"/><Relationship Id="rId2529" Type="http://schemas.openxmlformats.org/officeDocument/2006/relationships/image" Target="media/image1203.wmf"/><Relationship Id="rId610" Type="http://schemas.openxmlformats.org/officeDocument/2006/relationships/oleObject" Target="embeddings/oleObject305.bin"/><Relationship Id="rId708" Type="http://schemas.openxmlformats.org/officeDocument/2006/relationships/oleObject" Target="embeddings/oleObject359.bin"/><Relationship Id="rId915" Type="http://schemas.openxmlformats.org/officeDocument/2006/relationships/image" Target="media/image437.wmf"/><Relationship Id="rId1240" Type="http://schemas.openxmlformats.org/officeDocument/2006/relationships/oleObject" Target="embeddings/oleObject641.bin"/><Relationship Id="rId1338" Type="http://schemas.openxmlformats.org/officeDocument/2006/relationships/oleObject" Target="embeddings/oleObject693.bin"/><Relationship Id="rId1545" Type="http://schemas.openxmlformats.org/officeDocument/2006/relationships/image" Target="media/image731.wmf"/><Relationship Id="rId1100" Type="http://schemas.openxmlformats.org/officeDocument/2006/relationships/oleObject" Target="embeddings/oleObject562.bin"/><Relationship Id="rId1405" Type="http://schemas.openxmlformats.org/officeDocument/2006/relationships/oleObject" Target="embeddings/oleObject727.bin"/><Relationship Id="rId1752" Type="http://schemas.openxmlformats.org/officeDocument/2006/relationships/image" Target="media/image832.wmf"/><Relationship Id="rId44" Type="http://schemas.openxmlformats.org/officeDocument/2006/relationships/oleObject" Target="embeddings/oleObject18.bin"/><Relationship Id="rId1612" Type="http://schemas.openxmlformats.org/officeDocument/2006/relationships/oleObject" Target="embeddings/oleObject837.bin"/><Relationship Id="rId1917" Type="http://schemas.openxmlformats.org/officeDocument/2006/relationships/image" Target="media/image911.wmf"/><Relationship Id="rId193" Type="http://schemas.openxmlformats.org/officeDocument/2006/relationships/image" Target="media/image91.wmf"/><Relationship Id="rId498" Type="http://schemas.openxmlformats.org/officeDocument/2006/relationships/image" Target="media/image242.wmf"/><Relationship Id="rId2081" Type="http://schemas.openxmlformats.org/officeDocument/2006/relationships/footer" Target="footer2.xml"/><Relationship Id="rId2179" Type="http://schemas.openxmlformats.org/officeDocument/2006/relationships/oleObject" Target="embeddings/oleObject1130.bin"/><Relationship Id="rId260" Type="http://schemas.openxmlformats.org/officeDocument/2006/relationships/image" Target="media/image125.wmf"/><Relationship Id="rId2386" Type="http://schemas.openxmlformats.org/officeDocument/2006/relationships/image" Target="media/image1135.wmf"/><Relationship Id="rId2593" Type="http://schemas.openxmlformats.org/officeDocument/2006/relationships/oleObject" Target="embeddings/oleObject1343.bin"/><Relationship Id="rId120" Type="http://schemas.openxmlformats.org/officeDocument/2006/relationships/oleObject" Target="embeddings/oleObject56.bin"/><Relationship Id="rId358" Type="http://schemas.openxmlformats.org/officeDocument/2006/relationships/image" Target="media/image174.wmf"/><Relationship Id="rId565" Type="http://schemas.openxmlformats.org/officeDocument/2006/relationships/oleObject" Target="embeddings/oleObject280.bin"/><Relationship Id="rId772" Type="http://schemas.openxmlformats.org/officeDocument/2006/relationships/oleObject" Target="embeddings/oleObject392.bin"/><Relationship Id="rId1195" Type="http://schemas.openxmlformats.org/officeDocument/2006/relationships/image" Target="media/image566.wmf"/><Relationship Id="rId2039" Type="http://schemas.openxmlformats.org/officeDocument/2006/relationships/oleObject" Target="embeddings/oleObject1063.bin"/><Relationship Id="rId2246" Type="http://schemas.openxmlformats.org/officeDocument/2006/relationships/image" Target="media/image1065.wmf"/><Relationship Id="rId2453" Type="http://schemas.openxmlformats.org/officeDocument/2006/relationships/oleObject" Target="embeddings/oleObject1267.bin"/><Relationship Id="rId2660" Type="http://schemas.openxmlformats.org/officeDocument/2006/relationships/oleObject" Target="embeddings/oleObject1383.bin"/><Relationship Id="rId218" Type="http://schemas.openxmlformats.org/officeDocument/2006/relationships/oleObject" Target="embeddings/oleObject103.bin"/><Relationship Id="rId425" Type="http://schemas.openxmlformats.org/officeDocument/2006/relationships/image" Target="media/image207.wmf"/><Relationship Id="rId632" Type="http://schemas.openxmlformats.org/officeDocument/2006/relationships/oleObject" Target="embeddings/oleObject318.bin"/><Relationship Id="rId1055" Type="http://schemas.openxmlformats.org/officeDocument/2006/relationships/image" Target="media/image505.wmf"/><Relationship Id="rId1262" Type="http://schemas.openxmlformats.org/officeDocument/2006/relationships/oleObject" Target="embeddings/oleObject652.bin"/><Relationship Id="rId2106" Type="http://schemas.openxmlformats.org/officeDocument/2006/relationships/image" Target="media/image995.wmf"/><Relationship Id="rId2313" Type="http://schemas.openxmlformats.org/officeDocument/2006/relationships/oleObject" Target="embeddings/oleObject1197.bin"/><Relationship Id="rId2520" Type="http://schemas.openxmlformats.org/officeDocument/2006/relationships/oleObject" Target="embeddings/oleObject1304.bin"/><Relationship Id="rId937" Type="http://schemas.openxmlformats.org/officeDocument/2006/relationships/image" Target="media/image448.wmf"/><Relationship Id="rId1122" Type="http://schemas.openxmlformats.org/officeDocument/2006/relationships/oleObject" Target="embeddings/oleObject577.bin"/><Relationship Id="rId1567" Type="http://schemas.openxmlformats.org/officeDocument/2006/relationships/image" Target="media/image742.wmf"/><Relationship Id="rId1774" Type="http://schemas.openxmlformats.org/officeDocument/2006/relationships/image" Target="media/image843.wmf"/><Relationship Id="rId1981" Type="http://schemas.openxmlformats.org/officeDocument/2006/relationships/oleObject" Target="embeddings/oleObject1034.bin"/><Relationship Id="rId2618" Type="http://schemas.openxmlformats.org/officeDocument/2006/relationships/image" Target="media/image1243.wmf"/><Relationship Id="rId66" Type="http://schemas.openxmlformats.org/officeDocument/2006/relationships/oleObject" Target="embeddings/oleObject29.bin"/><Relationship Id="rId1427" Type="http://schemas.openxmlformats.org/officeDocument/2006/relationships/oleObject" Target="embeddings/oleObject738.bin"/><Relationship Id="rId1634" Type="http://schemas.openxmlformats.org/officeDocument/2006/relationships/image" Target="media/image774.wmf"/><Relationship Id="rId1841" Type="http://schemas.openxmlformats.org/officeDocument/2006/relationships/image" Target="media/image876.wmf"/><Relationship Id="rId1939" Type="http://schemas.openxmlformats.org/officeDocument/2006/relationships/oleObject" Target="embeddings/oleObject1009.bin"/><Relationship Id="rId1701" Type="http://schemas.openxmlformats.org/officeDocument/2006/relationships/oleObject" Target="embeddings/oleObject883.bin"/><Relationship Id="rId282" Type="http://schemas.openxmlformats.org/officeDocument/2006/relationships/image" Target="media/image136.wmf"/><Relationship Id="rId587" Type="http://schemas.openxmlformats.org/officeDocument/2006/relationships/image" Target="media/image284.wmf"/><Relationship Id="rId2170" Type="http://schemas.openxmlformats.org/officeDocument/2006/relationships/image" Target="media/image1027.wmf"/><Relationship Id="rId2268" Type="http://schemas.openxmlformats.org/officeDocument/2006/relationships/image" Target="media/image1076.wmf"/><Relationship Id="rId8" Type="http://schemas.openxmlformats.org/officeDocument/2006/relationships/endnotes" Target="endnotes.xml"/><Relationship Id="rId142" Type="http://schemas.openxmlformats.org/officeDocument/2006/relationships/oleObject" Target="embeddings/oleObject65.bin"/><Relationship Id="rId447" Type="http://schemas.openxmlformats.org/officeDocument/2006/relationships/oleObject" Target="embeddings/oleObject219.bin"/><Relationship Id="rId794" Type="http://schemas.openxmlformats.org/officeDocument/2006/relationships/oleObject" Target="embeddings/oleObject405.bin"/><Relationship Id="rId1077" Type="http://schemas.openxmlformats.org/officeDocument/2006/relationships/oleObject" Target="embeddings/oleObject550.bin"/><Relationship Id="rId2030" Type="http://schemas.openxmlformats.org/officeDocument/2006/relationships/image" Target="media/image960.wmf"/><Relationship Id="rId2128" Type="http://schemas.openxmlformats.org/officeDocument/2006/relationships/image" Target="media/image1006.wmf"/><Relationship Id="rId2475" Type="http://schemas.openxmlformats.org/officeDocument/2006/relationships/oleObject" Target="embeddings/oleObject1278.bin"/><Relationship Id="rId2682" Type="http://schemas.openxmlformats.org/officeDocument/2006/relationships/oleObject" Target="embeddings/oleObject1398.bin"/><Relationship Id="rId654" Type="http://schemas.openxmlformats.org/officeDocument/2006/relationships/image" Target="media/image313.wmf"/><Relationship Id="rId861" Type="http://schemas.openxmlformats.org/officeDocument/2006/relationships/image" Target="media/image410.wmf"/><Relationship Id="rId959" Type="http://schemas.openxmlformats.org/officeDocument/2006/relationships/image" Target="media/image458.wmf"/><Relationship Id="rId1284" Type="http://schemas.openxmlformats.org/officeDocument/2006/relationships/oleObject" Target="embeddings/oleObject663.bin"/><Relationship Id="rId1491" Type="http://schemas.openxmlformats.org/officeDocument/2006/relationships/oleObject" Target="embeddings/oleObject774.bin"/><Relationship Id="rId1589" Type="http://schemas.openxmlformats.org/officeDocument/2006/relationships/image" Target="media/image752.wmf"/><Relationship Id="rId2335" Type="http://schemas.openxmlformats.org/officeDocument/2006/relationships/oleObject" Target="embeddings/oleObject1208.bin"/><Relationship Id="rId2542" Type="http://schemas.openxmlformats.org/officeDocument/2006/relationships/oleObject" Target="embeddings/oleObject1315.bin"/><Relationship Id="rId307" Type="http://schemas.openxmlformats.org/officeDocument/2006/relationships/oleObject" Target="embeddings/oleObject147.bin"/><Relationship Id="rId514" Type="http://schemas.openxmlformats.org/officeDocument/2006/relationships/oleObject" Target="embeddings/oleObject253.bin"/><Relationship Id="rId721" Type="http://schemas.openxmlformats.org/officeDocument/2006/relationships/oleObject" Target="embeddings/oleObject366.bin"/><Relationship Id="rId1144" Type="http://schemas.openxmlformats.org/officeDocument/2006/relationships/oleObject" Target="embeddings/oleObject588.bin"/><Relationship Id="rId1351" Type="http://schemas.openxmlformats.org/officeDocument/2006/relationships/image" Target="media/image640.wmf"/><Relationship Id="rId1449" Type="http://schemas.openxmlformats.org/officeDocument/2006/relationships/oleObject" Target="embeddings/oleObject749.bin"/><Relationship Id="rId1796" Type="http://schemas.openxmlformats.org/officeDocument/2006/relationships/image" Target="media/image854.wmf"/><Relationship Id="rId2402" Type="http://schemas.openxmlformats.org/officeDocument/2006/relationships/image" Target="media/image1143.wmf"/><Relationship Id="rId88" Type="http://schemas.openxmlformats.org/officeDocument/2006/relationships/oleObject" Target="embeddings/oleObject40.bin"/><Relationship Id="rId819" Type="http://schemas.openxmlformats.org/officeDocument/2006/relationships/oleObject" Target="embeddings/oleObject418.bin"/><Relationship Id="rId1004" Type="http://schemas.openxmlformats.org/officeDocument/2006/relationships/oleObject" Target="embeddings/oleObject513.bin"/><Relationship Id="rId1211" Type="http://schemas.openxmlformats.org/officeDocument/2006/relationships/image" Target="media/image573.wmf"/><Relationship Id="rId1656" Type="http://schemas.openxmlformats.org/officeDocument/2006/relationships/image" Target="media/image785.wmf"/><Relationship Id="rId1863" Type="http://schemas.openxmlformats.org/officeDocument/2006/relationships/image" Target="media/image887.wmf"/><Relationship Id="rId2707" Type="http://schemas.openxmlformats.org/officeDocument/2006/relationships/oleObject" Target="embeddings/oleObject1415.bin"/><Relationship Id="rId1309" Type="http://schemas.openxmlformats.org/officeDocument/2006/relationships/image" Target="media/image621.wmf"/><Relationship Id="rId1516" Type="http://schemas.openxmlformats.org/officeDocument/2006/relationships/oleObject" Target="embeddings/oleObject788.bin"/><Relationship Id="rId1723" Type="http://schemas.openxmlformats.org/officeDocument/2006/relationships/oleObject" Target="embeddings/oleObject894.bin"/><Relationship Id="rId1930" Type="http://schemas.openxmlformats.org/officeDocument/2006/relationships/image" Target="media/image915.wmf"/><Relationship Id="rId15" Type="http://schemas.openxmlformats.org/officeDocument/2006/relationships/image" Target="media/image4.wmf"/><Relationship Id="rId2192" Type="http://schemas.openxmlformats.org/officeDocument/2006/relationships/image" Target="media/image1038.wmf"/><Relationship Id="rId164" Type="http://schemas.openxmlformats.org/officeDocument/2006/relationships/oleObject" Target="embeddings/oleObject76.bin"/><Relationship Id="rId371" Type="http://schemas.openxmlformats.org/officeDocument/2006/relationships/image" Target="media/image180.wmf"/><Relationship Id="rId2052" Type="http://schemas.openxmlformats.org/officeDocument/2006/relationships/image" Target="media/image971.wmf"/><Relationship Id="rId2497" Type="http://schemas.openxmlformats.org/officeDocument/2006/relationships/image" Target="media/image1189.wmf"/><Relationship Id="rId469" Type="http://schemas.openxmlformats.org/officeDocument/2006/relationships/oleObject" Target="embeddings/oleObject230.bin"/><Relationship Id="rId676" Type="http://schemas.openxmlformats.org/officeDocument/2006/relationships/image" Target="media/image323.wmf"/><Relationship Id="rId883" Type="http://schemas.openxmlformats.org/officeDocument/2006/relationships/image" Target="media/image421.wmf"/><Relationship Id="rId1099" Type="http://schemas.openxmlformats.org/officeDocument/2006/relationships/image" Target="media/image526.wmf"/><Relationship Id="rId2357" Type="http://schemas.openxmlformats.org/officeDocument/2006/relationships/oleObject" Target="embeddings/oleObject1219.bin"/><Relationship Id="rId2564" Type="http://schemas.openxmlformats.org/officeDocument/2006/relationships/image" Target="media/image1220.wmf"/><Relationship Id="rId231" Type="http://schemas.openxmlformats.org/officeDocument/2006/relationships/image" Target="media/image110.wmf"/><Relationship Id="rId329" Type="http://schemas.openxmlformats.org/officeDocument/2006/relationships/oleObject" Target="embeddings/oleObject158.bin"/><Relationship Id="rId536" Type="http://schemas.openxmlformats.org/officeDocument/2006/relationships/oleObject" Target="embeddings/oleObject265.bin"/><Relationship Id="rId1166" Type="http://schemas.openxmlformats.org/officeDocument/2006/relationships/oleObject" Target="embeddings/oleObject602.bin"/><Relationship Id="rId1373" Type="http://schemas.openxmlformats.org/officeDocument/2006/relationships/oleObject" Target="embeddings/oleObject711.bin"/><Relationship Id="rId2217" Type="http://schemas.openxmlformats.org/officeDocument/2006/relationships/oleObject" Target="embeddings/oleObject1149.bin"/><Relationship Id="rId743" Type="http://schemas.openxmlformats.org/officeDocument/2006/relationships/oleObject" Target="embeddings/oleObject377.bin"/><Relationship Id="rId950" Type="http://schemas.openxmlformats.org/officeDocument/2006/relationships/oleObject" Target="embeddings/oleObject485.bin"/><Relationship Id="rId1026" Type="http://schemas.openxmlformats.org/officeDocument/2006/relationships/oleObject" Target="embeddings/oleObject524.bin"/><Relationship Id="rId1580" Type="http://schemas.openxmlformats.org/officeDocument/2006/relationships/image" Target="media/image748.wmf"/><Relationship Id="rId1678" Type="http://schemas.openxmlformats.org/officeDocument/2006/relationships/oleObject" Target="embeddings/oleObject871.bin"/><Relationship Id="rId1885" Type="http://schemas.openxmlformats.org/officeDocument/2006/relationships/image" Target="media/image898.wmf"/><Relationship Id="rId2424" Type="http://schemas.openxmlformats.org/officeDocument/2006/relationships/image" Target="media/image1154.wmf"/><Relationship Id="rId2631" Type="http://schemas.openxmlformats.org/officeDocument/2006/relationships/image" Target="media/image1248.wmf"/><Relationship Id="rId603" Type="http://schemas.openxmlformats.org/officeDocument/2006/relationships/oleObject" Target="embeddings/oleObject300.bin"/><Relationship Id="rId810" Type="http://schemas.openxmlformats.org/officeDocument/2006/relationships/image" Target="media/image385.wmf"/><Relationship Id="rId908" Type="http://schemas.openxmlformats.org/officeDocument/2006/relationships/oleObject" Target="embeddings/oleObject463.bin"/><Relationship Id="rId1233" Type="http://schemas.openxmlformats.org/officeDocument/2006/relationships/image" Target="media/image584.wmf"/><Relationship Id="rId1440" Type="http://schemas.openxmlformats.org/officeDocument/2006/relationships/image" Target="media/image684.wmf"/><Relationship Id="rId1538" Type="http://schemas.openxmlformats.org/officeDocument/2006/relationships/oleObject" Target="embeddings/oleObject799.bin"/><Relationship Id="rId1300" Type="http://schemas.openxmlformats.org/officeDocument/2006/relationships/oleObject" Target="embeddings/oleObject671.bin"/><Relationship Id="rId1745" Type="http://schemas.openxmlformats.org/officeDocument/2006/relationships/oleObject" Target="embeddings/oleObject905.bin"/><Relationship Id="rId1952" Type="http://schemas.openxmlformats.org/officeDocument/2006/relationships/image" Target="media/image924.wmf"/><Relationship Id="rId37" Type="http://schemas.openxmlformats.org/officeDocument/2006/relationships/image" Target="media/image15.wmf"/><Relationship Id="rId1605" Type="http://schemas.openxmlformats.org/officeDocument/2006/relationships/image" Target="media/image760.wmf"/><Relationship Id="rId1812" Type="http://schemas.openxmlformats.org/officeDocument/2006/relationships/image" Target="media/image862.wmf"/><Relationship Id="rId186" Type="http://schemas.openxmlformats.org/officeDocument/2006/relationships/oleObject" Target="embeddings/oleObject87.bin"/><Relationship Id="rId393" Type="http://schemas.openxmlformats.org/officeDocument/2006/relationships/image" Target="media/image191.wmf"/><Relationship Id="rId2074" Type="http://schemas.openxmlformats.org/officeDocument/2006/relationships/image" Target="media/image982.wmf"/><Relationship Id="rId2281" Type="http://schemas.openxmlformats.org/officeDocument/2006/relationships/oleObject" Target="embeddings/oleObject1181.bin"/><Relationship Id="rId253" Type="http://schemas.openxmlformats.org/officeDocument/2006/relationships/oleObject" Target="embeddings/oleObject120.bin"/><Relationship Id="rId460" Type="http://schemas.openxmlformats.org/officeDocument/2006/relationships/image" Target="media/image223.wmf"/><Relationship Id="rId698" Type="http://schemas.openxmlformats.org/officeDocument/2006/relationships/image" Target="media/image333.wmf"/><Relationship Id="rId1090" Type="http://schemas.openxmlformats.org/officeDocument/2006/relationships/oleObject" Target="embeddings/oleObject557.bin"/><Relationship Id="rId2141" Type="http://schemas.openxmlformats.org/officeDocument/2006/relationships/oleObject" Target="embeddings/oleObject1111.bin"/><Relationship Id="rId2379" Type="http://schemas.openxmlformats.org/officeDocument/2006/relationships/oleObject" Target="embeddings/oleObject1230.bin"/><Relationship Id="rId2586" Type="http://schemas.openxmlformats.org/officeDocument/2006/relationships/image" Target="media/image1230.wmf"/><Relationship Id="rId113" Type="http://schemas.openxmlformats.org/officeDocument/2006/relationships/image" Target="media/image53.wmf"/><Relationship Id="rId320" Type="http://schemas.openxmlformats.org/officeDocument/2006/relationships/image" Target="media/image155.wmf"/><Relationship Id="rId558" Type="http://schemas.openxmlformats.org/officeDocument/2006/relationships/image" Target="media/image270.wmf"/><Relationship Id="rId765" Type="http://schemas.openxmlformats.org/officeDocument/2006/relationships/image" Target="media/image365.wmf"/><Relationship Id="rId972" Type="http://schemas.openxmlformats.org/officeDocument/2006/relationships/oleObject" Target="embeddings/oleObject496.bin"/><Relationship Id="rId1188" Type="http://schemas.openxmlformats.org/officeDocument/2006/relationships/oleObject" Target="embeddings/oleObject613.bin"/><Relationship Id="rId1395" Type="http://schemas.openxmlformats.org/officeDocument/2006/relationships/oleObject" Target="embeddings/oleObject722.bin"/><Relationship Id="rId2001" Type="http://schemas.openxmlformats.org/officeDocument/2006/relationships/oleObject" Target="embeddings/oleObject1044.bin"/><Relationship Id="rId2239" Type="http://schemas.openxmlformats.org/officeDocument/2006/relationships/oleObject" Target="embeddings/oleObject1160.bin"/><Relationship Id="rId2446" Type="http://schemas.openxmlformats.org/officeDocument/2006/relationships/image" Target="media/image1165.wmf"/><Relationship Id="rId2653" Type="http://schemas.openxmlformats.org/officeDocument/2006/relationships/oleObject" Target="embeddings/oleObject1378.bin"/><Relationship Id="rId418" Type="http://schemas.openxmlformats.org/officeDocument/2006/relationships/oleObject" Target="embeddings/oleObject203.bin"/><Relationship Id="rId625" Type="http://schemas.openxmlformats.org/officeDocument/2006/relationships/oleObject" Target="embeddings/oleObject314.bin"/><Relationship Id="rId832" Type="http://schemas.openxmlformats.org/officeDocument/2006/relationships/oleObject" Target="embeddings/oleObject425.bin"/><Relationship Id="rId1048" Type="http://schemas.openxmlformats.org/officeDocument/2006/relationships/oleObject" Target="embeddings/oleObject535.bin"/><Relationship Id="rId1255" Type="http://schemas.openxmlformats.org/officeDocument/2006/relationships/image" Target="media/image595.wmf"/><Relationship Id="rId1462" Type="http://schemas.openxmlformats.org/officeDocument/2006/relationships/oleObject" Target="embeddings/oleObject756.bin"/><Relationship Id="rId2306" Type="http://schemas.openxmlformats.org/officeDocument/2006/relationships/image" Target="media/image1095.wmf"/><Relationship Id="rId2513" Type="http://schemas.openxmlformats.org/officeDocument/2006/relationships/image" Target="media/image1197.wmf"/><Relationship Id="rId1115" Type="http://schemas.openxmlformats.org/officeDocument/2006/relationships/image" Target="media/image531.wmf"/><Relationship Id="rId1322" Type="http://schemas.openxmlformats.org/officeDocument/2006/relationships/oleObject" Target="embeddings/oleObject684.bin"/><Relationship Id="rId1767" Type="http://schemas.openxmlformats.org/officeDocument/2006/relationships/oleObject" Target="embeddings/oleObject916.bin"/><Relationship Id="rId1974" Type="http://schemas.openxmlformats.org/officeDocument/2006/relationships/image" Target="media/image932.wmf"/><Relationship Id="rId59" Type="http://schemas.openxmlformats.org/officeDocument/2006/relationships/image" Target="media/image26.wmf"/><Relationship Id="rId1627" Type="http://schemas.openxmlformats.org/officeDocument/2006/relationships/oleObject" Target="embeddings/oleObject845.bin"/><Relationship Id="rId1834" Type="http://schemas.openxmlformats.org/officeDocument/2006/relationships/oleObject" Target="embeddings/oleObject950.bin"/><Relationship Id="rId2096" Type="http://schemas.openxmlformats.org/officeDocument/2006/relationships/image" Target="media/image990.wmf"/><Relationship Id="rId1901" Type="http://schemas.openxmlformats.org/officeDocument/2006/relationships/oleObject" Target="embeddings/oleObject984.bin"/><Relationship Id="rId275" Type="http://schemas.openxmlformats.org/officeDocument/2006/relationships/oleObject" Target="embeddings/oleObject131.bin"/><Relationship Id="rId482" Type="http://schemas.openxmlformats.org/officeDocument/2006/relationships/image" Target="media/image234.wmf"/><Relationship Id="rId2163" Type="http://schemas.openxmlformats.org/officeDocument/2006/relationships/oleObject" Target="embeddings/oleObject1122.bin"/><Relationship Id="rId2370" Type="http://schemas.openxmlformats.org/officeDocument/2006/relationships/image" Target="media/image1127.wmf"/><Relationship Id="rId135" Type="http://schemas.microsoft.com/office/2016/09/relationships/commentsIds" Target="commentsIds.xml"/><Relationship Id="rId342" Type="http://schemas.openxmlformats.org/officeDocument/2006/relationships/image" Target="media/image166.wmf"/><Relationship Id="rId787" Type="http://schemas.openxmlformats.org/officeDocument/2006/relationships/image" Target="media/image375.wmf"/><Relationship Id="rId994" Type="http://schemas.openxmlformats.org/officeDocument/2006/relationships/oleObject" Target="embeddings/oleObject508.bin"/><Relationship Id="rId2023" Type="http://schemas.openxmlformats.org/officeDocument/2006/relationships/oleObject" Target="embeddings/oleObject1055.bin"/><Relationship Id="rId2230" Type="http://schemas.openxmlformats.org/officeDocument/2006/relationships/image" Target="media/image1057.wmf"/><Relationship Id="rId2468" Type="http://schemas.openxmlformats.org/officeDocument/2006/relationships/image" Target="media/image1176.wmf"/><Relationship Id="rId2675" Type="http://schemas.openxmlformats.org/officeDocument/2006/relationships/oleObject" Target="embeddings/oleObject1393.bin"/><Relationship Id="rId202" Type="http://schemas.openxmlformats.org/officeDocument/2006/relationships/oleObject" Target="embeddings/oleObject95.bin"/><Relationship Id="rId647" Type="http://schemas.openxmlformats.org/officeDocument/2006/relationships/oleObject" Target="embeddings/oleObject326.bin"/><Relationship Id="rId854" Type="http://schemas.openxmlformats.org/officeDocument/2006/relationships/oleObject" Target="embeddings/oleObject436.bin"/><Relationship Id="rId1277" Type="http://schemas.openxmlformats.org/officeDocument/2006/relationships/image" Target="media/image606.wmf"/><Relationship Id="rId1484" Type="http://schemas.openxmlformats.org/officeDocument/2006/relationships/oleObject" Target="embeddings/oleObject770.bin"/><Relationship Id="rId1691" Type="http://schemas.openxmlformats.org/officeDocument/2006/relationships/oleObject" Target="embeddings/oleObject878.bin"/><Relationship Id="rId2328" Type="http://schemas.openxmlformats.org/officeDocument/2006/relationships/image" Target="media/image1106.wmf"/><Relationship Id="rId2535" Type="http://schemas.openxmlformats.org/officeDocument/2006/relationships/image" Target="media/image1206.wmf"/><Relationship Id="rId507" Type="http://schemas.openxmlformats.org/officeDocument/2006/relationships/oleObject" Target="embeddings/oleObject249.bin"/><Relationship Id="rId714" Type="http://schemas.openxmlformats.org/officeDocument/2006/relationships/oleObject" Target="embeddings/oleObject362.bin"/><Relationship Id="rId921" Type="http://schemas.openxmlformats.org/officeDocument/2006/relationships/image" Target="media/image440.wmf"/><Relationship Id="rId1137" Type="http://schemas.openxmlformats.org/officeDocument/2006/relationships/image" Target="media/image541.wmf"/><Relationship Id="rId1344" Type="http://schemas.openxmlformats.org/officeDocument/2006/relationships/oleObject" Target="embeddings/oleObject696.bin"/><Relationship Id="rId1551" Type="http://schemas.openxmlformats.org/officeDocument/2006/relationships/image" Target="media/image734.wmf"/><Relationship Id="rId1789" Type="http://schemas.openxmlformats.org/officeDocument/2006/relationships/oleObject" Target="embeddings/oleObject927.bin"/><Relationship Id="rId1996" Type="http://schemas.openxmlformats.org/officeDocument/2006/relationships/image" Target="media/image943.wmf"/><Relationship Id="rId2602" Type="http://schemas.openxmlformats.org/officeDocument/2006/relationships/oleObject" Target="embeddings/oleObject1348.bin"/><Relationship Id="rId50" Type="http://schemas.openxmlformats.org/officeDocument/2006/relationships/oleObject" Target="embeddings/oleObject21.bin"/><Relationship Id="rId1204" Type="http://schemas.openxmlformats.org/officeDocument/2006/relationships/oleObject" Target="embeddings/oleObject622.bin"/><Relationship Id="rId1411" Type="http://schemas.openxmlformats.org/officeDocument/2006/relationships/oleObject" Target="embeddings/oleObject730.bin"/><Relationship Id="rId1649" Type="http://schemas.openxmlformats.org/officeDocument/2006/relationships/oleObject" Target="embeddings/oleObject856.bin"/><Relationship Id="rId1856" Type="http://schemas.openxmlformats.org/officeDocument/2006/relationships/oleObject" Target="embeddings/oleObject961.bin"/><Relationship Id="rId1509" Type="http://schemas.openxmlformats.org/officeDocument/2006/relationships/image" Target="media/image713.wmf"/><Relationship Id="rId1716" Type="http://schemas.openxmlformats.org/officeDocument/2006/relationships/image" Target="media/image814.wmf"/><Relationship Id="rId1923" Type="http://schemas.openxmlformats.org/officeDocument/2006/relationships/oleObject" Target="embeddings/oleObject999.bin"/><Relationship Id="rId297" Type="http://schemas.openxmlformats.org/officeDocument/2006/relationships/oleObject" Target="embeddings/oleObject142.bin"/><Relationship Id="rId2185" Type="http://schemas.openxmlformats.org/officeDocument/2006/relationships/oleObject" Target="embeddings/oleObject1133.bin"/><Relationship Id="rId2392" Type="http://schemas.openxmlformats.org/officeDocument/2006/relationships/image" Target="media/image1138.wmf"/><Relationship Id="rId157" Type="http://schemas.openxmlformats.org/officeDocument/2006/relationships/image" Target="media/image73.wmf"/><Relationship Id="rId364" Type="http://schemas.openxmlformats.org/officeDocument/2006/relationships/image" Target="media/image177.wmf"/><Relationship Id="rId2045" Type="http://schemas.openxmlformats.org/officeDocument/2006/relationships/oleObject" Target="embeddings/oleObject1066.bin"/><Relationship Id="rId2697" Type="http://schemas.openxmlformats.org/officeDocument/2006/relationships/oleObject" Target="embeddings/oleObject1408.bin"/><Relationship Id="rId571" Type="http://schemas.openxmlformats.org/officeDocument/2006/relationships/oleObject" Target="embeddings/oleObject283.bin"/><Relationship Id="rId669" Type="http://schemas.openxmlformats.org/officeDocument/2006/relationships/oleObject" Target="embeddings/oleObject337.bin"/><Relationship Id="rId876" Type="http://schemas.openxmlformats.org/officeDocument/2006/relationships/oleObject" Target="embeddings/oleObject447.bin"/><Relationship Id="rId1299" Type="http://schemas.openxmlformats.org/officeDocument/2006/relationships/image" Target="media/image617.wmf"/><Relationship Id="rId2252" Type="http://schemas.openxmlformats.org/officeDocument/2006/relationships/image" Target="media/image1068.wmf"/><Relationship Id="rId2557" Type="http://schemas.openxmlformats.org/officeDocument/2006/relationships/image" Target="media/image1217.wmf"/><Relationship Id="rId224" Type="http://schemas.openxmlformats.org/officeDocument/2006/relationships/oleObject" Target="embeddings/oleObject106.bin"/><Relationship Id="rId431" Type="http://schemas.openxmlformats.org/officeDocument/2006/relationships/oleObject" Target="embeddings/oleObject210.bin"/><Relationship Id="rId529" Type="http://schemas.openxmlformats.org/officeDocument/2006/relationships/image" Target="media/image256.wmf"/><Relationship Id="rId736" Type="http://schemas.openxmlformats.org/officeDocument/2006/relationships/image" Target="media/image351.wmf"/><Relationship Id="rId1061" Type="http://schemas.openxmlformats.org/officeDocument/2006/relationships/image" Target="media/image508.wmf"/><Relationship Id="rId1159" Type="http://schemas.openxmlformats.org/officeDocument/2006/relationships/image" Target="media/image550.wmf"/><Relationship Id="rId1366" Type="http://schemas.openxmlformats.org/officeDocument/2006/relationships/image" Target="media/image647.wmf"/><Relationship Id="rId2112" Type="http://schemas.openxmlformats.org/officeDocument/2006/relationships/image" Target="media/image998.wmf"/><Relationship Id="rId2417" Type="http://schemas.openxmlformats.org/officeDocument/2006/relationships/oleObject" Target="embeddings/oleObject1249.bin"/><Relationship Id="rId943" Type="http://schemas.openxmlformats.org/officeDocument/2006/relationships/oleObject" Target="embeddings/oleObject481.bin"/><Relationship Id="rId1019" Type="http://schemas.openxmlformats.org/officeDocument/2006/relationships/image" Target="media/image487.wmf"/><Relationship Id="rId1573" Type="http://schemas.openxmlformats.org/officeDocument/2006/relationships/image" Target="media/image745.wmf"/><Relationship Id="rId1780" Type="http://schemas.openxmlformats.org/officeDocument/2006/relationships/image" Target="media/image846.wmf"/><Relationship Id="rId1878" Type="http://schemas.openxmlformats.org/officeDocument/2006/relationships/oleObject" Target="embeddings/oleObject972.bin"/><Relationship Id="rId2624" Type="http://schemas.openxmlformats.org/officeDocument/2006/relationships/oleObject" Target="embeddings/oleObject1362.bin"/><Relationship Id="rId72" Type="http://schemas.openxmlformats.org/officeDocument/2006/relationships/oleObject" Target="embeddings/oleObject32.bin"/><Relationship Id="rId803" Type="http://schemas.openxmlformats.org/officeDocument/2006/relationships/oleObject" Target="embeddings/oleObject410.bin"/><Relationship Id="rId1226" Type="http://schemas.openxmlformats.org/officeDocument/2006/relationships/oleObject" Target="embeddings/oleObject634.bin"/><Relationship Id="rId1433" Type="http://schemas.openxmlformats.org/officeDocument/2006/relationships/oleObject" Target="embeddings/oleObject741.bin"/><Relationship Id="rId1640" Type="http://schemas.openxmlformats.org/officeDocument/2006/relationships/image" Target="media/image777.wmf"/><Relationship Id="rId1738" Type="http://schemas.openxmlformats.org/officeDocument/2006/relationships/image" Target="media/image825.wmf"/><Relationship Id="rId1500" Type="http://schemas.openxmlformats.org/officeDocument/2006/relationships/oleObject" Target="embeddings/oleObject780.bin"/><Relationship Id="rId1945" Type="http://schemas.openxmlformats.org/officeDocument/2006/relationships/oleObject" Target="embeddings/oleObject1013.bin"/><Relationship Id="rId1805" Type="http://schemas.openxmlformats.org/officeDocument/2006/relationships/oleObject" Target="embeddings/oleObject935.bin"/><Relationship Id="rId179" Type="http://schemas.openxmlformats.org/officeDocument/2006/relationships/image" Target="media/image84.wmf"/><Relationship Id="rId386" Type="http://schemas.openxmlformats.org/officeDocument/2006/relationships/oleObject" Target="embeddings/oleObject187.bin"/><Relationship Id="rId593" Type="http://schemas.openxmlformats.org/officeDocument/2006/relationships/image" Target="media/image287.wmf"/><Relationship Id="rId2067" Type="http://schemas.openxmlformats.org/officeDocument/2006/relationships/oleObject" Target="embeddings/oleObject1077.bin"/><Relationship Id="rId2274" Type="http://schemas.openxmlformats.org/officeDocument/2006/relationships/image" Target="media/image1079.wmf"/><Relationship Id="rId2481" Type="http://schemas.openxmlformats.org/officeDocument/2006/relationships/oleObject" Target="embeddings/oleObject1281.bin"/><Relationship Id="rId246" Type="http://schemas.openxmlformats.org/officeDocument/2006/relationships/oleObject" Target="embeddings/oleObject117.bin"/><Relationship Id="rId453" Type="http://schemas.openxmlformats.org/officeDocument/2006/relationships/oleObject" Target="embeddings/oleObject222.bin"/><Relationship Id="rId660" Type="http://schemas.openxmlformats.org/officeDocument/2006/relationships/image" Target="media/image316.wmf"/><Relationship Id="rId898" Type="http://schemas.openxmlformats.org/officeDocument/2006/relationships/oleObject" Target="embeddings/oleObject458.bin"/><Relationship Id="rId1083" Type="http://schemas.openxmlformats.org/officeDocument/2006/relationships/image" Target="media/image518.wmf"/><Relationship Id="rId1290" Type="http://schemas.openxmlformats.org/officeDocument/2006/relationships/oleObject" Target="embeddings/oleObject666.bin"/><Relationship Id="rId2134" Type="http://schemas.openxmlformats.org/officeDocument/2006/relationships/image" Target="media/image1009.wmf"/><Relationship Id="rId2341" Type="http://schemas.openxmlformats.org/officeDocument/2006/relationships/oleObject" Target="embeddings/oleObject1211.bin"/><Relationship Id="rId2579" Type="http://schemas.openxmlformats.org/officeDocument/2006/relationships/oleObject" Target="embeddings/oleObject1335.bin"/><Relationship Id="rId106" Type="http://schemas.openxmlformats.org/officeDocument/2006/relationships/oleObject" Target="embeddings/oleObject49.bin"/><Relationship Id="rId313" Type="http://schemas.openxmlformats.org/officeDocument/2006/relationships/oleObject" Target="embeddings/oleObject150.bin"/><Relationship Id="rId758" Type="http://schemas.openxmlformats.org/officeDocument/2006/relationships/oleObject" Target="embeddings/oleObject385.bin"/><Relationship Id="rId965" Type="http://schemas.openxmlformats.org/officeDocument/2006/relationships/image" Target="media/image461.wmf"/><Relationship Id="rId1150" Type="http://schemas.openxmlformats.org/officeDocument/2006/relationships/image" Target="media/image546.wmf"/><Relationship Id="rId1388" Type="http://schemas.openxmlformats.org/officeDocument/2006/relationships/image" Target="media/image658.wmf"/><Relationship Id="rId1595" Type="http://schemas.openxmlformats.org/officeDocument/2006/relationships/image" Target="media/image755.wmf"/><Relationship Id="rId2439" Type="http://schemas.openxmlformats.org/officeDocument/2006/relationships/oleObject" Target="embeddings/oleObject1260.bin"/><Relationship Id="rId2646" Type="http://schemas.openxmlformats.org/officeDocument/2006/relationships/image" Target="media/image1254.wmf"/><Relationship Id="rId94" Type="http://schemas.openxmlformats.org/officeDocument/2006/relationships/oleObject" Target="embeddings/oleObject43.bin"/><Relationship Id="rId520" Type="http://schemas.openxmlformats.org/officeDocument/2006/relationships/oleObject" Target="embeddings/oleObject256.bin"/><Relationship Id="rId618" Type="http://schemas.openxmlformats.org/officeDocument/2006/relationships/image" Target="media/image296.wmf"/><Relationship Id="rId825" Type="http://schemas.openxmlformats.org/officeDocument/2006/relationships/oleObject" Target="embeddings/oleObject421.bin"/><Relationship Id="rId1248" Type="http://schemas.openxmlformats.org/officeDocument/2006/relationships/oleObject" Target="embeddings/oleObject645.bin"/><Relationship Id="rId1455" Type="http://schemas.openxmlformats.org/officeDocument/2006/relationships/oleObject" Target="embeddings/oleObject752.bin"/><Relationship Id="rId1662" Type="http://schemas.openxmlformats.org/officeDocument/2006/relationships/image" Target="media/image788.wmf"/><Relationship Id="rId2201" Type="http://schemas.openxmlformats.org/officeDocument/2006/relationships/oleObject" Target="embeddings/oleObject1141.bin"/><Relationship Id="rId2506" Type="http://schemas.openxmlformats.org/officeDocument/2006/relationships/oleObject" Target="embeddings/oleObject1295.bin"/><Relationship Id="rId1010" Type="http://schemas.openxmlformats.org/officeDocument/2006/relationships/oleObject" Target="embeddings/oleObject516.bin"/><Relationship Id="rId1108" Type="http://schemas.openxmlformats.org/officeDocument/2006/relationships/image" Target="media/image529.wmf"/><Relationship Id="rId1315" Type="http://schemas.openxmlformats.org/officeDocument/2006/relationships/oleObject" Target="embeddings/oleObject680.bin"/><Relationship Id="rId1967" Type="http://schemas.openxmlformats.org/officeDocument/2006/relationships/image" Target="media/image929.wmf"/><Relationship Id="rId2713" Type="http://schemas.openxmlformats.org/officeDocument/2006/relationships/image" Target="media/image1279.png"/><Relationship Id="rId1522" Type="http://schemas.openxmlformats.org/officeDocument/2006/relationships/oleObject" Target="embeddings/oleObject791.bin"/><Relationship Id="rId21" Type="http://schemas.openxmlformats.org/officeDocument/2006/relationships/image" Target="media/image7.wmf"/><Relationship Id="rId2089" Type="http://schemas.openxmlformats.org/officeDocument/2006/relationships/oleObject" Target="embeddings/oleObject1085.bin"/><Relationship Id="rId2296" Type="http://schemas.openxmlformats.org/officeDocument/2006/relationships/image" Target="media/image1090.wmf"/><Relationship Id="rId268" Type="http://schemas.openxmlformats.org/officeDocument/2006/relationships/image" Target="media/image129.wmf"/><Relationship Id="rId475" Type="http://schemas.openxmlformats.org/officeDocument/2006/relationships/oleObject" Target="embeddings/oleObject233.bin"/><Relationship Id="rId682" Type="http://schemas.openxmlformats.org/officeDocument/2006/relationships/image" Target="media/image325.wmf"/><Relationship Id="rId2156" Type="http://schemas.openxmlformats.org/officeDocument/2006/relationships/image" Target="media/image1020.wmf"/><Relationship Id="rId2363" Type="http://schemas.openxmlformats.org/officeDocument/2006/relationships/oleObject" Target="embeddings/oleObject1222.bin"/><Relationship Id="rId2570" Type="http://schemas.openxmlformats.org/officeDocument/2006/relationships/image" Target="media/image1223.wmf"/><Relationship Id="rId128" Type="http://schemas.openxmlformats.org/officeDocument/2006/relationships/oleObject" Target="embeddings/oleObject60.bin"/><Relationship Id="rId335" Type="http://schemas.openxmlformats.org/officeDocument/2006/relationships/oleObject" Target="embeddings/oleObject161.bin"/><Relationship Id="rId542" Type="http://schemas.openxmlformats.org/officeDocument/2006/relationships/oleObject" Target="embeddings/oleObject268.bin"/><Relationship Id="rId1172" Type="http://schemas.openxmlformats.org/officeDocument/2006/relationships/oleObject" Target="embeddings/oleObject605.bin"/><Relationship Id="rId2016" Type="http://schemas.openxmlformats.org/officeDocument/2006/relationships/image" Target="media/image953.wmf"/><Relationship Id="rId2223" Type="http://schemas.openxmlformats.org/officeDocument/2006/relationships/oleObject" Target="embeddings/oleObject1152.bin"/><Relationship Id="rId2430" Type="http://schemas.openxmlformats.org/officeDocument/2006/relationships/image" Target="media/image1157.wmf"/><Relationship Id="rId402" Type="http://schemas.openxmlformats.org/officeDocument/2006/relationships/oleObject" Target="embeddings/oleObject195.bin"/><Relationship Id="rId1032" Type="http://schemas.openxmlformats.org/officeDocument/2006/relationships/oleObject" Target="embeddings/oleObject527.bin"/><Relationship Id="rId1989" Type="http://schemas.openxmlformats.org/officeDocument/2006/relationships/oleObject" Target="embeddings/oleObject1038.bin"/><Relationship Id="rId1849" Type="http://schemas.openxmlformats.org/officeDocument/2006/relationships/image" Target="media/image880.wmf"/><Relationship Id="rId192" Type="http://schemas.openxmlformats.org/officeDocument/2006/relationships/oleObject" Target="embeddings/oleObject90.bin"/><Relationship Id="rId1709" Type="http://schemas.openxmlformats.org/officeDocument/2006/relationships/oleObject" Target="embeddings/oleObject887.bin"/><Relationship Id="rId1916" Type="http://schemas.openxmlformats.org/officeDocument/2006/relationships/oleObject" Target="embeddings/oleObject994.bin"/><Relationship Id="rId2080" Type="http://schemas.openxmlformats.org/officeDocument/2006/relationships/footer" Target="footer1.xml"/><Relationship Id="rId869" Type="http://schemas.openxmlformats.org/officeDocument/2006/relationships/image" Target="media/image414.wmf"/><Relationship Id="rId1499" Type="http://schemas.openxmlformats.org/officeDocument/2006/relationships/image" Target="media/image708.wmf"/><Relationship Id="rId729" Type="http://schemas.openxmlformats.org/officeDocument/2006/relationships/oleObject" Target="embeddings/oleObject370.bin"/><Relationship Id="rId1359" Type="http://schemas.openxmlformats.org/officeDocument/2006/relationships/image" Target="media/image644.wmf"/><Relationship Id="rId936" Type="http://schemas.openxmlformats.org/officeDocument/2006/relationships/oleObject" Target="embeddings/oleObject477.bin"/><Relationship Id="rId1219" Type="http://schemas.openxmlformats.org/officeDocument/2006/relationships/image" Target="media/image577.wmf"/><Relationship Id="rId1566" Type="http://schemas.openxmlformats.org/officeDocument/2006/relationships/oleObject" Target="embeddings/oleObject813.bin"/><Relationship Id="rId1773" Type="http://schemas.openxmlformats.org/officeDocument/2006/relationships/oleObject" Target="embeddings/oleObject919.bin"/><Relationship Id="rId1980" Type="http://schemas.openxmlformats.org/officeDocument/2006/relationships/image" Target="media/image935.wmf"/><Relationship Id="rId2617" Type="http://schemas.openxmlformats.org/officeDocument/2006/relationships/oleObject" Target="embeddings/oleObject1357.bin"/><Relationship Id="rId65" Type="http://schemas.openxmlformats.org/officeDocument/2006/relationships/image" Target="media/image29.wmf"/><Relationship Id="rId1426" Type="http://schemas.openxmlformats.org/officeDocument/2006/relationships/image" Target="media/image677.wmf"/><Relationship Id="rId1633" Type="http://schemas.openxmlformats.org/officeDocument/2006/relationships/oleObject" Target="embeddings/oleObject848.bin"/><Relationship Id="rId1840" Type="http://schemas.openxmlformats.org/officeDocument/2006/relationships/oleObject" Target="embeddings/oleObject953.bin"/><Relationship Id="rId1700" Type="http://schemas.openxmlformats.org/officeDocument/2006/relationships/image" Target="media/image806.wmf"/><Relationship Id="rId379" Type="http://schemas.openxmlformats.org/officeDocument/2006/relationships/image" Target="media/image184.wmf"/><Relationship Id="rId586" Type="http://schemas.openxmlformats.org/officeDocument/2006/relationships/oleObject" Target="embeddings/oleObject291.bin"/><Relationship Id="rId793" Type="http://schemas.openxmlformats.org/officeDocument/2006/relationships/oleObject" Target="embeddings/oleObject404.bin"/><Relationship Id="rId2267" Type="http://schemas.openxmlformats.org/officeDocument/2006/relationships/oleObject" Target="embeddings/oleObject1174.bin"/><Relationship Id="rId2474" Type="http://schemas.openxmlformats.org/officeDocument/2006/relationships/image" Target="media/image1179.wmf"/><Relationship Id="rId2681" Type="http://schemas.openxmlformats.org/officeDocument/2006/relationships/image" Target="media/image1266.wmf"/><Relationship Id="rId239" Type="http://schemas.openxmlformats.org/officeDocument/2006/relationships/image" Target="media/image114.wmf"/><Relationship Id="rId446" Type="http://schemas.openxmlformats.org/officeDocument/2006/relationships/image" Target="media/image216.wmf"/><Relationship Id="rId653" Type="http://schemas.openxmlformats.org/officeDocument/2006/relationships/oleObject" Target="embeddings/oleObject329.bin"/><Relationship Id="rId1076" Type="http://schemas.openxmlformats.org/officeDocument/2006/relationships/image" Target="media/image515.wmf"/><Relationship Id="rId1283" Type="http://schemas.openxmlformats.org/officeDocument/2006/relationships/image" Target="media/image609.wmf"/><Relationship Id="rId1490" Type="http://schemas.openxmlformats.org/officeDocument/2006/relationships/oleObject" Target="embeddings/oleObject773.bin"/><Relationship Id="rId2127" Type="http://schemas.openxmlformats.org/officeDocument/2006/relationships/oleObject" Target="embeddings/oleObject1104.bin"/><Relationship Id="rId2334" Type="http://schemas.openxmlformats.org/officeDocument/2006/relationships/image" Target="media/image1109.wmf"/><Relationship Id="rId306" Type="http://schemas.openxmlformats.org/officeDocument/2006/relationships/image" Target="media/image148.wmf"/><Relationship Id="rId860" Type="http://schemas.openxmlformats.org/officeDocument/2006/relationships/oleObject" Target="embeddings/oleObject439.bin"/><Relationship Id="rId1143" Type="http://schemas.openxmlformats.org/officeDocument/2006/relationships/image" Target="media/image544.wmf"/><Relationship Id="rId2541" Type="http://schemas.openxmlformats.org/officeDocument/2006/relationships/image" Target="media/image1209.wmf"/><Relationship Id="rId513" Type="http://schemas.openxmlformats.org/officeDocument/2006/relationships/oleObject" Target="embeddings/oleObject252.bin"/><Relationship Id="rId720" Type="http://schemas.openxmlformats.org/officeDocument/2006/relationships/oleObject" Target="embeddings/oleObject365.bin"/><Relationship Id="rId1350" Type="http://schemas.openxmlformats.org/officeDocument/2006/relationships/oleObject" Target="embeddings/oleObject699.bin"/><Relationship Id="rId2401" Type="http://schemas.openxmlformats.org/officeDocument/2006/relationships/oleObject" Target="embeddings/oleObject1241.bin"/><Relationship Id="rId1003" Type="http://schemas.openxmlformats.org/officeDocument/2006/relationships/image" Target="media/image479.wmf"/><Relationship Id="rId1210" Type="http://schemas.openxmlformats.org/officeDocument/2006/relationships/oleObject" Target="embeddings/oleObject626.bin"/><Relationship Id="rId2191" Type="http://schemas.openxmlformats.org/officeDocument/2006/relationships/oleObject" Target="embeddings/oleObject1136.bin"/><Relationship Id="rId163" Type="http://schemas.openxmlformats.org/officeDocument/2006/relationships/image" Target="media/image76.wmf"/><Relationship Id="rId370" Type="http://schemas.openxmlformats.org/officeDocument/2006/relationships/oleObject" Target="embeddings/oleObject179.bin"/><Relationship Id="rId2051" Type="http://schemas.openxmlformats.org/officeDocument/2006/relationships/oleObject" Target="embeddings/oleObject1069.bin"/><Relationship Id="rId230" Type="http://schemas.openxmlformats.org/officeDocument/2006/relationships/oleObject" Target="embeddings/oleObject109.bin"/><Relationship Id="rId1677" Type="http://schemas.openxmlformats.org/officeDocument/2006/relationships/image" Target="media/image795.wmf"/><Relationship Id="rId1884" Type="http://schemas.openxmlformats.org/officeDocument/2006/relationships/oleObject" Target="embeddings/oleObject975.bin"/><Relationship Id="rId907" Type="http://schemas.openxmlformats.org/officeDocument/2006/relationships/image" Target="media/image433.wmf"/><Relationship Id="rId1537" Type="http://schemas.openxmlformats.org/officeDocument/2006/relationships/image" Target="media/image727.wmf"/><Relationship Id="rId1744" Type="http://schemas.openxmlformats.org/officeDocument/2006/relationships/image" Target="media/image828.wmf"/><Relationship Id="rId1951" Type="http://schemas.openxmlformats.org/officeDocument/2006/relationships/oleObject" Target="embeddings/oleObject1016.bin"/><Relationship Id="rId36" Type="http://schemas.openxmlformats.org/officeDocument/2006/relationships/oleObject" Target="embeddings/oleObject14.bin"/><Relationship Id="rId1604" Type="http://schemas.openxmlformats.org/officeDocument/2006/relationships/oleObject" Target="embeddings/oleObject833.bin"/><Relationship Id="rId1811" Type="http://schemas.openxmlformats.org/officeDocument/2006/relationships/oleObject" Target="embeddings/oleObject938.bin"/><Relationship Id="rId697" Type="http://schemas.openxmlformats.org/officeDocument/2006/relationships/oleObject" Target="embeddings/oleObject353.bin"/><Relationship Id="rId2378" Type="http://schemas.openxmlformats.org/officeDocument/2006/relationships/image" Target="media/image1131.wmf"/><Relationship Id="rId1187" Type="http://schemas.openxmlformats.org/officeDocument/2006/relationships/image" Target="media/image563.wmf"/><Relationship Id="rId2585" Type="http://schemas.openxmlformats.org/officeDocument/2006/relationships/oleObject" Target="embeddings/oleObject1338.bin"/><Relationship Id="rId557" Type="http://schemas.openxmlformats.org/officeDocument/2006/relationships/oleObject" Target="embeddings/oleObject276.bin"/><Relationship Id="rId764" Type="http://schemas.openxmlformats.org/officeDocument/2006/relationships/oleObject" Target="embeddings/oleObject388.bin"/><Relationship Id="rId971" Type="http://schemas.openxmlformats.org/officeDocument/2006/relationships/image" Target="media/image464.wmf"/><Relationship Id="rId1394" Type="http://schemas.openxmlformats.org/officeDocument/2006/relationships/image" Target="media/image661.wmf"/><Relationship Id="rId2238" Type="http://schemas.openxmlformats.org/officeDocument/2006/relationships/image" Target="media/image1061.wmf"/><Relationship Id="rId2445" Type="http://schemas.openxmlformats.org/officeDocument/2006/relationships/oleObject" Target="embeddings/oleObject1263.bin"/><Relationship Id="rId2652" Type="http://schemas.openxmlformats.org/officeDocument/2006/relationships/image" Target="media/image1257.wmf"/><Relationship Id="rId417" Type="http://schemas.openxmlformats.org/officeDocument/2006/relationships/image" Target="media/image203.wmf"/><Relationship Id="rId624" Type="http://schemas.openxmlformats.org/officeDocument/2006/relationships/image" Target="media/image299.wmf"/><Relationship Id="rId831" Type="http://schemas.openxmlformats.org/officeDocument/2006/relationships/oleObject" Target="embeddings/oleObject424.bin"/><Relationship Id="rId1047" Type="http://schemas.openxmlformats.org/officeDocument/2006/relationships/image" Target="media/image501.wmf"/><Relationship Id="rId1254" Type="http://schemas.openxmlformats.org/officeDocument/2006/relationships/oleObject" Target="embeddings/oleObject648.bin"/><Relationship Id="rId1461" Type="http://schemas.openxmlformats.org/officeDocument/2006/relationships/oleObject" Target="embeddings/oleObject755.bin"/><Relationship Id="rId2305" Type="http://schemas.openxmlformats.org/officeDocument/2006/relationships/oleObject" Target="embeddings/oleObject1193.bin"/><Relationship Id="rId2512" Type="http://schemas.openxmlformats.org/officeDocument/2006/relationships/oleObject" Target="embeddings/oleObject1298.bin"/><Relationship Id="rId1114" Type="http://schemas.openxmlformats.org/officeDocument/2006/relationships/oleObject" Target="embeddings/oleObject572.bin"/><Relationship Id="rId1321" Type="http://schemas.openxmlformats.org/officeDocument/2006/relationships/image" Target="media/image626.wmf"/><Relationship Id="rId2095" Type="http://schemas.openxmlformats.org/officeDocument/2006/relationships/oleObject" Target="embeddings/oleObject1088.bin"/><Relationship Id="rId274" Type="http://schemas.openxmlformats.org/officeDocument/2006/relationships/image" Target="media/image132.wmf"/><Relationship Id="rId481" Type="http://schemas.openxmlformats.org/officeDocument/2006/relationships/oleObject" Target="embeddings/oleObject236.bin"/><Relationship Id="rId2162" Type="http://schemas.openxmlformats.org/officeDocument/2006/relationships/image" Target="media/image1023.wmf"/><Relationship Id="rId134" Type="http://schemas.microsoft.com/office/2011/relationships/commentsExtended" Target="commentsExtended.xml"/><Relationship Id="rId341" Type="http://schemas.openxmlformats.org/officeDocument/2006/relationships/oleObject" Target="embeddings/oleObject164.bin"/><Relationship Id="rId2022" Type="http://schemas.openxmlformats.org/officeDocument/2006/relationships/image" Target="media/image956.wmf"/><Relationship Id="rId201" Type="http://schemas.openxmlformats.org/officeDocument/2006/relationships/image" Target="media/image95.wmf"/><Relationship Id="rId1788" Type="http://schemas.openxmlformats.org/officeDocument/2006/relationships/image" Target="media/image850.wmf"/><Relationship Id="rId1995" Type="http://schemas.openxmlformats.org/officeDocument/2006/relationships/oleObject" Target="embeddings/oleObject1041.bin"/><Relationship Id="rId1648" Type="http://schemas.openxmlformats.org/officeDocument/2006/relationships/image" Target="media/image781.wmf"/><Relationship Id="rId1508" Type="http://schemas.openxmlformats.org/officeDocument/2006/relationships/oleObject" Target="embeddings/oleObject784.bin"/><Relationship Id="rId1855" Type="http://schemas.openxmlformats.org/officeDocument/2006/relationships/image" Target="media/image883.wmf"/><Relationship Id="rId1715" Type="http://schemas.openxmlformats.org/officeDocument/2006/relationships/oleObject" Target="embeddings/oleObject890.bin"/><Relationship Id="rId1922" Type="http://schemas.openxmlformats.org/officeDocument/2006/relationships/oleObject" Target="embeddings/oleObject998.bin"/><Relationship Id="rId2489" Type="http://schemas.openxmlformats.org/officeDocument/2006/relationships/image" Target="media/image1185.wmf"/><Relationship Id="rId2696" Type="http://schemas.openxmlformats.org/officeDocument/2006/relationships/image" Target="media/image1271.wmf"/><Relationship Id="rId668" Type="http://schemas.openxmlformats.org/officeDocument/2006/relationships/image" Target="media/image320.wmf"/><Relationship Id="rId875" Type="http://schemas.openxmlformats.org/officeDocument/2006/relationships/image" Target="media/image417.wmf"/><Relationship Id="rId1298" Type="http://schemas.openxmlformats.org/officeDocument/2006/relationships/oleObject" Target="embeddings/oleObject670.bin"/><Relationship Id="rId2349" Type="http://schemas.openxmlformats.org/officeDocument/2006/relationships/oleObject" Target="embeddings/oleObject1215.bin"/><Relationship Id="rId2556" Type="http://schemas.openxmlformats.org/officeDocument/2006/relationships/oleObject" Target="embeddings/oleObject1322.bin"/><Relationship Id="rId528" Type="http://schemas.openxmlformats.org/officeDocument/2006/relationships/oleObject" Target="embeddings/oleObject261.bin"/><Relationship Id="rId735" Type="http://schemas.openxmlformats.org/officeDocument/2006/relationships/oleObject" Target="embeddings/oleObject373.bin"/><Relationship Id="rId942" Type="http://schemas.openxmlformats.org/officeDocument/2006/relationships/image" Target="media/image450.wmf"/><Relationship Id="rId1158" Type="http://schemas.openxmlformats.org/officeDocument/2006/relationships/oleObject" Target="embeddings/oleObject597.bin"/><Relationship Id="rId1365" Type="http://schemas.openxmlformats.org/officeDocument/2006/relationships/oleObject" Target="embeddings/oleObject707.bin"/><Relationship Id="rId1572" Type="http://schemas.openxmlformats.org/officeDocument/2006/relationships/oleObject" Target="embeddings/oleObject816.bin"/><Relationship Id="rId2209" Type="http://schemas.openxmlformats.org/officeDocument/2006/relationships/oleObject" Target="embeddings/oleObject1145.bin"/><Relationship Id="rId2416" Type="http://schemas.openxmlformats.org/officeDocument/2006/relationships/image" Target="media/image1150.wmf"/><Relationship Id="rId2623" Type="http://schemas.openxmlformats.org/officeDocument/2006/relationships/image" Target="media/image1244.wmf"/><Relationship Id="rId1018" Type="http://schemas.openxmlformats.org/officeDocument/2006/relationships/oleObject" Target="embeddings/oleObject520.bin"/><Relationship Id="rId1225" Type="http://schemas.openxmlformats.org/officeDocument/2006/relationships/image" Target="media/image580.wmf"/><Relationship Id="rId1432" Type="http://schemas.openxmlformats.org/officeDocument/2006/relationships/image" Target="media/image680.wmf"/><Relationship Id="rId71" Type="http://schemas.openxmlformats.org/officeDocument/2006/relationships/image" Target="media/image32.wmf"/><Relationship Id="rId802" Type="http://schemas.openxmlformats.org/officeDocument/2006/relationships/image" Target="media/image381.wmf"/><Relationship Id="rId178" Type="http://schemas.openxmlformats.org/officeDocument/2006/relationships/oleObject" Target="embeddings/oleObject83.bin"/><Relationship Id="rId385" Type="http://schemas.openxmlformats.org/officeDocument/2006/relationships/image" Target="media/image187.wmf"/><Relationship Id="rId592" Type="http://schemas.openxmlformats.org/officeDocument/2006/relationships/oleObject" Target="embeddings/oleObject294.bin"/><Relationship Id="rId2066" Type="http://schemas.openxmlformats.org/officeDocument/2006/relationships/image" Target="media/image978.wmf"/><Relationship Id="rId2273" Type="http://schemas.openxmlformats.org/officeDocument/2006/relationships/oleObject" Target="embeddings/oleObject1177.bin"/><Relationship Id="rId2480" Type="http://schemas.openxmlformats.org/officeDocument/2006/relationships/image" Target="media/image1182.wmf"/><Relationship Id="rId245" Type="http://schemas.openxmlformats.org/officeDocument/2006/relationships/image" Target="media/image117.wmf"/><Relationship Id="rId452" Type="http://schemas.openxmlformats.org/officeDocument/2006/relationships/image" Target="media/image219.wmf"/><Relationship Id="rId1082" Type="http://schemas.openxmlformats.org/officeDocument/2006/relationships/oleObject" Target="embeddings/oleObject553.bin"/><Relationship Id="rId2133" Type="http://schemas.openxmlformats.org/officeDocument/2006/relationships/oleObject" Target="embeddings/oleObject1107.bin"/><Relationship Id="rId2340" Type="http://schemas.openxmlformats.org/officeDocument/2006/relationships/image" Target="media/image1112.wmf"/><Relationship Id="rId105" Type="http://schemas.openxmlformats.org/officeDocument/2006/relationships/image" Target="media/image49.wmf"/><Relationship Id="rId312" Type="http://schemas.openxmlformats.org/officeDocument/2006/relationships/image" Target="media/image151.wmf"/><Relationship Id="rId2200" Type="http://schemas.openxmlformats.org/officeDocument/2006/relationships/image" Target="media/image1042.wmf"/><Relationship Id="rId1899" Type="http://schemas.openxmlformats.org/officeDocument/2006/relationships/oleObject" Target="embeddings/oleObject983.bin"/><Relationship Id="rId1759" Type="http://schemas.openxmlformats.org/officeDocument/2006/relationships/oleObject" Target="embeddings/oleObject912.bin"/><Relationship Id="rId1966" Type="http://schemas.openxmlformats.org/officeDocument/2006/relationships/oleObject" Target="embeddings/oleObject1026.bin"/><Relationship Id="rId1619" Type="http://schemas.openxmlformats.org/officeDocument/2006/relationships/oleObject" Target="embeddings/oleObject841.bin"/><Relationship Id="rId1826" Type="http://schemas.openxmlformats.org/officeDocument/2006/relationships/oleObject" Target="embeddings/oleObject946.bin"/><Relationship Id="rId779" Type="http://schemas.openxmlformats.org/officeDocument/2006/relationships/image" Target="media/image371.wmf"/><Relationship Id="rId986" Type="http://schemas.openxmlformats.org/officeDocument/2006/relationships/oleObject" Target="embeddings/oleObject503.bin"/><Relationship Id="rId2667" Type="http://schemas.openxmlformats.org/officeDocument/2006/relationships/image" Target="media/image1263.wmf"/><Relationship Id="rId639" Type="http://schemas.openxmlformats.org/officeDocument/2006/relationships/image" Target="media/image306.wmf"/><Relationship Id="rId1269" Type="http://schemas.openxmlformats.org/officeDocument/2006/relationships/image" Target="media/image602.wmf"/><Relationship Id="rId1476" Type="http://schemas.openxmlformats.org/officeDocument/2006/relationships/oleObject" Target="embeddings/oleObject765.bin"/><Relationship Id="rId846" Type="http://schemas.openxmlformats.org/officeDocument/2006/relationships/oleObject" Target="embeddings/oleObject432.bin"/><Relationship Id="rId1129" Type="http://schemas.openxmlformats.org/officeDocument/2006/relationships/image" Target="media/image537.wmf"/><Relationship Id="rId1683" Type="http://schemas.openxmlformats.org/officeDocument/2006/relationships/image" Target="media/image798.wmf"/><Relationship Id="rId1890" Type="http://schemas.openxmlformats.org/officeDocument/2006/relationships/oleObject" Target="embeddings/oleObject978.bin"/><Relationship Id="rId2527" Type="http://schemas.openxmlformats.org/officeDocument/2006/relationships/image" Target="media/image1202.wmf"/><Relationship Id="rId706" Type="http://schemas.openxmlformats.org/officeDocument/2006/relationships/image" Target="media/image337.wmf"/><Relationship Id="rId913" Type="http://schemas.openxmlformats.org/officeDocument/2006/relationships/image" Target="media/image436.wmf"/><Relationship Id="rId1336" Type="http://schemas.openxmlformats.org/officeDocument/2006/relationships/oleObject" Target="embeddings/oleObject692.bin"/><Relationship Id="rId1543" Type="http://schemas.openxmlformats.org/officeDocument/2006/relationships/image" Target="media/image730.wmf"/><Relationship Id="rId1750" Type="http://schemas.openxmlformats.org/officeDocument/2006/relationships/image" Target="media/image831.wmf"/><Relationship Id="rId42" Type="http://schemas.openxmlformats.org/officeDocument/2006/relationships/oleObject" Target="embeddings/oleObject17.bin"/><Relationship Id="rId1403" Type="http://schemas.openxmlformats.org/officeDocument/2006/relationships/oleObject" Target="embeddings/oleObject726.bin"/><Relationship Id="rId1610" Type="http://schemas.openxmlformats.org/officeDocument/2006/relationships/oleObject" Target="embeddings/oleObject836.bin"/><Relationship Id="rId289" Type="http://schemas.openxmlformats.org/officeDocument/2006/relationships/oleObject" Target="embeddings/oleObject138.bin"/><Relationship Id="rId496" Type="http://schemas.openxmlformats.org/officeDocument/2006/relationships/image" Target="media/image241.wmf"/><Relationship Id="rId2177" Type="http://schemas.openxmlformats.org/officeDocument/2006/relationships/oleObject" Target="embeddings/oleObject1129.bin"/><Relationship Id="rId2384" Type="http://schemas.openxmlformats.org/officeDocument/2006/relationships/image" Target="media/image1134.wmf"/><Relationship Id="rId2591" Type="http://schemas.openxmlformats.org/officeDocument/2006/relationships/image" Target="media/image1232.wmf"/><Relationship Id="rId149" Type="http://schemas.openxmlformats.org/officeDocument/2006/relationships/image" Target="media/image69.wmf"/><Relationship Id="rId356" Type="http://schemas.openxmlformats.org/officeDocument/2006/relationships/image" Target="media/image173.wmf"/><Relationship Id="rId563" Type="http://schemas.openxmlformats.org/officeDocument/2006/relationships/oleObject" Target="embeddings/oleObject279.bin"/><Relationship Id="rId770" Type="http://schemas.openxmlformats.org/officeDocument/2006/relationships/oleObject" Target="embeddings/oleObject391.bin"/><Relationship Id="rId1193" Type="http://schemas.openxmlformats.org/officeDocument/2006/relationships/oleObject" Target="embeddings/oleObject616.bin"/><Relationship Id="rId2037" Type="http://schemas.openxmlformats.org/officeDocument/2006/relationships/oleObject" Target="embeddings/oleObject1062.bin"/><Relationship Id="rId2244" Type="http://schemas.openxmlformats.org/officeDocument/2006/relationships/image" Target="media/image1064.wmf"/><Relationship Id="rId2451" Type="http://schemas.openxmlformats.org/officeDocument/2006/relationships/oleObject" Target="embeddings/oleObject1266.bin"/><Relationship Id="rId216" Type="http://schemas.openxmlformats.org/officeDocument/2006/relationships/oleObject" Target="embeddings/oleObject102.bin"/><Relationship Id="rId423" Type="http://schemas.openxmlformats.org/officeDocument/2006/relationships/image" Target="media/image206.wmf"/><Relationship Id="rId1053" Type="http://schemas.openxmlformats.org/officeDocument/2006/relationships/image" Target="media/image504.wmf"/><Relationship Id="rId1260" Type="http://schemas.openxmlformats.org/officeDocument/2006/relationships/oleObject" Target="embeddings/oleObject651.bin"/><Relationship Id="rId2104" Type="http://schemas.openxmlformats.org/officeDocument/2006/relationships/image" Target="media/image994.wmf"/><Relationship Id="rId630" Type="http://schemas.openxmlformats.org/officeDocument/2006/relationships/oleObject" Target="embeddings/oleObject317.bin"/><Relationship Id="rId2311" Type="http://schemas.openxmlformats.org/officeDocument/2006/relationships/oleObject" Target="embeddings/oleObject1196.bin"/><Relationship Id="rId1120" Type="http://schemas.openxmlformats.org/officeDocument/2006/relationships/oleObject" Target="embeddings/oleObject576.bin"/><Relationship Id="rId1937" Type="http://schemas.openxmlformats.org/officeDocument/2006/relationships/image" Target="media/image918.wmf"/><Relationship Id="rId280" Type="http://schemas.openxmlformats.org/officeDocument/2006/relationships/image" Target="media/image135.wmf"/><Relationship Id="rId140" Type="http://schemas.openxmlformats.org/officeDocument/2006/relationships/oleObject" Target="embeddings/oleObject64.bin"/><Relationship Id="rId6" Type="http://schemas.openxmlformats.org/officeDocument/2006/relationships/webSettings" Target="webSettings.xml"/><Relationship Id="rId957" Type="http://schemas.openxmlformats.org/officeDocument/2006/relationships/image" Target="media/image457.wmf"/><Relationship Id="rId1587" Type="http://schemas.openxmlformats.org/officeDocument/2006/relationships/image" Target="media/image751.wmf"/><Relationship Id="rId1794" Type="http://schemas.openxmlformats.org/officeDocument/2006/relationships/image" Target="media/image853.wmf"/><Relationship Id="rId2638" Type="http://schemas.openxmlformats.org/officeDocument/2006/relationships/oleObject" Target="embeddings/oleObject1370.bin"/><Relationship Id="rId86" Type="http://schemas.openxmlformats.org/officeDocument/2006/relationships/oleObject" Target="embeddings/oleObject39.bin"/><Relationship Id="rId817" Type="http://schemas.openxmlformats.org/officeDocument/2006/relationships/oleObject" Target="embeddings/oleObject417.bin"/><Relationship Id="rId1447" Type="http://schemas.openxmlformats.org/officeDocument/2006/relationships/oleObject" Target="embeddings/oleObject748.bin"/><Relationship Id="rId1654" Type="http://schemas.openxmlformats.org/officeDocument/2006/relationships/image" Target="media/image784.wmf"/><Relationship Id="rId1861" Type="http://schemas.openxmlformats.org/officeDocument/2006/relationships/image" Target="media/image886.wmf"/><Relationship Id="rId2705" Type="http://schemas.openxmlformats.org/officeDocument/2006/relationships/oleObject" Target="embeddings/oleObject1413.bin"/><Relationship Id="rId1307" Type="http://schemas.openxmlformats.org/officeDocument/2006/relationships/oleObject" Target="embeddings/oleObject675.bin"/><Relationship Id="rId1514" Type="http://schemas.openxmlformats.org/officeDocument/2006/relationships/oleObject" Target="embeddings/oleObject787.bin"/><Relationship Id="rId1721" Type="http://schemas.openxmlformats.org/officeDocument/2006/relationships/oleObject" Target="embeddings/oleObject893.bin"/><Relationship Id="rId13" Type="http://schemas.openxmlformats.org/officeDocument/2006/relationships/image" Target="media/image3.wmf"/><Relationship Id="rId2288" Type="http://schemas.openxmlformats.org/officeDocument/2006/relationships/image" Target="media/image1086.wmf"/><Relationship Id="rId2495" Type="http://schemas.openxmlformats.org/officeDocument/2006/relationships/image" Target="media/image1188.wmf"/><Relationship Id="rId467" Type="http://schemas.openxmlformats.org/officeDocument/2006/relationships/oleObject" Target="embeddings/oleObject229.bin"/><Relationship Id="rId1097" Type="http://schemas.openxmlformats.org/officeDocument/2006/relationships/image" Target="media/image525.wmf"/><Relationship Id="rId2148" Type="http://schemas.openxmlformats.org/officeDocument/2006/relationships/image" Target="media/image1016.wmf"/><Relationship Id="rId674" Type="http://schemas.openxmlformats.org/officeDocument/2006/relationships/oleObject" Target="embeddings/oleObject340.bin"/><Relationship Id="rId881" Type="http://schemas.openxmlformats.org/officeDocument/2006/relationships/image" Target="media/image420.wmf"/><Relationship Id="rId2355" Type="http://schemas.openxmlformats.org/officeDocument/2006/relationships/oleObject" Target="embeddings/oleObject1218.bin"/><Relationship Id="rId2562" Type="http://schemas.openxmlformats.org/officeDocument/2006/relationships/oleObject" Target="embeddings/oleObject1325.bin"/><Relationship Id="rId327" Type="http://schemas.openxmlformats.org/officeDocument/2006/relationships/oleObject" Target="embeddings/oleObject157.bin"/><Relationship Id="rId534" Type="http://schemas.openxmlformats.org/officeDocument/2006/relationships/oleObject" Target="embeddings/oleObject264.bin"/><Relationship Id="rId741" Type="http://schemas.openxmlformats.org/officeDocument/2006/relationships/oleObject" Target="embeddings/oleObject376.bin"/><Relationship Id="rId1164" Type="http://schemas.openxmlformats.org/officeDocument/2006/relationships/oleObject" Target="embeddings/oleObject600.bin"/><Relationship Id="rId1371" Type="http://schemas.openxmlformats.org/officeDocument/2006/relationships/oleObject" Target="embeddings/oleObject710.bin"/><Relationship Id="rId2008" Type="http://schemas.openxmlformats.org/officeDocument/2006/relationships/image" Target="media/image949.wmf"/><Relationship Id="rId2215" Type="http://schemas.openxmlformats.org/officeDocument/2006/relationships/oleObject" Target="embeddings/oleObject1148.bin"/><Relationship Id="rId2422" Type="http://schemas.openxmlformats.org/officeDocument/2006/relationships/image" Target="media/image1153.wmf"/><Relationship Id="rId601" Type="http://schemas.openxmlformats.org/officeDocument/2006/relationships/oleObject" Target="embeddings/oleObject299.bin"/><Relationship Id="rId1024" Type="http://schemas.openxmlformats.org/officeDocument/2006/relationships/oleObject" Target="embeddings/oleObject523.bin"/><Relationship Id="rId1231" Type="http://schemas.openxmlformats.org/officeDocument/2006/relationships/image" Target="media/image583.wmf"/><Relationship Id="rId184" Type="http://schemas.openxmlformats.org/officeDocument/2006/relationships/oleObject" Target="embeddings/oleObject86.bin"/><Relationship Id="rId391" Type="http://schemas.openxmlformats.org/officeDocument/2006/relationships/image" Target="media/image190.wmf"/><Relationship Id="rId1908" Type="http://schemas.openxmlformats.org/officeDocument/2006/relationships/oleObject" Target="embeddings/oleObject988.bin"/><Relationship Id="rId2072" Type="http://schemas.openxmlformats.org/officeDocument/2006/relationships/image" Target="media/image981.wmf"/><Relationship Id="rId251" Type="http://schemas.openxmlformats.org/officeDocument/2006/relationships/image" Target="media/image120.png"/><Relationship Id="rId111" Type="http://schemas.openxmlformats.org/officeDocument/2006/relationships/image" Target="media/image52.wmf"/><Relationship Id="rId1698" Type="http://schemas.openxmlformats.org/officeDocument/2006/relationships/image" Target="media/image805.wmf"/><Relationship Id="rId928" Type="http://schemas.openxmlformats.org/officeDocument/2006/relationships/oleObject" Target="embeddings/oleObject473.bin"/><Relationship Id="rId1558" Type="http://schemas.openxmlformats.org/officeDocument/2006/relationships/oleObject" Target="embeddings/oleObject809.bin"/><Relationship Id="rId1765" Type="http://schemas.openxmlformats.org/officeDocument/2006/relationships/oleObject" Target="embeddings/oleObject915.bin"/><Relationship Id="rId2609" Type="http://schemas.openxmlformats.org/officeDocument/2006/relationships/oleObject" Target="embeddings/oleObject1352.bin"/><Relationship Id="rId57" Type="http://schemas.openxmlformats.org/officeDocument/2006/relationships/image" Target="media/image25.wmf"/><Relationship Id="rId1418" Type="http://schemas.openxmlformats.org/officeDocument/2006/relationships/image" Target="media/image673.wmf"/><Relationship Id="rId1972" Type="http://schemas.openxmlformats.org/officeDocument/2006/relationships/image" Target="media/image931.wmf"/><Relationship Id="rId1625" Type="http://schemas.openxmlformats.org/officeDocument/2006/relationships/oleObject" Target="embeddings/oleObject844.bin"/><Relationship Id="rId1832" Type="http://schemas.openxmlformats.org/officeDocument/2006/relationships/oleObject" Target="embeddings/oleObject949.bin"/><Relationship Id="rId2399" Type="http://schemas.openxmlformats.org/officeDocument/2006/relationships/oleObject" Target="embeddings/oleObject1240.bin"/><Relationship Id="rId578" Type="http://schemas.openxmlformats.org/officeDocument/2006/relationships/oleObject" Target="embeddings/oleObject287.bin"/><Relationship Id="rId785" Type="http://schemas.openxmlformats.org/officeDocument/2006/relationships/image" Target="media/image374.wmf"/><Relationship Id="rId992" Type="http://schemas.openxmlformats.org/officeDocument/2006/relationships/oleObject" Target="embeddings/oleObject506.bin"/><Relationship Id="rId2259" Type="http://schemas.openxmlformats.org/officeDocument/2006/relationships/oleObject" Target="embeddings/oleObject1170.bin"/><Relationship Id="rId2466" Type="http://schemas.openxmlformats.org/officeDocument/2006/relationships/image" Target="media/image1175.wmf"/><Relationship Id="rId2673" Type="http://schemas.openxmlformats.org/officeDocument/2006/relationships/image" Target="media/image1264.wmf"/><Relationship Id="rId438" Type="http://schemas.openxmlformats.org/officeDocument/2006/relationships/oleObject" Target="embeddings/oleObject214.bin"/><Relationship Id="rId645" Type="http://schemas.openxmlformats.org/officeDocument/2006/relationships/oleObject" Target="embeddings/oleObject325.bin"/><Relationship Id="rId852" Type="http://schemas.openxmlformats.org/officeDocument/2006/relationships/oleObject" Target="embeddings/oleObject435.bin"/><Relationship Id="rId1068" Type="http://schemas.openxmlformats.org/officeDocument/2006/relationships/oleObject" Target="embeddings/oleObject545.bin"/><Relationship Id="rId1275" Type="http://schemas.openxmlformats.org/officeDocument/2006/relationships/image" Target="media/image605.wmf"/><Relationship Id="rId1482" Type="http://schemas.openxmlformats.org/officeDocument/2006/relationships/oleObject" Target="embeddings/oleObject769.bin"/><Relationship Id="rId2119" Type="http://schemas.openxmlformats.org/officeDocument/2006/relationships/oleObject" Target="embeddings/oleObject1100.bin"/><Relationship Id="rId2326" Type="http://schemas.openxmlformats.org/officeDocument/2006/relationships/image" Target="media/image1105.wmf"/><Relationship Id="rId2533" Type="http://schemas.openxmlformats.org/officeDocument/2006/relationships/image" Target="media/image1205.wmf"/><Relationship Id="rId505" Type="http://schemas.openxmlformats.org/officeDocument/2006/relationships/oleObject" Target="embeddings/oleObject248.bin"/><Relationship Id="rId712" Type="http://schemas.openxmlformats.org/officeDocument/2006/relationships/oleObject" Target="embeddings/oleObject361.bin"/><Relationship Id="rId1135" Type="http://schemas.openxmlformats.org/officeDocument/2006/relationships/image" Target="media/image540.wmf"/><Relationship Id="rId1342" Type="http://schemas.openxmlformats.org/officeDocument/2006/relationships/oleObject" Target="embeddings/oleObject695.bin"/><Relationship Id="rId1202" Type="http://schemas.openxmlformats.org/officeDocument/2006/relationships/oleObject" Target="embeddings/oleObject621.bin"/><Relationship Id="rId2600" Type="http://schemas.openxmlformats.org/officeDocument/2006/relationships/oleObject" Target="embeddings/oleObject1347.bin"/><Relationship Id="rId295" Type="http://schemas.openxmlformats.org/officeDocument/2006/relationships/oleObject" Target="embeddings/oleObject141.bin"/><Relationship Id="rId2183" Type="http://schemas.openxmlformats.org/officeDocument/2006/relationships/oleObject" Target="embeddings/oleObject1132.bin"/><Relationship Id="rId2390" Type="http://schemas.openxmlformats.org/officeDocument/2006/relationships/image" Target="media/image1137.wmf"/><Relationship Id="rId155" Type="http://schemas.openxmlformats.org/officeDocument/2006/relationships/image" Target="media/image72.wmf"/><Relationship Id="rId362" Type="http://schemas.openxmlformats.org/officeDocument/2006/relationships/image" Target="media/image176.wmf"/><Relationship Id="rId2043" Type="http://schemas.openxmlformats.org/officeDocument/2006/relationships/oleObject" Target="embeddings/oleObject1065.bin"/><Relationship Id="rId2250" Type="http://schemas.openxmlformats.org/officeDocument/2006/relationships/image" Target="media/image1067.wmf"/><Relationship Id="rId222" Type="http://schemas.openxmlformats.org/officeDocument/2006/relationships/oleObject" Target="embeddings/oleObject105.bin"/><Relationship Id="rId2110" Type="http://schemas.openxmlformats.org/officeDocument/2006/relationships/image" Target="media/image997.wmf"/><Relationship Id="rId1669" Type="http://schemas.openxmlformats.org/officeDocument/2006/relationships/image" Target="media/image791.wmf"/><Relationship Id="rId1876" Type="http://schemas.openxmlformats.org/officeDocument/2006/relationships/oleObject" Target="embeddings/oleObject971.bin"/><Relationship Id="rId1529" Type="http://schemas.openxmlformats.org/officeDocument/2006/relationships/image" Target="media/image723.wmf"/><Relationship Id="rId1736" Type="http://schemas.openxmlformats.org/officeDocument/2006/relationships/image" Target="media/image824.wmf"/><Relationship Id="rId1943" Type="http://schemas.openxmlformats.org/officeDocument/2006/relationships/oleObject" Target="embeddings/oleObject1012.bin"/><Relationship Id="rId28" Type="http://schemas.openxmlformats.org/officeDocument/2006/relationships/oleObject" Target="embeddings/oleObject10.bin"/><Relationship Id="rId1803" Type="http://schemas.openxmlformats.org/officeDocument/2006/relationships/oleObject" Target="embeddings/oleObject934.bin"/><Relationship Id="rId689" Type="http://schemas.openxmlformats.org/officeDocument/2006/relationships/oleObject" Target="embeddings/oleObject349.bin"/><Relationship Id="rId896" Type="http://schemas.openxmlformats.org/officeDocument/2006/relationships/oleObject" Target="embeddings/oleObject457.bin"/><Relationship Id="rId2577" Type="http://schemas.openxmlformats.org/officeDocument/2006/relationships/oleObject" Target="embeddings/oleObject1334.bin"/><Relationship Id="rId549" Type="http://schemas.openxmlformats.org/officeDocument/2006/relationships/oleObject" Target="embeddings/oleObject272.bin"/><Relationship Id="rId756" Type="http://schemas.openxmlformats.org/officeDocument/2006/relationships/oleObject" Target="embeddings/oleObject384.bin"/><Relationship Id="rId1179" Type="http://schemas.openxmlformats.org/officeDocument/2006/relationships/image" Target="media/image559.wmf"/><Relationship Id="rId1386" Type="http://schemas.openxmlformats.org/officeDocument/2006/relationships/image" Target="media/image657.wmf"/><Relationship Id="rId1593" Type="http://schemas.openxmlformats.org/officeDocument/2006/relationships/image" Target="media/image754.wmf"/><Relationship Id="rId2437" Type="http://schemas.openxmlformats.org/officeDocument/2006/relationships/oleObject" Target="embeddings/oleObject1259.bin"/><Relationship Id="rId409" Type="http://schemas.openxmlformats.org/officeDocument/2006/relationships/image" Target="media/image199.wmf"/><Relationship Id="rId963" Type="http://schemas.openxmlformats.org/officeDocument/2006/relationships/image" Target="media/image460.wmf"/><Relationship Id="rId1039" Type="http://schemas.openxmlformats.org/officeDocument/2006/relationships/image" Target="media/image497.wmf"/><Relationship Id="rId1246" Type="http://schemas.openxmlformats.org/officeDocument/2006/relationships/oleObject" Target="embeddings/oleObject644.bin"/><Relationship Id="rId2644" Type="http://schemas.openxmlformats.org/officeDocument/2006/relationships/image" Target="media/image1253.wmf"/><Relationship Id="rId92" Type="http://schemas.openxmlformats.org/officeDocument/2006/relationships/oleObject" Target="embeddings/oleObject42.bin"/><Relationship Id="rId616" Type="http://schemas.openxmlformats.org/officeDocument/2006/relationships/image" Target="media/image295.wmf"/><Relationship Id="rId823" Type="http://schemas.openxmlformats.org/officeDocument/2006/relationships/oleObject" Target="embeddings/oleObject420.bin"/><Relationship Id="rId1453" Type="http://schemas.openxmlformats.org/officeDocument/2006/relationships/oleObject" Target="embeddings/oleObject751.bin"/><Relationship Id="rId1660" Type="http://schemas.openxmlformats.org/officeDocument/2006/relationships/image" Target="media/image787.wmf"/><Relationship Id="rId2504" Type="http://schemas.openxmlformats.org/officeDocument/2006/relationships/oleObject" Target="embeddings/oleObject1294.bin"/><Relationship Id="rId2711" Type="http://schemas.openxmlformats.org/officeDocument/2006/relationships/image" Target="media/image1277.png"/><Relationship Id="rId1106" Type="http://schemas.openxmlformats.org/officeDocument/2006/relationships/image" Target="media/image528.wmf"/><Relationship Id="rId1313" Type="http://schemas.openxmlformats.org/officeDocument/2006/relationships/image" Target="media/image623.wmf"/><Relationship Id="rId1520" Type="http://schemas.openxmlformats.org/officeDocument/2006/relationships/oleObject" Target="embeddings/oleObject790.bin"/><Relationship Id="rId199" Type="http://schemas.openxmlformats.org/officeDocument/2006/relationships/image" Target="media/image94.wmf"/><Relationship Id="rId2087" Type="http://schemas.openxmlformats.org/officeDocument/2006/relationships/oleObject" Target="embeddings/oleObject1084.bin"/><Relationship Id="rId2294" Type="http://schemas.openxmlformats.org/officeDocument/2006/relationships/image" Target="media/image1089.wmf"/><Relationship Id="rId266" Type="http://schemas.openxmlformats.org/officeDocument/2006/relationships/image" Target="media/image128.wmf"/><Relationship Id="rId473" Type="http://schemas.openxmlformats.org/officeDocument/2006/relationships/oleObject" Target="embeddings/oleObject232.bin"/><Relationship Id="rId680" Type="http://schemas.openxmlformats.org/officeDocument/2006/relationships/oleObject" Target="embeddings/oleObject344.bin"/><Relationship Id="rId2154" Type="http://schemas.openxmlformats.org/officeDocument/2006/relationships/image" Target="media/image1019.wmf"/><Relationship Id="rId2361" Type="http://schemas.openxmlformats.org/officeDocument/2006/relationships/oleObject" Target="embeddings/oleObject1221.bin"/><Relationship Id="rId126" Type="http://schemas.openxmlformats.org/officeDocument/2006/relationships/oleObject" Target="embeddings/oleObject59.bin"/><Relationship Id="rId333" Type="http://schemas.openxmlformats.org/officeDocument/2006/relationships/oleObject" Target="embeddings/oleObject160.bin"/><Relationship Id="rId540" Type="http://schemas.openxmlformats.org/officeDocument/2006/relationships/oleObject" Target="embeddings/oleObject267.bin"/><Relationship Id="rId1170" Type="http://schemas.openxmlformats.org/officeDocument/2006/relationships/oleObject" Target="embeddings/oleObject604.bin"/><Relationship Id="rId2014" Type="http://schemas.openxmlformats.org/officeDocument/2006/relationships/image" Target="media/image952.wmf"/><Relationship Id="rId2221" Type="http://schemas.openxmlformats.org/officeDocument/2006/relationships/oleObject" Target="embeddings/oleObject1151.bin"/><Relationship Id="rId1030" Type="http://schemas.openxmlformats.org/officeDocument/2006/relationships/oleObject" Target="embeddings/oleObject526.bin"/><Relationship Id="rId400" Type="http://schemas.openxmlformats.org/officeDocument/2006/relationships/oleObject" Target="embeddings/oleObject194.bin"/><Relationship Id="rId1987" Type="http://schemas.openxmlformats.org/officeDocument/2006/relationships/oleObject" Target="embeddings/oleObject1037.bin"/><Relationship Id="rId1847" Type="http://schemas.openxmlformats.org/officeDocument/2006/relationships/image" Target="media/image879.wmf"/><Relationship Id="rId1707" Type="http://schemas.openxmlformats.org/officeDocument/2006/relationships/oleObject" Target="embeddings/oleObject886.bin"/><Relationship Id="rId190" Type="http://schemas.openxmlformats.org/officeDocument/2006/relationships/oleObject" Target="embeddings/oleObject89.bin"/><Relationship Id="rId1914" Type="http://schemas.openxmlformats.org/officeDocument/2006/relationships/oleObject" Target="embeddings/oleObject992.bin"/><Relationship Id="rId2688" Type="http://schemas.openxmlformats.org/officeDocument/2006/relationships/image" Target="media/image1269.wmf"/><Relationship Id="rId867" Type="http://schemas.openxmlformats.org/officeDocument/2006/relationships/image" Target="media/image413.wmf"/><Relationship Id="rId1497" Type="http://schemas.openxmlformats.org/officeDocument/2006/relationships/oleObject" Target="embeddings/oleObject778.bin"/><Relationship Id="rId2548" Type="http://schemas.openxmlformats.org/officeDocument/2006/relationships/oleObject" Target="embeddings/oleObject1318.bin"/><Relationship Id="rId727" Type="http://schemas.openxmlformats.org/officeDocument/2006/relationships/oleObject" Target="embeddings/oleObject369.bin"/><Relationship Id="rId934" Type="http://schemas.openxmlformats.org/officeDocument/2006/relationships/oleObject" Target="embeddings/oleObject476.bin"/><Relationship Id="rId1357" Type="http://schemas.openxmlformats.org/officeDocument/2006/relationships/image" Target="media/image643.wmf"/><Relationship Id="rId1564" Type="http://schemas.openxmlformats.org/officeDocument/2006/relationships/oleObject" Target="embeddings/oleObject812.bin"/><Relationship Id="rId1771" Type="http://schemas.openxmlformats.org/officeDocument/2006/relationships/oleObject" Target="embeddings/oleObject918.bin"/><Relationship Id="rId2408" Type="http://schemas.openxmlformats.org/officeDocument/2006/relationships/image" Target="media/image1146.wmf"/><Relationship Id="rId2615" Type="http://schemas.openxmlformats.org/officeDocument/2006/relationships/oleObject" Target="embeddings/oleObject1356.bin"/><Relationship Id="rId63" Type="http://schemas.openxmlformats.org/officeDocument/2006/relationships/image" Target="media/image28.wmf"/><Relationship Id="rId1217" Type="http://schemas.openxmlformats.org/officeDocument/2006/relationships/image" Target="media/image576.wmf"/><Relationship Id="rId1424" Type="http://schemas.openxmlformats.org/officeDocument/2006/relationships/image" Target="media/image676.wmf"/><Relationship Id="rId1631" Type="http://schemas.openxmlformats.org/officeDocument/2006/relationships/oleObject" Target="embeddings/oleObject847.bin"/><Relationship Id="rId2198" Type="http://schemas.openxmlformats.org/officeDocument/2006/relationships/image" Target="media/image1041.wmf"/><Relationship Id="rId377" Type="http://schemas.openxmlformats.org/officeDocument/2006/relationships/image" Target="media/image183.wmf"/><Relationship Id="rId584" Type="http://schemas.openxmlformats.org/officeDocument/2006/relationships/oleObject" Target="embeddings/oleObject290.bin"/><Relationship Id="rId2058" Type="http://schemas.openxmlformats.org/officeDocument/2006/relationships/image" Target="media/image974.wmf"/><Relationship Id="rId2265" Type="http://schemas.openxmlformats.org/officeDocument/2006/relationships/oleObject" Target="embeddings/oleObject1173.bin"/><Relationship Id="rId237" Type="http://schemas.openxmlformats.org/officeDocument/2006/relationships/image" Target="media/image113.wmf"/><Relationship Id="rId791" Type="http://schemas.openxmlformats.org/officeDocument/2006/relationships/oleObject" Target="embeddings/oleObject403.bin"/><Relationship Id="rId1074" Type="http://schemas.openxmlformats.org/officeDocument/2006/relationships/image" Target="media/image514.wmf"/><Relationship Id="rId2472" Type="http://schemas.openxmlformats.org/officeDocument/2006/relationships/image" Target="media/image1178.wmf"/><Relationship Id="rId444" Type="http://schemas.openxmlformats.org/officeDocument/2006/relationships/image" Target="media/image215.wmf"/><Relationship Id="rId651" Type="http://schemas.openxmlformats.org/officeDocument/2006/relationships/oleObject" Target="embeddings/oleObject328.bin"/><Relationship Id="rId1281" Type="http://schemas.openxmlformats.org/officeDocument/2006/relationships/image" Target="media/image608.wmf"/><Relationship Id="rId2125" Type="http://schemas.openxmlformats.org/officeDocument/2006/relationships/oleObject" Target="embeddings/oleObject1103.bin"/><Relationship Id="rId2332" Type="http://schemas.openxmlformats.org/officeDocument/2006/relationships/image" Target="media/image1108.wmf"/><Relationship Id="rId304" Type="http://schemas.openxmlformats.org/officeDocument/2006/relationships/image" Target="media/image147.wmf"/><Relationship Id="rId511" Type="http://schemas.openxmlformats.org/officeDocument/2006/relationships/oleObject" Target="embeddings/oleObject251.bin"/><Relationship Id="rId1141" Type="http://schemas.openxmlformats.org/officeDocument/2006/relationships/image" Target="media/image543.wmf"/><Relationship Id="rId1001" Type="http://schemas.openxmlformats.org/officeDocument/2006/relationships/image" Target="media/image478.wmf"/><Relationship Id="rId1958" Type="http://schemas.openxmlformats.org/officeDocument/2006/relationships/oleObject" Target="embeddings/oleObject1021.bin"/><Relationship Id="rId1818" Type="http://schemas.openxmlformats.org/officeDocument/2006/relationships/image" Target="media/image865.wmf"/><Relationship Id="rId161" Type="http://schemas.openxmlformats.org/officeDocument/2006/relationships/image" Target="media/image75.wmf"/><Relationship Id="rId978" Type="http://schemas.openxmlformats.org/officeDocument/2006/relationships/oleObject" Target="embeddings/oleObject499.bin"/><Relationship Id="rId2659" Type="http://schemas.openxmlformats.org/officeDocument/2006/relationships/oleObject" Target="embeddings/oleObject1382.bin"/><Relationship Id="rId838" Type="http://schemas.openxmlformats.org/officeDocument/2006/relationships/oleObject" Target="embeddings/oleObject428.bin"/><Relationship Id="rId1468" Type="http://schemas.openxmlformats.org/officeDocument/2006/relationships/oleObject" Target="embeddings/oleObject760.bin"/><Relationship Id="rId1675" Type="http://schemas.openxmlformats.org/officeDocument/2006/relationships/image" Target="media/image794.wmf"/><Relationship Id="rId1882" Type="http://schemas.openxmlformats.org/officeDocument/2006/relationships/oleObject" Target="embeddings/oleObject974.bin"/><Relationship Id="rId2519" Type="http://schemas.openxmlformats.org/officeDocument/2006/relationships/image" Target="media/image1198.wmf"/><Relationship Id="rId1328" Type="http://schemas.openxmlformats.org/officeDocument/2006/relationships/oleObject" Target="embeddings/oleObject688.bin"/><Relationship Id="rId1535" Type="http://schemas.openxmlformats.org/officeDocument/2006/relationships/image" Target="media/image726.wmf"/><Relationship Id="rId905" Type="http://schemas.openxmlformats.org/officeDocument/2006/relationships/image" Target="media/image432.wmf"/><Relationship Id="rId1742" Type="http://schemas.openxmlformats.org/officeDocument/2006/relationships/image" Target="media/image827.wmf"/><Relationship Id="rId34" Type="http://schemas.openxmlformats.org/officeDocument/2006/relationships/oleObject" Target="embeddings/oleObject13.bin"/><Relationship Id="rId1602" Type="http://schemas.openxmlformats.org/officeDocument/2006/relationships/oleObject" Target="embeddings/oleObject832.bin"/><Relationship Id="rId488" Type="http://schemas.openxmlformats.org/officeDocument/2006/relationships/image" Target="media/image237.wmf"/><Relationship Id="rId695" Type="http://schemas.openxmlformats.org/officeDocument/2006/relationships/oleObject" Target="embeddings/oleObject352.bin"/><Relationship Id="rId2169" Type="http://schemas.openxmlformats.org/officeDocument/2006/relationships/oleObject" Target="embeddings/oleObject1125.bin"/><Relationship Id="rId2376" Type="http://schemas.openxmlformats.org/officeDocument/2006/relationships/image" Target="media/image1130.wmf"/><Relationship Id="rId2583" Type="http://schemas.openxmlformats.org/officeDocument/2006/relationships/oleObject" Target="embeddings/oleObject1337.bin"/><Relationship Id="rId348" Type="http://schemas.openxmlformats.org/officeDocument/2006/relationships/image" Target="media/image169.wmf"/><Relationship Id="rId555" Type="http://schemas.openxmlformats.org/officeDocument/2006/relationships/oleObject" Target="embeddings/oleObject275.bin"/><Relationship Id="rId762" Type="http://schemas.openxmlformats.org/officeDocument/2006/relationships/oleObject" Target="embeddings/oleObject387.bin"/><Relationship Id="rId1185" Type="http://schemas.openxmlformats.org/officeDocument/2006/relationships/image" Target="media/image562.wmf"/><Relationship Id="rId1392" Type="http://schemas.openxmlformats.org/officeDocument/2006/relationships/image" Target="media/image660.wmf"/><Relationship Id="rId2029" Type="http://schemas.openxmlformats.org/officeDocument/2006/relationships/oleObject" Target="embeddings/oleObject1058.bin"/><Relationship Id="rId2236" Type="http://schemas.openxmlformats.org/officeDocument/2006/relationships/image" Target="media/image1060.wmf"/><Relationship Id="rId2443" Type="http://schemas.openxmlformats.org/officeDocument/2006/relationships/oleObject" Target="embeddings/oleObject1262.bin"/><Relationship Id="rId2650" Type="http://schemas.openxmlformats.org/officeDocument/2006/relationships/image" Target="media/image1256.wmf"/><Relationship Id="rId208" Type="http://schemas.openxmlformats.org/officeDocument/2006/relationships/oleObject" Target="embeddings/oleObject98.bin"/><Relationship Id="rId415" Type="http://schemas.openxmlformats.org/officeDocument/2006/relationships/image" Target="media/image202.wmf"/><Relationship Id="rId622" Type="http://schemas.openxmlformats.org/officeDocument/2006/relationships/image" Target="media/image298.wmf"/><Relationship Id="rId1045" Type="http://schemas.openxmlformats.org/officeDocument/2006/relationships/image" Target="media/image500.wmf"/><Relationship Id="rId1252" Type="http://schemas.openxmlformats.org/officeDocument/2006/relationships/oleObject" Target="embeddings/oleObject647.bin"/><Relationship Id="rId2303" Type="http://schemas.openxmlformats.org/officeDocument/2006/relationships/oleObject" Target="embeddings/oleObject1192.bin"/><Relationship Id="rId2510" Type="http://schemas.openxmlformats.org/officeDocument/2006/relationships/oleObject" Target="embeddings/oleObject1297.bin"/><Relationship Id="rId1112" Type="http://schemas.openxmlformats.org/officeDocument/2006/relationships/oleObject" Target="embeddings/oleObject570.bin"/><Relationship Id="rId1929" Type="http://schemas.openxmlformats.org/officeDocument/2006/relationships/oleObject" Target="embeddings/oleObject1003.bin"/><Relationship Id="rId2093" Type="http://schemas.openxmlformats.org/officeDocument/2006/relationships/oleObject" Target="embeddings/oleObject1087.bin"/><Relationship Id="rId272" Type="http://schemas.openxmlformats.org/officeDocument/2006/relationships/image" Target="media/image131.wmf"/><Relationship Id="rId2160" Type="http://schemas.openxmlformats.org/officeDocument/2006/relationships/image" Target="media/image1022.wmf"/><Relationship Id="rId132" Type="http://schemas.openxmlformats.org/officeDocument/2006/relationships/oleObject" Target="embeddings/oleObject62.bin"/><Relationship Id="rId2020" Type="http://schemas.openxmlformats.org/officeDocument/2006/relationships/image" Target="media/image955.wmf"/><Relationship Id="rId1579" Type="http://schemas.openxmlformats.org/officeDocument/2006/relationships/oleObject" Target="embeddings/oleObject820.bin"/><Relationship Id="rId949" Type="http://schemas.openxmlformats.org/officeDocument/2006/relationships/image" Target="media/image453.wmf"/><Relationship Id="rId1786" Type="http://schemas.openxmlformats.org/officeDocument/2006/relationships/image" Target="media/image849.wmf"/><Relationship Id="rId1993" Type="http://schemas.openxmlformats.org/officeDocument/2006/relationships/oleObject" Target="embeddings/oleObject1040.bin"/><Relationship Id="rId78" Type="http://schemas.openxmlformats.org/officeDocument/2006/relationships/oleObject" Target="embeddings/oleObject35.bin"/><Relationship Id="rId809" Type="http://schemas.openxmlformats.org/officeDocument/2006/relationships/oleObject" Target="embeddings/oleObject413.bin"/><Relationship Id="rId1439" Type="http://schemas.openxmlformats.org/officeDocument/2006/relationships/oleObject" Target="embeddings/oleObject744.bin"/><Relationship Id="rId1646" Type="http://schemas.openxmlformats.org/officeDocument/2006/relationships/image" Target="media/image780.wmf"/><Relationship Id="rId1853" Type="http://schemas.openxmlformats.org/officeDocument/2006/relationships/image" Target="media/image882.wmf"/><Relationship Id="rId1506" Type="http://schemas.openxmlformats.org/officeDocument/2006/relationships/oleObject" Target="embeddings/oleObject783.bin"/><Relationship Id="rId1713" Type="http://schemas.openxmlformats.org/officeDocument/2006/relationships/oleObject" Target="embeddings/oleObject889.bin"/><Relationship Id="rId1920" Type="http://schemas.openxmlformats.org/officeDocument/2006/relationships/oleObject" Target="embeddings/oleObject996.bin"/><Relationship Id="rId599" Type="http://schemas.openxmlformats.org/officeDocument/2006/relationships/oleObject" Target="embeddings/oleObject298.bin"/><Relationship Id="rId2487" Type="http://schemas.openxmlformats.org/officeDocument/2006/relationships/image" Target="media/image1184.wmf"/><Relationship Id="rId2694" Type="http://schemas.openxmlformats.org/officeDocument/2006/relationships/oleObject" Target="embeddings/oleObject1406.bin"/><Relationship Id="rId459" Type="http://schemas.openxmlformats.org/officeDocument/2006/relationships/oleObject" Target="embeddings/oleObject225.bin"/><Relationship Id="rId666" Type="http://schemas.openxmlformats.org/officeDocument/2006/relationships/image" Target="media/image319.wmf"/><Relationship Id="rId873" Type="http://schemas.openxmlformats.org/officeDocument/2006/relationships/image" Target="media/image416.wmf"/><Relationship Id="rId1089" Type="http://schemas.openxmlformats.org/officeDocument/2006/relationships/image" Target="media/image521.wmf"/><Relationship Id="rId1296" Type="http://schemas.openxmlformats.org/officeDocument/2006/relationships/oleObject" Target="embeddings/oleObject669.bin"/><Relationship Id="rId2347" Type="http://schemas.openxmlformats.org/officeDocument/2006/relationships/oleObject" Target="embeddings/oleObject1214.bin"/><Relationship Id="rId2554" Type="http://schemas.openxmlformats.org/officeDocument/2006/relationships/oleObject" Target="embeddings/oleObject1321.bin"/><Relationship Id="rId319" Type="http://schemas.openxmlformats.org/officeDocument/2006/relationships/oleObject" Target="embeddings/oleObject153.bin"/><Relationship Id="rId526" Type="http://schemas.openxmlformats.org/officeDocument/2006/relationships/oleObject" Target="embeddings/oleObject260.bin"/><Relationship Id="rId1156" Type="http://schemas.openxmlformats.org/officeDocument/2006/relationships/oleObject" Target="embeddings/oleObject596.bin"/><Relationship Id="rId1363" Type="http://schemas.openxmlformats.org/officeDocument/2006/relationships/oleObject" Target="embeddings/oleObject706.bin"/><Relationship Id="rId2207" Type="http://schemas.openxmlformats.org/officeDocument/2006/relationships/oleObject" Target="embeddings/oleObject1144.bin"/><Relationship Id="rId733" Type="http://schemas.openxmlformats.org/officeDocument/2006/relationships/oleObject" Target="embeddings/oleObject372.bin"/><Relationship Id="rId940" Type="http://schemas.openxmlformats.org/officeDocument/2006/relationships/image" Target="media/image449.wmf"/><Relationship Id="rId1016" Type="http://schemas.openxmlformats.org/officeDocument/2006/relationships/oleObject" Target="embeddings/oleObject519.bin"/><Relationship Id="rId1570" Type="http://schemas.openxmlformats.org/officeDocument/2006/relationships/oleObject" Target="embeddings/oleObject815.bin"/><Relationship Id="rId2414" Type="http://schemas.openxmlformats.org/officeDocument/2006/relationships/image" Target="media/image1149.wmf"/><Relationship Id="rId2621" Type="http://schemas.openxmlformats.org/officeDocument/2006/relationships/oleObject" Target="embeddings/oleObject1360.bin"/><Relationship Id="rId800" Type="http://schemas.openxmlformats.org/officeDocument/2006/relationships/oleObject" Target="embeddings/oleObject408.bin"/><Relationship Id="rId1223" Type="http://schemas.openxmlformats.org/officeDocument/2006/relationships/image" Target="media/image579.wmf"/><Relationship Id="rId1430" Type="http://schemas.openxmlformats.org/officeDocument/2006/relationships/image" Target="media/image679.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23750-6F23-423A-8D20-20F39F074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784</TotalTime>
  <Pages>1</Pages>
  <Words>13079</Words>
  <Characters>74552</Characters>
  <Application>Microsoft Office Word</Application>
  <DocSecurity>0</DocSecurity>
  <Lines>621</Lines>
  <Paragraphs>174</Paragraphs>
  <ScaleCrop>false</ScaleCrop>
  <Company/>
  <LinksUpToDate>false</LinksUpToDate>
  <CharactersWithSpaces>87457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11694</dc:creator>
  <cp:lastModifiedBy>jiujiu</cp:lastModifiedBy>
  <cp:revision>116</cp:revision>
  <cp:lastPrinted>2026-09-06T07:15:00Z</cp:lastPrinted>
  <dcterms:created xsi:type="dcterms:W3CDTF">2026-09-17T08:42:00Z</dcterms:created>
  <dcterms:modified xsi:type="dcterms:W3CDTF">2026-10-04T08:55:00Z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8A952A06819E4343B821324ADF0501A4_13</vt:lpwstr>
  </property>
  <property fmtid="{D5CDD505-2E9C-101B-9397-08002B2CF9AE}" pid="4" name="KSOTemplateDocerSaveRecord">
    <vt:lpwstr>eyJoZGlkIjoiMWViZjcyNGIxNDA1OGY4MzA4ZTdjMTM1NTc1MTVhZTAiLCJ1c2VySWQiOiI2NzU5MzExMjAifQ==</vt:lpwstr>
  </property>
  <property fmtid="{D5CDD505-2E9C-101B-9397-08002B2CF9AE}" pid="5" name="MTWinEqns">
    <vt:bool>true</vt:bool>
  </property>
</Properties>
</file>